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893109" w:rsidRDefault="00325C14">
      <w:pPr>
        <w:jc w:val="center"/>
        <w:rPr>
          <w:rFonts w:ascii="Arial" w:hAnsi="Arial" w:cs="Arial"/>
          <w:b/>
          <w:sz w:val="20"/>
          <w:szCs w:val="20"/>
        </w:rPr>
      </w:pPr>
      <w:r w:rsidRPr="00893109">
        <w:rPr>
          <w:rFonts w:ascii="Arial" w:hAnsi="Arial" w:cs="Arial"/>
          <w:b/>
          <w:sz w:val="20"/>
          <w:szCs w:val="20"/>
        </w:rPr>
        <w:t xml:space="preserve">ANEXO </w:t>
      </w:r>
      <w:r w:rsidR="00D55C84" w:rsidRPr="00893109">
        <w:rPr>
          <w:rFonts w:ascii="Arial" w:hAnsi="Arial" w:cs="Arial"/>
          <w:b/>
          <w:sz w:val="20"/>
          <w:szCs w:val="20"/>
        </w:rPr>
        <w:t>FORMATO COMPONENTE FORMATIVO</w:t>
      </w:r>
    </w:p>
    <w:p w14:paraId="1C3B5BFC" w14:textId="77777777" w:rsidR="0059034F" w:rsidRPr="00893109" w:rsidRDefault="0059034F">
      <w:pPr>
        <w:tabs>
          <w:tab w:val="left" w:pos="3224"/>
        </w:tabs>
        <w:rPr>
          <w:rFonts w:ascii="Arial" w:hAnsi="Arial" w:cs="Arial"/>
          <w:sz w:val="20"/>
          <w:szCs w:val="20"/>
        </w:rPr>
      </w:pPr>
    </w:p>
    <w:p w14:paraId="48C70A46" w14:textId="77777777" w:rsidR="0070224C" w:rsidRPr="00893109" w:rsidRDefault="0070224C">
      <w:pPr>
        <w:tabs>
          <w:tab w:val="left" w:pos="3224"/>
        </w:tabs>
        <w:rPr>
          <w:rFonts w:ascii="Arial" w:hAnsi="Arial" w:cs="Arial"/>
          <w:color w:val="000000" w:themeColor="text1"/>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93109" w14:paraId="63E89D76" w14:textId="77777777" w:rsidTr="008F2BA6">
        <w:trPr>
          <w:trHeight w:val="616"/>
        </w:trPr>
        <w:tc>
          <w:tcPr>
            <w:tcW w:w="3397" w:type="dxa"/>
            <w:shd w:val="clear" w:color="auto" w:fill="auto"/>
            <w:vAlign w:val="center"/>
          </w:tcPr>
          <w:p w14:paraId="53BA2FD5" w14:textId="77777777" w:rsidR="008F2BA6" w:rsidRPr="00893109" w:rsidRDefault="008F2BA6" w:rsidP="008F2BA6">
            <w:pPr>
              <w:spacing w:line="276" w:lineRule="auto"/>
              <w:rPr>
                <w:rFonts w:ascii="Arial" w:hAnsi="Arial" w:cs="Arial"/>
                <w:color w:val="000000" w:themeColor="text1"/>
                <w:sz w:val="20"/>
                <w:szCs w:val="20"/>
              </w:rPr>
            </w:pPr>
            <w:r w:rsidRPr="00893109">
              <w:rPr>
                <w:rFonts w:ascii="Arial" w:hAnsi="Arial" w:cs="Arial"/>
                <w:color w:val="000000" w:themeColor="text1"/>
                <w:sz w:val="20"/>
                <w:szCs w:val="20"/>
              </w:rPr>
              <w:t>PROGRAMA DE FORMACIÓN</w:t>
            </w:r>
          </w:p>
        </w:tc>
        <w:tc>
          <w:tcPr>
            <w:tcW w:w="6565" w:type="dxa"/>
            <w:shd w:val="clear" w:color="auto" w:fill="auto"/>
            <w:vAlign w:val="center"/>
          </w:tcPr>
          <w:p w14:paraId="28C9E1CF" w14:textId="4378D868" w:rsidR="002A38E6" w:rsidRPr="00893109" w:rsidRDefault="00DE42F4" w:rsidP="001A6966">
            <w:pPr>
              <w:spacing w:line="276" w:lineRule="auto"/>
              <w:jc w:val="both"/>
              <w:rPr>
                <w:rFonts w:ascii="Arial" w:hAnsi="Arial" w:cs="Arial"/>
                <w:color w:val="000000" w:themeColor="text1"/>
                <w:sz w:val="20"/>
                <w:szCs w:val="20"/>
              </w:rPr>
            </w:pPr>
            <w:r w:rsidRPr="00893109">
              <w:rPr>
                <w:rFonts w:ascii="Arial" w:hAnsi="Arial" w:cs="Arial"/>
                <w:color w:val="000000" w:themeColor="text1"/>
                <w:sz w:val="20"/>
                <w:szCs w:val="20"/>
              </w:rPr>
              <w:t>93</w:t>
            </w:r>
            <w:r w:rsidR="007D1387" w:rsidRPr="00893109">
              <w:rPr>
                <w:rFonts w:ascii="Arial" w:hAnsi="Arial" w:cs="Arial"/>
                <w:color w:val="000000" w:themeColor="text1"/>
                <w:sz w:val="20"/>
                <w:szCs w:val="20"/>
              </w:rPr>
              <w:t>610219</w:t>
            </w:r>
            <w:r w:rsidR="00EF763F" w:rsidRPr="00893109">
              <w:rPr>
                <w:rFonts w:ascii="Arial" w:hAnsi="Arial" w:cs="Arial"/>
                <w:color w:val="000000" w:themeColor="text1"/>
                <w:sz w:val="20"/>
                <w:szCs w:val="20"/>
              </w:rPr>
              <w:t xml:space="preserve"> </w:t>
            </w:r>
            <w:r w:rsidR="007D1387" w:rsidRPr="00893109">
              <w:rPr>
                <w:rFonts w:ascii="Arial" w:hAnsi="Arial" w:cs="Arial"/>
                <w:color w:val="000000" w:themeColor="text1"/>
                <w:sz w:val="20"/>
                <w:szCs w:val="20"/>
              </w:rPr>
              <w:t xml:space="preserve">– Buenas </w:t>
            </w:r>
            <w:r w:rsidR="00DC7986" w:rsidRPr="00893109">
              <w:rPr>
                <w:rFonts w:ascii="Arial" w:hAnsi="Arial" w:cs="Arial"/>
                <w:color w:val="000000" w:themeColor="text1"/>
                <w:sz w:val="20"/>
                <w:szCs w:val="20"/>
              </w:rPr>
              <w:t>p</w:t>
            </w:r>
            <w:r w:rsidR="00F809D7" w:rsidRPr="00893109">
              <w:rPr>
                <w:rFonts w:ascii="Arial" w:hAnsi="Arial" w:cs="Arial"/>
                <w:color w:val="000000" w:themeColor="text1"/>
                <w:sz w:val="20"/>
                <w:szCs w:val="20"/>
              </w:rPr>
              <w:t xml:space="preserve">rácticas </w:t>
            </w:r>
            <w:r w:rsidR="00DC7986" w:rsidRPr="00893109">
              <w:rPr>
                <w:rFonts w:ascii="Arial" w:hAnsi="Arial" w:cs="Arial"/>
                <w:color w:val="000000" w:themeColor="text1"/>
                <w:sz w:val="20"/>
                <w:szCs w:val="20"/>
              </w:rPr>
              <w:t>en la manipulación de la carne.</w:t>
            </w:r>
          </w:p>
        </w:tc>
      </w:tr>
    </w:tbl>
    <w:p w14:paraId="7C8326A5" w14:textId="77777777" w:rsidR="008F2BA6" w:rsidRPr="00893109" w:rsidRDefault="008F2BA6">
      <w:pPr>
        <w:rPr>
          <w:rFonts w:ascii="Arial" w:hAnsi="Arial" w:cs="Arial"/>
          <w:color w:val="000000" w:themeColor="text1"/>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2E5558" w:rsidRPr="00893109" w14:paraId="4A4DAB13" w14:textId="77777777" w:rsidTr="008F2BA6">
        <w:trPr>
          <w:trHeight w:val="1298"/>
        </w:trPr>
        <w:tc>
          <w:tcPr>
            <w:tcW w:w="1838" w:type="dxa"/>
            <w:shd w:val="clear" w:color="auto" w:fill="auto"/>
            <w:vAlign w:val="center"/>
          </w:tcPr>
          <w:p w14:paraId="0F04FCEC" w14:textId="77777777" w:rsidR="008F2BA6" w:rsidRPr="00893109" w:rsidRDefault="008F2BA6" w:rsidP="008F2BA6">
            <w:pPr>
              <w:spacing w:line="276" w:lineRule="auto"/>
              <w:rPr>
                <w:rFonts w:ascii="Arial" w:hAnsi="Arial" w:cs="Arial"/>
                <w:color w:val="000000" w:themeColor="text1"/>
                <w:sz w:val="20"/>
                <w:szCs w:val="20"/>
              </w:rPr>
            </w:pPr>
            <w:r w:rsidRPr="00893109">
              <w:rPr>
                <w:rFonts w:ascii="Arial" w:hAnsi="Arial" w:cs="Arial"/>
                <w:color w:val="000000" w:themeColor="text1"/>
                <w:sz w:val="20"/>
                <w:szCs w:val="20"/>
              </w:rPr>
              <w:t>COMPETENCIA</w:t>
            </w:r>
          </w:p>
        </w:tc>
        <w:tc>
          <w:tcPr>
            <w:tcW w:w="2835" w:type="dxa"/>
            <w:shd w:val="clear" w:color="auto" w:fill="auto"/>
            <w:vAlign w:val="center"/>
          </w:tcPr>
          <w:p w14:paraId="4D67ADFE" w14:textId="2EAB5296" w:rsidR="00153223" w:rsidRPr="00893109" w:rsidRDefault="00217E2C" w:rsidP="00A72D02">
            <w:pPr>
              <w:spacing w:line="276" w:lineRule="auto"/>
              <w:jc w:val="both"/>
              <w:rPr>
                <w:rFonts w:ascii="Arial" w:hAnsi="Arial" w:cs="Arial"/>
                <w:b w:val="0"/>
                <w:bCs/>
                <w:color w:val="000000" w:themeColor="text1"/>
                <w:sz w:val="20"/>
                <w:szCs w:val="20"/>
              </w:rPr>
            </w:pPr>
            <w:r w:rsidRPr="00893109">
              <w:rPr>
                <w:rFonts w:ascii="Arial" w:hAnsi="Arial" w:cs="Arial"/>
                <w:b w:val="0"/>
                <w:bCs/>
                <w:color w:val="000000" w:themeColor="text1"/>
                <w:sz w:val="20"/>
                <w:szCs w:val="20"/>
              </w:rPr>
              <w:t>290801023 - Manipular alimentos de acuerdo con normatividad vigente.</w:t>
            </w:r>
          </w:p>
        </w:tc>
        <w:tc>
          <w:tcPr>
            <w:tcW w:w="2126" w:type="dxa"/>
            <w:shd w:val="clear" w:color="auto" w:fill="auto"/>
            <w:vAlign w:val="center"/>
          </w:tcPr>
          <w:p w14:paraId="1D8AD553" w14:textId="77777777" w:rsidR="008F2BA6" w:rsidRPr="00893109" w:rsidRDefault="008F2BA6" w:rsidP="008F2BA6">
            <w:pPr>
              <w:spacing w:line="276" w:lineRule="auto"/>
              <w:rPr>
                <w:rFonts w:ascii="Arial" w:hAnsi="Arial" w:cs="Arial"/>
                <w:color w:val="000000" w:themeColor="text1"/>
                <w:sz w:val="20"/>
                <w:szCs w:val="20"/>
              </w:rPr>
            </w:pPr>
            <w:r w:rsidRPr="00893109">
              <w:rPr>
                <w:rFonts w:ascii="Arial" w:hAnsi="Arial" w:cs="Arial"/>
                <w:color w:val="000000" w:themeColor="text1"/>
                <w:sz w:val="20"/>
                <w:szCs w:val="20"/>
              </w:rPr>
              <w:t>RESULTADOS DE APRENDIZAJE</w:t>
            </w:r>
          </w:p>
        </w:tc>
        <w:tc>
          <w:tcPr>
            <w:tcW w:w="3163" w:type="dxa"/>
            <w:shd w:val="clear" w:color="auto" w:fill="auto"/>
            <w:vAlign w:val="center"/>
          </w:tcPr>
          <w:p w14:paraId="29EA1063" w14:textId="15BA5D20" w:rsidR="00502B5E" w:rsidRPr="00502B5E" w:rsidRDefault="00502B5E" w:rsidP="00502B5E">
            <w:pPr>
              <w:pStyle w:val="Default"/>
              <w:jc w:val="both"/>
              <w:rPr>
                <w:b w:val="0"/>
                <w:bCs/>
                <w:color w:val="000000" w:themeColor="text1"/>
                <w:sz w:val="20"/>
                <w:szCs w:val="20"/>
              </w:rPr>
            </w:pPr>
            <w:r w:rsidRPr="00502B5E">
              <w:rPr>
                <w:b w:val="0"/>
                <w:bCs/>
                <w:color w:val="000000" w:themeColor="text1"/>
                <w:sz w:val="20"/>
                <w:szCs w:val="20"/>
              </w:rPr>
              <w:t xml:space="preserve">3. </w:t>
            </w:r>
            <w:r w:rsidR="000F19C5" w:rsidRPr="00502B5E">
              <w:rPr>
                <w:b w:val="0"/>
                <w:bCs/>
                <w:color w:val="000000" w:themeColor="text1"/>
                <w:sz w:val="20"/>
                <w:szCs w:val="20"/>
              </w:rPr>
              <w:t>Manejar el proceso de beneficio y transformación de la carne acorde con la normatividad vigente.</w:t>
            </w:r>
          </w:p>
          <w:p w14:paraId="722681C7" w14:textId="14FC5FB2" w:rsidR="00502B5E" w:rsidRPr="00893109" w:rsidRDefault="00502B5E" w:rsidP="00502B5E">
            <w:pPr>
              <w:pStyle w:val="Default"/>
              <w:jc w:val="both"/>
              <w:rPr>
                <w:b w:val="0"/>
                <w:bCs/>
                <w:color w:val="000000" w:themeColor="text1"/>
                <w:sz w:val="20"/>
                <w:szCs w:val="20"/>
              </w:rPr>
            </w:pPr>
            <w:r w:rsidRPr="00502B5E">
              <w:rPr>
                <w:b w:val="0"/>
                <w:bCs/>
                <w:color w:val="000000" w:themeColor="text1"/>
                <w:sz w:val="20"/>
                <w:szCs w:val="20"/>
              </w:rPr>
              <w:t xml:space="preserve">4. </w:t>
            </w:r>
            <w:r w:rsidR="000F19C5" w:rsidRPr="00502B5E">
              <w:rPr>
                <w:b w:val="0"/>
                <w:bCs/>
                <w:color w:val="000000" w:themeColor="text1"/>
                <w:sz w:val="20"/>
                <w:szCs w:val="20"/>
              </w:rPr>
              <w:t>Aplicar las prácticas higiénicas del recurso humano, limpieza y desinfección en el área de proceso, según las buenas prácticas de manufactura.</w:t>
            </w:r>
          </w:p>
        </w:tc>
      </w:tr>
    </w:tbl>
    <w:p w14:paraId="587837DD" w14:textId="77777777" w:rsidR="0059034F" w:rsidRPr="00893109" w:rsidRDefault="0059034F">
      <w:pPr>
        <w:rPr>
          <w:rFonts w:ascii="Arial" w:hAnsi="Arial" w:cs="Arial"/>
          <w:color w:val="000000" w:themeColor="text1"/>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2E5558" w:rsidRPr="00893109" w14:paraId="159EF054" w14:textId="77777777" w:rsidTr="4BE1019B">
        <w:trPr>
          <w:trHeight w:val="735"/>
        </w:trPr>
        <w:tc>
          <w:tcPr>
            <w:tcW w:w="3397" w:type="dxa"/>
            <w:shd w:val="clear" w:color="auto" w:fill="auto"/>
            <w:vAlign w:val="center"/>
          </w:tcPr>
          <w:p w14:paraId="17040F00" w14:textId="77777777" w:rsidR="0059034F" w:rsidRPr="00893109" w:rsidRDefault="00D55C84">
            <w:pPr>
              <w:spacing w:line="276" w:lineRule="auto"/>
              <w:rPr>
                <w:rFonts w:ascii="Arial" w:hAnsi="Arial" w:cs="Arial"/>
                <w:color w:val="000000" w:themeColor="text1"/>
                <w:sz w:val="20"/>
                <w:szCs w:val="20"/>
              </w:rPr>
            </w:pPr>
            <w:r w:rsidRPr="00893109">
              <w:rPr>
                <w:rFonts w:ascii="Arial" w:hAnsi="Arial" w:cs="Arial"/>
                <w:color w:val="000000" w:themeColor="text1"/>
                <w:sz w:val="20"/>
                <w:szCs w:val="20"/>
              </w:rPr>
              <w:t>NÚMERO DEL COMPONENTE FORMATIVO</w:t>
            </w:r>
          </w:p>
        </w:tc>
        <w:tc>
          <w:tcPr>
            <w:tcW w:w="6565" w:type="dxa"/>
            <w:shd w:val="clear" w:color="auto" w:fill="auto"/>
            <w:vAlign w:val="center"/>
          </w:tcPr>
          <w:p w14:paraId="11C03431" w14:textId="7D401560" w:rsidR="0059034F" w:rsidRPr="00893109" w:rsidRDefault="008665D2" w:rsidP="4BE1019B">
            <w:pPr>
              <w:spacing w:line="276" w:lineRule="auto"/>
              <w:rPr>
                <w:rFonts w:ascii="Arial" w:hAnsi="Arial" w:cs="Arial"/>
                <w:b w:val="0"/>
                <w:color w:val="000000" w:themeColor="text1"/>
                <w:sz w:val="20"/>
                <w:szCs w:val="20"/>
              </w:rPr>
            </w:pPr>
            <w:r w:rsidRPr="00893109">
              <w:rPr>
                <w:rFonts w:ascii="Arial" w:hAnsi="Arial" w:cs="Arial"/>
                <w:b w:val="0"/>
                <w:color w:val="000000" w:themeColor="text1"/>
                <w:sz w:val="20"/>
                <w:szCs w:val="20"/>
              </w:rPr>
              <w:t>0</w:t>
            </w:r>
            <w:r w:rsidR="000F19C5">
              <w:rPr>
                <w:rFonts w:ascii="Arial" w:hAnsi="Arial" w:cs="Arial"/>
                <w:b w:val="0"/>
                <w:color w:val="000000" w:themeColor="text1"/>
                <w:sz w:val="20"/>
                <w:szCs w:val="20"/>
              </w:rPr>
              <w:t>2</w:t>
            </w:r>
          </w:p>
        </w:tc>
      </w:tr>
      <w:tr w:rsidR="002E5558" w:rsidRPr="00893109" w14:paraId="26E8C2D4" w14:textId="77777777" w:rsidTr="4BE1019B">
        <w:trPr>
          <w:trHeight w:val="756"/>
        </w:trPr>
        <w:tc>
          <w:tcPr>
            <w:tcW w:w="3397" w:type="dxa"/>
            <w:shd w:val="clear" w:color="auto" w:fill="auto"/>
            <w:vAlign w:val="center"/>
          </w:tcPr>
          <w:p w14:paraId="0D7686A8" w14:textId="77777777" w:rsidR="009B1EE6" w:rsidRPr="00893109" w:rsidRDefault="009B1EE6" w:rsidP="009B1EE6">
            <w:pPr>
              <w:spacing w:line="276" w:lineRule="auto"/>
              <w:rPr>
                <w:rFonts w:ascii="Arial" w:hAnsi="Arial" w:cs="Arial"/>
                <w:color w:val="000000" w:themeColor="text1"/>
                <w:sz w:val="20"/>
                <w:szCs w:val="20"/>
              </w:rPr>
            </w:pPr>
            <w:r w:rsidRPr="00893109">
              <w:rPr>
                <w:rFonts w:ascii="Arial" w:hAnsi="Arial" w:cs="Arial"/>
                <w:color w:val="000000" w:themeColor="text1"/>
                <w:sz w:val="20"/>
                <w:szCs w:val="20"/>
              </w:rPr>
              <w:t>NOMBRE DEL COMPONENTE FORMATIVO</w:t>
            </w:r>
          </w:p>
        </w:tc>
        <w:tc>
          <w:tcPr>
            <w:tcW w:w="6565" w:type="dxa"/>
            <w:shd w:val="clear" w:color="auto" w:fill="auto"/>
            <w:vAlign w:val="center"/>
          </w:tcPr>
          <w:p w14:paraId="1718A118" w14:textId="6FEB0478" w:rsidR="00401027" w:rsidRPr="00893109" w:rsidRDefault="00401027" w:rsidP="00EA5F68">
            <w:pPr>
              <w:spacing w:line="276" w:lineRule="auto"/>
              <w:jc w:val="both"/>
              <w:rPr>
                <w:rFonts w:ascii="Arial" w:hAnsi="Arial" w:cs="Arial"/>
                <w:b w:val="0"/>
                <w:bCs/>
                <w:color w:val="000000" w:themeColor="text1"/>
                <w:sz w:val="20"/>
                <w:szCs w:val="20"/>
              </w:rPr>
            </w:pPr>
            <w:r w:rsidRPr="00401027">
              <w:rPr>
                <w:rFonts w:ascii="Arial" w:hAnsi="Arial" w:cs="Arial"/>
                <w:b w:val="0"/>
                <w:bCs/>
                <w:color w:val="000000" w:themeColor="text1"/>
                <w:sz w:val="20"/>
                <w:szCs w:val="20"/>
              </w:rPr>
              <w:t>Buenas Prácticas de Manufactura, Manipulación de Alimentos e Inocuidad en la Industria Cárnica</w:t>
            </w:r>
          </w:p>
        </w:tc>
      </w:tr>
      <w:tr w:rsidR="002E5558" w:rsidRPr="00893109" w14:paraId="09C79858" w14:textId="77777777" w:rsidTr="4BE1019B">
        <w:trPr>
          <w:trHeight w:val="629"/>
        </w:trPr>
        <w:tc>
          <w:tcPr>
            <w:tcW w:w="3397" w:type="dxa"/>
            <w:shd w:val="clear" w:color="auto" w:fill="auto"/>
            <w:vAlign w:val="center"/>
          </w:tcPr>
          <w:p w14:paraId="4A86FFD4" w14:textId="77777777" w:rsidR="009B1EE6" w:rsidRPr="00893109" w:rsidRDefault="009B1EE6" w:rsidP="009B1EE6">
            <w:pPr>
              <w:spacing w:line="276" w:lineRule="auto"/>
              <w:rPr>
                <w:rFonts w:ascii="Arial" w:hAnsi="Arial" w:cs="Arial"/>
                <w:color w:val="000000" w:themeColor="text1"/>
                <w:sz w:val="20"/>
                <w:szCs w:val="20"/>
              </w:rPr>
            </w:pPr>
            <w:r w:rsidRPr="00893109">
              <w:rPr>
                <w:rFonts w:ascii="Arial" w:hAnsi="Arial" w:cs="Arial"/>
                <w:color w:val="000000" w:themeColor="text1"/>
                <w:sz w:val="20"/>
                <w:szCs w:val="20"/>
              </w:rPr>
              <w:t>BREVE DESCRIPCIÓN</w:t>
            </w:r>
          </w:p>
        </w:tc>
        <w:tc>
          <w:tcPr>
            <w:tcW w:w="6565" w:type="dxa"/>
            <w:shd w:val="clear" w:color="auto" w:fill="auto"/>
            <w:vAlign w:val="center"/>
          </w:tcPr>
          <w:p w14:paraId="3811466D" w14:textId="388322FA" w:rsidR="0059609E" w:rsidRPr="00893109" w:rsidRDefault="0059609E" w:rsidP="00B25508">
            <w:pPr>
              <w:spacing w:line="276" w:lineRule="auto"/>
              <w:jc w:val="both"/>
              <w:rPr>
                <w:rFonts w:ascii="Arial" w:hAnsi="Arial" w:cs="Arial"/>
                <w:b w:val="0"/>
                <w:bCs/>
                <w:color w:val="000000" w:themeColor="text1"/>
                <w:sz w:val="20"/>
                <w:szCs w:val="20"/>
              </w:rPr>
            </w:pPr>
            <w:r w:rsidRPr="0059609E">
              <w:rPr>
                <w:rFonts w:ascii="Arial" w:hAnsi="Arial" w:cs="Arial"/>
                <w:b w:val="0"/>
                <w:bCs/>
                <w:color w:val="000000" w:themeColor="text1"/>
                <w:sz w:val="20"/>
                <w:szCs w:val="20"/>
              </w:rPr>
              <w:t>Este componente formativo aborda los principios de las Buenas Prácticas de Manufactura (BPM), así como el rol y la responsabilidad del manipulador de alimentos y las medidas de control sanitario en la industria cárnica. Incluye temas como higiene, control de plagas, manejo de residuos y sistemas de inocuidad, con el propósito de garantizar la calidad, la seguridad alimentaria y la protección de la salud del consumidor.</w:t>
            </w:r>
          </w:p>
        </w:tc>
      </w:tr>
      <w:tr w:rsidR="009B1EE6" w:rsidRPr="00893109" w14:paraId="1D1D8101" w14:textId="77777777" w:rsidTr="4BE1019B">
        <w:trPr>
          <w:trHeight w:val="567"/>
        </w:trPr>
        <w:tc>
          <w:tcPr>
            <w:tcW w:w="3397" w:type="dxa"/>
            <w:shd w:val="clear" w:color="auto" w:fill="auto"/>
            <w:vAlign w:val="center"/>
          </w:tcPr>
          <w:p w14:paraId="492C2C27" w14:textId="77777777" w:rsidR="009B1EE6" w:rsidRPr="00893109" w:rsidRDefault="009B1EE6" w:rsidP="009B1EE6">
            <w:pPr>
              <w:spacing w:line="276" w:lineRule="auto"/>
              <w:rPr>
                <w:rFonts w:ascii="Arial" w:hAnsi="Arial" w:cs="Arial"/>
                <w:sz w:val="20"/>
                <w:szCs w:val="20"/>
              </w:rPr>
            </w:pPr>
            <w:r w:rsidRPr="00893109">
              <w:rPr>
                <w:rFonts w:ascii="Arial" w:hAnsi="Arial" w:cs="Arial"/>
                <w:sz w:val="20"/>
                <w:szCs w:val="20"/>
              </w:rPr>
              <w:t>PALABRAS CLAVE</w:t>
            </w:r>
          </w:p>
        </w:tc>
        <w:tc>
          <w:tcPr>
            <w:tcW w:w="6565" w:type="dxa"/>
            <w:shd w:val="clear" w:color="auto" w:fill="auto"/>
            <w:vAlign w:val="center"/>
          </w:tcPr>
          <w:p w14:paraId="269CBE2E" w14:textId="2F93284D" w:rsidR="00BE66B9" w:rsidRPr="00BE66B9" w:rsidRDefault="00BE66B9" w:rsidP="00460217">
            <w:pPr>
              <w:spacing w:line="276" w:lineRule="auto"/>
              <w:jc w:val="both"/>
              <w:rPr>
                <w:rFonts w:ascii="Arial" w:hAnsi="Arial" w:cs="Arial"/>
                <w:b w:val="0"/>
                <w:bCs/>
                <w:sz w:val="20"/>
                <w:szCs w:val="20"/>
              </w:rPr>
            </w:pPr>
            <w:r w:rsidRPr="00BE66B9">
              <w:rPr>
                <w:rFonts w:ascii="Arial" w:hAnsi="Arial" w:cs="Arial"/>
                <w:b w:val="0"/>
                <w:bCs/>
                <w:sz w:val="20"/>
                <w:szCs w:val="20"/>
              </w:rPr>
              <w:t>Inocuidad alimentaria</w:t>
            </w:r>
            <w:r>
              <w:rPr>
                <w:rFonts w:ascii="Arial" w:hAnsi="Arial" w:cs="Arial"/>
                <w:b w:val="0"/>
                <w:bCs/>
                <w:sz w:val="20"/>
                <w:szCs w:val="20"/>
              </w:rPr>
              <w:t xml:space="preserve">, </w:t>
            </w:r>
            <w:r w:rsidRPr="00BE66B9">
              <w:rPr>
                <w:rFonts w:ascii="Arial" w:hAnsi="Arial" w:cs="Arial"/>
                <w:b w:val="0"/>
                <w:bCs/>
                <w:sz w:val="20"/>
                <w:szCs w:val="20"/>
              </w:rPr>
              <w:t>BPM</w:t>
            </w:r>
            <w:r w:rsidR="0086512C">
              <w:rPr>
                <w:rFonts w:ascii="Arial" w:hAnsi="Arial" w:cs="Arial"/>
                <w:b w:val="0"/>
                <w:bCs/>
                <w:sz w:val="20"/>
                <w:szCs w:val="20"/>
              </w:rPr>
              <w:t>, m</w:t>
            </w:r>
            <w:r w:rsidRPr="00BE66B9">
              <w:rPr>
                <w:rFonts w:ascii="Arial" w:hAnsi="Arial" w:cs="Arial"/>
                <w:b w:val="0"/>
                <w:bCs/>
                <w:sz w:val="20"/>
                <w:szCs w:val="20"/>
              </w:rPr>
              <w:t>anipulación de alimentos</w:t>
            </w:r>
            <w:r w:rsidR="0086512C">
              <w:rPr>
                <w:rFonts w:ascii="Arial" w:hAnsi="Arial" w:cs="Arial"/>
                <w:b w:val="0"/>
                <w:bCs/>
                <w:sz w:val="20"/>
                <w:szCs w:val="20"/>
              </w:rPr>
              <w:t>, c</w:t>
            </w:r>
            <w:r w:rsidRPr="00BE66B9">
              <w:rPr>
                <w:rFonts w:ascii="Arial" w:hAnsi="Arial" w:cs="Arial"/>
                <w:b w:val="0"/>
                <w:bCs/>
                <w:sz w:val="20"/>
                <w:szCs w:val="20"/>
              </w:rPr>
              <w:t>ontrol sanitario</w:t>
            </w:r>
            <w:r w:rsidR="00460217">
              <w:rPr>
                <w:rFonts w:ascii="Arial" w:hAnsi="Arial" w:cs="Arial"/>
                <w:b w:val="0"/>
                <w:bCs/>
                <w:sz w:val="20"/>
                <w:szCs w:val="20"/>
              </w:rPr>
              <w:t xml:space="preserve"> </w:t>
            </w:r>
            <w:proofErr w:type="spellStart"/>
            <w:r w:rsidR="00460217">
              <w:rPr>
                <w:rFonts w:ascii="Arial" w:hAnsi="Arial" w:cs="Arial"/>
                <w:b w:val="0"/>
                <w:bCs/>
                <w:sz w:val="20"/>
                <w:szCs w:val="20"/>
              </w:rPr>
              <w:t>y</w:t>
            </w:r>
            <w:proofErr w:type="spellEnd"/>
            <w:r w:rsidR="00460217">
              <w:rPr>
                <w:rFonts w:ascii="Arial" w:hAnsi="Arial" w:cs="Arial"/>
                <w:b w:val="0"/>
                <w:bCs/>
                <w:sz w:val="20"/>
                <w:szCs w:val="20"/>
              </w:rPr>
              <w:t xml:space="preserve"> i</w:t>
            </w:r>
            <w:r w:rsidRPr="00BE66B9">
              <w:rPr>
                <w:rFonts w:ascii="Arial" w:hAnsi="Arial" w:cs="Arial"/>
                <w:b w:val="0"/>
                <w:bCs/>
                <w:sz w:val="20"/>
                <w:szCs w:val="20"/>
              </w:rPr>
              <w:t>ndustria cárnica</w:t>
            </w:r>
            <w:r w:rsidR="00460217">
              <w:rPr>
                <w:rFonts w:ascii="Arial" w:hAnsi="Arial" w:cs="Arial"/>
                <w:b w:val="0"/>
                <w:bCs/>
                <w:sz w:val="20"/>
                <w:szCs w:val="20"/>
              </w:rPr>
              <w:t>.</w:t>
            </w:r>
          </w:p>
          <w:p w14:paraId="3EA6B93F" w14:textId="75A43BAF" w:rsidR="00BE66B9" w:rsidRPr="00893109" w:rsidRDefault="00BE66B9" w:rsidP="00174C57">
            <w:pPr>
              <w:spacing w:line="276" w:lineRule="auto"/>
              <w:jc w:val="both"/>
              <w:rPr>
                <w:rFonts w:ascii="Arial" w:hAnsi="Arial" w:cs="Arial"/>
                <w:b w:val="0"/>
                <w:bCs/>
                <w:sz w:val="20"/>
                <w:szCs w:val="20"/>
                <w:lang w:val="es-MX"/>
              </w:rPr>
            </w:pPr>
          </w:p>
        </w:tc>
      </w:tr>
    </w:tbl>
    <w:p w14:paraId="0FEAB20C" w14:textId="77777777" w:rsidR="0059034F" w:rsidRPr="00893109" w:rsidRDefault="0059034F">
      <w:pPr>
        <w:rPr>
          <w:rFonts w:ascii="Arial" w:hAnsi="Arial" w:cs="Arial"/>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893109" w14:paraId="656B9C5F" w14:textId="77777777" w:rsidTr="009B1EE6">
        <w:trPr>
          <w:trHeight w:val="140"/>
        </w:trPr>
        <w:tc>
          <w:tcPr>
            <w:tcW w:w="3397" w:type="dxa"/>
            <w:shd w:val="clear" w:color="auto" w:fill="auto"/>
            <w:vAlign w:val="center"/>
          </w:tcPr>
          <w:p w14:paraId="39BD300E" w14:textId="77777777" w:rsidR="0059034F" w:rsidRPr="00893109" w:rsidRDefault="00D55C84">
            <w:pPr>
              <w:spacing w:line="276" w:lineRule="auto"/>
              <w:rPr>
                <w:rFonts w:ascii="Arial" w:hAnsi="Arial" w:cs="Arial"/>
                <w:sz w:val="20"/>
                <w:szCs w:val="20"/>
              </w:rPr>
            </w:pPr>
            <w:r w:rsidRPr="00893109">
              <w:rPr>
                <w:rFonts w:ascii="Arial" w:hAnsi="Arial" w:cs="Arial"/>
                <w:sz w:val="20"/>
                <w:szCs w:val="20"/>
              </w:rPr>
              <w:t>ÁREA OCUPACIONAL</w:t>
            </w:r>
          </w:p>
        </w:tc>
        <w:tc>
          <w:tcPr>
            <w:tcW w:w="6565" w:type="dxa"/>
            <w:shd w:val="clear" w:color="auto" w:fill="auto"/>
            <w:vAlign w:val="center"/>
          </w:tcPr>
          <w:p w14:paraId="3E86F21B" w14:textId="77777777" w:rsidR="00AC075E" w:rsidRPr="00893109" w:rsidRDefault="00AC075E" w:rsidP="005B505B">
            <w:pPr>
              <w:spacing w:line="276" w:lineRule="auto"/>
              <w:rPr>
                <w:rFonts w:ascii="Arial" w:hAnsi="Arial" w:cs="Arial"/>
                <w:b w:val="0"/>
                <w:bCs/>
                <w:sz w:val="20"/>
                <w:szCs w:val="20"/>
                <w:lang w:val="es-MX"/>
              </w:rPr>
            </w:pPr>
          </w:p>
          <w:p w14:paraId="3B1B2B80" w14:textId="5E606FB9" w:rsidR="00AC075E" w:rsidRPr="00893109" w:rsidRDefault="00CC6282" w:rsidP="005B505B">
            <w:pPr>
              <w:spacing w:line="276" w:lineRule="auto"/>
              <w:rPr>
                <w:rFonts w:ascii="Arial" w:hAnsi="Arial" w:cs="Arial"/>
                <w:b w:val="0"/>
                <w:bCs/>
                <w:sz w:val="20"/>
                <w:szCs w:val="20"/>
                <w:lang w:val="es-MX"/>
              </w:rPr>
            </w:pPr>
            <w:r w:rsidRPr="00893109">
              <w:rPr>
                <w:rFonts w:ascii="Arial" w:hAnsi="Arial" w:cs="Arial"/>
                <w:b w:val="0"/>
                <w:bCs/>
                <w:sz w:val="20"/>
                <w:szCs w:val="20"/>
                <w:lang w:val="es-MX"/>
              </w:rPr>
              <w:t>Explotación primaria y extractiva</w:t>
            </w:r>
          </w:p>
          <w:p w14:paraId="5959CF1E" w14:textId="75CDECBD" w:rsidR="0059034F" w:rsidRPr="00893109" w:rsidRDefault="0059034F" w:rsidP="005B505B">
            <w:pPr>
              <w:spacing w:line="276" w:lineRule="auto"/>
              <w:rPr>
                <w:rFonts w:ascii="Arial" w:hAnsi="Arial" w:cs="Arial"/>
                <w:color w:val="595959" w:themeColor="text1" w:themeTint="A6"/>
                <w:sz w:val="20"/>
                <w:szCs w:val="20"/>
              </w:rPr>
            </w:pPr>
          </w:p>
        </w:tc>
      </w:tr>
      <w:tr w:rsidR="0059034F" w:rsidRPr="00893109" w14:paraId="3B672B62" w14:textId="77777777" w:rsidTr="00636E26">
        <w:trPr>
          <w:trHeight w:val="605"/>
        </w:trPr>
        <w:tc>
          <w:tcPr>
            <w:tcW w:w="3397" w:type="dxa"/>
            <w:shd w:val="clear" w:color="auto" w:fill="auto"/>
            <w:vAlign w:val="center"/>
          </w:tcPr>
          <w:p w14:paraId="6C5AC69F" w14:textId="77777777" w:rsidR="0059034F" w:rsidRPr="00893109" w:rsidRDefault="00D55C84">
            <w:pPr>
              <w:spacing w:line="276" w:lineRule="auto"/>
              <w:rPr>
                <w:rFonts w:ascii="Arial" w:hAnsi="Arial" w:cs="Arial"/>
                <w:sz w:val="20"/>
                <w:szCs w:val="20"/>
              </w:rPr>
            </w:pPr>
            <w:r w:rsidRPr="00893109">
              <w:rPr>
                <w:rFonts w:ascii="Arial" w:hAnsi="Arial" w:cs="Arial"/>
                <w:sz w:val="20"/>
                <w:szCs w:val="20"/>
              </w:rPr>
              <w:t>IDIOMA</w:t>
            </w:r>
          </w:p>
        </w:tc>
        <w:tc>
          <w:tcPr>
            <w:tcW w:w="6565" w:type="dxa"/>
            <w:shd w:val="clear" w:color="auto" w:fill="auto"/>
            <w:vAlign w:val="center"/>
          </w:tcPr>
          <w:p w14:paraId="7182A0FE" w14:textId="571FE7DC" w:rsidR="0059034F" w:rsidRPr="00893109" w:rsidRDefault="008665D2">
            <w:pPr>
              <w:spacing w:line="276" w:lineRule="auto"/>
              <w:rPr>
                <w:rFonts w:ascii="Arial" w:hAnsi="Arial" w:cs="Arial"/>
                <w:color w:val="595959" w:themeColor="text1" w:themeTint="A6"/>
                <w:sz w:val="20"/>
                <w:szCs w:val="20"/>
              </w:rPr>
            </w:pPr>
            <w:r w:rsidRPr="00893109">
              <w:rPr>
                <w:rFonts w:ascii="Arial" w:hAnsi="Arial" w:cs="Arial"/>
                <w:b w:val="0"/>
                <w:bCs/>
                <w:sz w:val="20"/>
                <w:szCs w:val="20"/>
                <w:lang w:val="es-MX"/>
              </w:rPr>
              <w:t>E</w:t>
            </w:r>
            <w:r w:rsidR="008F1A20" w:rsidRPr="00893109">
              <w:rPr>
                <w:rFonts w:ascii="Arial" w:hAnsi="Arial" w:cs="Arial"/>
                <w:b w:val="0"/>
                <w:bCs/>
                <w:sz w:val="20"/>
                <w:szCs w:val="20"/>
                <w:lang w:val="es-MX"/>
              </w:rPr>
              <w:t>spañol</w:t>
            </w:r>
            <w:r w:rsidR="00CD5710" w:rsidRPr="00893109">
              <w:rPr>
                <w:rFonts w:ascii="Arial" w:hAnsi="Arial" w:cs="Arial"/>
                <w:b w:val="0"/>
                <w:bCs/>
                <w:sz w:val="20"/>
                <w:szCs w:val="20"/>
                <w:lang w:val="es-MX"/>
              </w:rPr>
              <w:t>.</w:t>
            </w:r>
          </w:p>
        </w:tc>
      </w:tr>
    </w:tbl>
    <w:p w14:paraId="7FF812DC" w14:textId="77777777" w:rsidR="0059034F" w:rsidRPr="00893109" w:rsidRDefault="0059034F">
      <w:pPr>
        <w:rPr>
          <w:rFonts w:ascii="Arial" w:hAnsi="Arial" w:cs="Arial"/>
          <w:sz w:val="20"/>
          <w:szCs w:val="20"/>
        </w:rPr>
      </w:pPr>
    </w:p>
    <w:p w14:paraId="64169887" w14:textId="77777777" w:rsidR="008646E9" w:rsidRPr="00893109" w:rsidRDefault="008646E9">
      <w:pPr>
        <w:rPr>
          <w:rFonts w:ascii="Arial" w:hAnsi="Arial" w:cs="Arial"/>
          <w:sz w:val="20"/>
          <w:szCs w:val="20"/>
        </w:rPr>
      </w:pPr>
    </w:p>
    <w:p w14:paraId="436E26DC" w14:textId="692AB629" w:rsidR="0059034F" w:rsidRPr="00893109" w:rsidRDefault="00D55C84" w:rsidP="00CA7B68">
      <w:pPr>
        <w:pStyle w:val="Prrafodelista"/>
        <w:numPr>
          <w:ilvl w:val="0"/>
          <w:numId w:val="1"/>
        </w:numPr>
        <w:pBdr>
          <w:top w:val="nil"/>
          <w:left w:val="nil"/>
          <w:bottom w:val="nil"/>
          <w:right w:val="nil"/>
          <w:between w:val="nil"/>
        </w:pBdr>
        <w:jc w:val="both"/>
        <w:rPr>
          <w:rFonts w:ascii="Arial" w:hAnsi="Arial" w:cs="Arial"/>
          <w:b/>
          <w:color w:val="000000"/>
          <w:sz w:val="20"/>
          <w:szCs w:val="20"/>
        </w:rPr>
      </w:pPr>
      <w:r w:rsidRPr="00893109">
        <w:rPr>
          <w:rFonts w:ascii="Arial" w:hAnsi="Arial" w:cs="Arial"/>
          <w:b/>
          <w:color w:val="000000"/>
          <w:sz w:val="20"/>
          <w:szCs w:val="20"/>
        </w:rPr>
        <w:t xml:space="preserve">TABLA DE CONTENIDOS </w:t>
      </w:r>
    </w:p>
    <w:p w14:paraId="73D59DBC" w14:textId="77777777" w:rsidR="0059034F" w:rsidRPr="00893109" w:rsidRDefault="0059034F">
      <w:pPr>
        <w:rPr>
          <w:rFonts w:ascii="Arial" w:hAnsi="Arial" w:cs="Arial"/>
          <w:b/>
          <w:sz w:val="20"/>
          <w:szCs w:val="20"/>
        </w:rPr>
      </w:pPr>
    </w:p>
    <w:p w14:paraId="29557453" w14:textId="2CA4D766" w:rsidR="00F327F7" w:rsidRDefault="00F327F7" w:rsidP="00507D63">
      <w:pPr>
        <w:spacing w:line="276" w:lineRule="auto"/>
        <w:rPr>
          <w:rFonts w:ascii="Arial" w:hAnsi="Arial" w:cs="Arial"/>
          <w:bCs/>
          <w:color w:val="000000" w:themeColor="text1"/>
          <w:sz w:val="20"/>
          <w:szCs w:val="20"/>
        </w:rPr>
      </w:pPr>
      <w:r w:rsidRPr="00893109">
        <w:rPr>
          <w:rFonts w:ascii="Arial" w:hAnsi="Arial" w:cs="Arial"/>
          <w:bCs/>
          <w:color w:val="000000" w:themeColor="text1"/>
          <w:sz w:val="20"/>
          <w:szCs w:val="20"/>
        </w:rPr>
        <w:t>Introducción</w:t>
      </w:r>
    </w:p>
    <w:p w14:paraId="1D1B3C9B" w14:textId="77777777" w:rsidR="0010194D" w:rsidRPr="00893109" w:rsidRDefault="0010194D" w:rsidP="00507D63">
      <w:pPr>
        <w:spacing w:line="276" w:lineRule="auto"/>
        <w:rPr>
          <w:rFonts w:ascii="Arial" w:hAnsi="Arial" w:cs="Arial"/>
          <w:bCs/>
          <w:color w:val="000000" w:themeColor="text1"/>
          <w:sz w:val="20"/>
          <w:szCs w:val="20"/>
        </w:rPr>
      </w:pPr>
    </w:p>
    <w:p w14:paraId="12D947BF" w14:textId="562631AF" w:rsidR="0010194D" w:rsidRPr="00C45D23" w:rsidRDefault="009E5246" w:rsidP="00507D63">
      <w:pPr>
        <w:pStyle w:val="NormalWeb"/>
        <w:spacing w:before="0" w:beforeAutospacing="0" w:after="0" w:afterAutospacing="0" w:line="276" w:lineRule="auto"/>
        <w:rPr>
          <w:rFonts w:ascii="Arial" w:hAnsi="Arial" w:cs="Arial"/>
          <w:sz w:val="20"/>
          <w:szCs w:val="20"/>
        </w:rPr>
      </w:pPr>
      <w:r w:rsidRPr="00893109">
        <w:rPr>
          <w:rFonts w:ascii="Arial" w:hAnsi="Arial" w:cs="Arial"/>
          <w:b/>
          <w:color w:val="000000" w:themeColor="text1"/>
          <w:sz w:val="20"/>
          <w:szCs w:val="20"/>
        </w:rPr>
        <w:t>1.</w:t>
      </w:r>
      <w:r w:rsidR="005974AD" w:rsidRPr="00893109">
        <w:rPr>
          <w:rFonts w:ascii="Arial" w:hAnsi="Arial" w:cs="Arial"/>
          <w:b/>
          <w:color w:val="000000" w:themeColor="text1"/>
          <w:sz w:val="20"/>
          <w:szCs w:val="20"/>
        </w:rPr>
        <w:tab/>
      </w:r>
      <w:r w:rsidR="0010194D" w:rsidRPr="00C45D23">
        <w:rPr>
          <w:rStyle w:val="Textoennegrita"/>
          <w:rFonts w:ascii="Arial" w:hAnsi="Arial" w:cs="Arial"/>
          <w:sz w:val="20"/>
          <w:szCs w:val="20"/>
        </w:rPr>
        <w:t>Legislación sanitaria vigente en la industria cárnica</w:t>
      </w:r>
      <w:r w:rsidR="0010194D" w:rsidRPr="00C45D23">
        <w:rPr>
          <w:rFonts w:ascii="Arial" w:hAnsi="Arial" w:cs="Arial"/>
          <w:sz w:val="20"/>
          <w:szCs w:val="20"/>
        </w:rPr>
        <w:br/>
        <w:t>1.1</w:t>
      </w:r>
      <w:r w:rsidR="0010194D">
        <w:rPr>
          <w:rFonts w:ascii="Arial" w:hAnsi="Arial" w:cs="Arial"/>
          <w:sz w:val="20"/>
          <w:szCs w:val="20"/>
        </w:rPr>
        <w:tab/>
      </w:r>
      <w:r w:rsidR="0010194D" w:rsidRPr="00C45D23">
        <w:rPr>
          <w:rFonts w:ascii="Arial" w:hAnsi="Arial" w:cs="Arial"/>
          <w:sz w:val="20"/>
          <w:szCs w:val="20"/>
        </w:rPr>
        <w:t>Decreto 1500 de 2007 y su aplicación</w:t>
      </w:r>
      <w:r w:rsidR="0010194D" w:rsidRPr="00C45D23">
        <w:rPr>
          <w:rFonts w:ascii="Arial" w:hAnsi="Arial" w:cs="Arial"/>
          <w:sz w:val="20"/>
          <w:szCs w:val="20"/>
        </w:rPr>
        <w:br/>
        <w:t>1.2</w:t>
      </w:r>
      <w:r w:rsidR="0010194D">
        <w:rPr>
          <w:rFonts w:ascii="Arial" w:hAnsi="Arial" w:cs="Arial"/>
          <w:sz w:val="20"/>
          <w:szCs w:val="20"/>
        </w:rPr>
        <w:tab/>
      </w:r>
      <w:r w:rsidR="0010194D" w:rsidRPr="00C45D23">
        <w:rPr>
          <w:rFonts w:ascii="Arial" w:hAnsi="Arial" w:cs="Arial"/>
          <w:sz w:val="20"/>
          <w:szCs w:val="20"/>
        </w:rPr>
        <w:t>Resolución 2674 de 2013 y requisitos sanitarios</w:t>
      </w:r>
      <w:r w:rsidR="0010194D" w:rsidRPr="00C45D23">
        <w:rPr>
          <w:rFonts w:ascii="Arial" w:hAnsi="Arial" w:cs="Arial"/>
          <w:sz w:val="20"/>
          <w:szCs w:val="20"/>
        </w:rPr>
        <w:br/>
        <w:t>1.3</w:t>
      </w:r>
      <w:r w:rsidR="0010194D">
        <w:rPr>
          <w:rFonts w:ascii="Arial" w:hAnsi="Arial" w:cs="Arial"/>
          <w:sz w:val="20"/>
          <w:szCs w:val="20"/>
        </w:rPr>
        <w:tab/>
      </w:r>
      <w:r w:rsidR="0010194D" w:rsidRPr="00C45D23">
        <w:rPr>
          <w:rFonts w:ascii="Arial" w:hAnsi="Arial" w:cs="Arial"/>
          <w:sz w:val="20"/>
          <w:szCs w:val="20"/>
        </w:rPr>
        <w:t>Importancia de la normatividad en la inocuidad de la carne</w:t>
      </w:r>
      <w:r w:rsidR="0010194D" w:rsidRPr="00C45D23">
        <w:rPr>
          <w:rFonts w:ascii="Arial" w:hAnsi="Arial" w:cs="Arial"/>
          <w:sz w:val="20"/>
          <w:szCs w:val="20"/>
        </w:rPr>
        <w:br/>
        <w:t>1.4</w:t>
      </w:r>
      <w:r w:rsidR="0010194D">
        <w:rPr>
          <w:rFonts w:ascii="Arial" w:hAnsi="Arial" w:cs="Arial"/>
          <w:sz w:val="20"/>
          <w:szCs w:val="20"/>
        </w:rPr>
        <w:tab/>
      </w:r>
      <w:r w:rsidR="0010194D" w:rsidRPr="00C45D23">
        <w:rPr>
          <w:rFonts w:ascii="Arial" w:hAnsi="Arial" w:cs="Arial"/>
          <w:sz w:val="20"/>
          <w:szCs w:val="20"/>
        </w:rPr>
        <w:t>Relación entre normativa, equipos e inocuidad del alimento</w:t>
      </w:r>
    </w:p>
    <w:p w14:paraId="2E5D9C3D" w14:textId="77777777" w:rsidR="0010194D" w:rsidRDefault="0010194D" w:rsidP="00507D63">
      <w:pPr>
        <w:pStyle w:val="NormalWeb"/>
        <w:spacing w:before="0" w:beforeAutospacing="0" w:after="0" w:afterAutospacing="0" w:line="276" w:lineRule="auto"/>
        <w:rPr>
          <w:rStyle w:val="Textoennegrita"/>
          <w:rFonts w:ascii="Arial" w:hAnsi="Arial" w:cs="Arial"/>
          <w:sz w:val="20"/>
          <w:szCs w:val="20"/>
        </w:rPr>
      </w:pPr>
    </w:p>
    <w:p w14:paraId="141AE347" w14:textId="77777777" w:rsidR="00EC1080" w:rsidRDefault="0010194D" w:rsidP="00507D63">
      <w:pPr>
        <w:pStyle w:val="NormalWeb"/>
        <w:spacing w:before="0" w:beforeAutospacing="0" w:after="0" w:afterAutospacing="0" w:line="276" w:lineRule="auto"/>
        <w:rPr>
          <w:rFonts w:ascii="Arial" w:hAnsi="Arial" w:cs="Arial"/>
          <w:sz w:val="20"/>
          <w:szCs w:val="20"/>
        </w:rPr>
      </w:pPr>
      <w:r w:rsidRPr="00C45D23">
        <w:rPr>
          <w:rStyle w:val="Textoennegrita"/>
          <w:rFonts w:ascii="Arial" w:hAnsi="Arial" w:cs="Arial"/>
          <w:sz w:val="20"/>
          <w:szCs w:val="20"/>
        </w:rPr>
        <w:lastRenderedPageBreak/>
        <w:t>2.</w:t>
      </w:r>
      <w:r>
        <w:rPr>
          <w:rStyle w:val="Textoennegrita"/>
          <w:rFonts w:ascii="Arial" w:hAnsi="Arial" w:cs="Arial"/>
          <w:sz w:val="20"/>
          <w:szCs w:val="20"/>
        </w:rPr>
        <w:tab/>
      </w:r>
      <w:r w:rsidRPr="00C45D23">
        <w:rPr>
          <w:rStyle w:val="Textoennegrita"/>
          <w:rFonts w:ascii="Arial" w:hAnsi="Arial" w:cs="Arial"/>
          <w:sz w:val="20"/>
          <w:szCs w:val="20"/>
        </w:rPr>
        <w:t>Condiciones básicas en la fabricación de alimentos cárnicos</w:t>
      </w:r>
      <w:r w:rsidRPr="00C45D23">
        <w:rPr>
          <w:rFonts w:ascii="Arial" w:hAnsi="Arial" w:cs="Arial"/>
          <w:sz w:val="20"/>
          <w:szCs w:val="20"/>
        </w:rPr>
        <w:br/>
        <w:t>2.1</w:t>
      </w:r>
      <w:r>
        <w:rPr>
          <w:rFonts w:ascii="Arial" w:hAnsi="Arial" w:cs="Arial"/>
          <w:sz w:val="20"/>
          <w:szCs w:val="20"/>
        </w:rPr>
        <w:tab/>
      </w:r>
      <w:r w:rsidRPr="00C45D23">
        <w:rPr>
          <w:rFonts w:ascii="Arial" w:hAnsi="Arial" w:cs="Arial"/>
          <w:sz w:val="20"/>
          <w:szCs w:val="20"/>
        </w:rPr>
        <w:t>Infraestructura y condiciones locativas</w:t>
      </w:r>
      <w:r w:rsidRPr="00C45D23">
        <w:rPr>
          <w:rFonts w:ascii="Arial" w:hAnsi="Arial" w:cs="Arial"/>
          <w:sz w:val="20"/>
          <w:szCs w:val="20"/>
        </w:rPr>
        <w:br/>
        <w:t>2.2</w:t>
      </w:r>
      <w:r>
        <w:rPr>
          <w:rFonts w:ascii="Arial" w:hAnsi="Arial" w:cs="Arial"/>
          <w:sz w:val="20"/>
          <w:szCs w:val="20"/>
        </w:rPr>
        <w:tab/>
      </w:r>
      <w:r w:rsidRPr="00C45D23">
        <w:rPr>
          <w:rFonts w:ascii="Arial" w:hAnsi="Arial" w:cs="Arial"/>
          <w:sz w:val="20"/>
          <w:szCs w:val="20"/>
        </w:rPr>
        <w:t>Equipos y utensilios en el procesamiento de carne</w:t>
      </w:r>
      <w:r w:rsidRPr="00C45D23">
        <w:rPr>
          <w:rFonts w:ascii="Arial" w:hAnsi="Arial" w:cs="Arial"/>
          <w:sz w:val="20"/>
          <w:szCs w:val="20"/>
        </w:rPr>
        <w:br/>
        <w:t>2.3</w:t>
      </w:r>
      <w:r>
        <w:rPr>
          <w:rFonts w:ascii="Arial" w:hAnsi="Arial" w:cs="Arial"/>
          <w:sz w:val="20"/>
          <w:szCs w:val="20"/>
        </w:rPr>
        <w:tab/>
      </w:r>
      <w:r w:rsidRPr="00C45D23">
        <w:rPr>
          <w:rFonts w:ascii="Arial" w:hAnsi="Arial" w:cs="Arial"/>
          <w:sz w:val="20"/>
          <w:szCs w:val="20"/>
        </w:rPr>
        <w:t>Materiales aptos para contacto con alimentos</w:t>
      </w:r>
      <w:r w:rsidRPr="00C45D23">
        <w:rPr>
          <w:rFonts w:ascii="Arial" w:hAnsi="Arial" w:cs="Arial"/>
          <w:sz w:val="20"/>
          <w:szCs w:val="20"/>
        </w:rPr>
        <w:br/>
        <w:t>2.4</w:t>
      </w:r>
      <w:r>
        <w:rPr>
          <w:rFonts w:ascii="Arial" w:hAnsi="Arial" w:cs="Arial"/>
          <w:sz w:val="20"/>
          <w:szCs w:val="20"/>
        </w:rPr>
        <w:tab/>
      </w:r>
      <w:r w:rsidR="00EC1080">
        <w:rPr>
          <w:rFonts w:ascii="Arial" w:hAnsi="Arial" w:cs="Arial"/>
          <w:sz w:val="20"/>
          <w:szCs w:val="20"/>
        </w:rPr>
        <w:t>Relación entre desmontaje de equipos y control de contaminación</w:t>
      </w:r>
    </w:p>
    <w:p w14:paraId="34A215D9" w14:textId="79E3DD81" w:rsidR="0010194D" w:rsidRPr="00C45D23" w:rsidRDefault="00F2133D" w:rsidP="00507D63">
      <w:pPr>
        <w:pStyle w:val="NormalWeb"/>
        <w:spacing w:before="0" w:beforeAutospacing="0" w:after="0" w:afterAutospacing="0" w:line="276" w:lineRule="auto"/>
        <w:rPr>
          <w:rFonts w:ascii="Arial" w:hAnsi="Arial" w:cs="Arial"/>
          <w:sz w:val="20"/>
          <w:szCs w:val="20"/>
        </w:rPr>
      </w:pPr>
      <w:r>
        <w:rPr>
          <w:rFonts w:ascii="Arial" w:hAnsi="Arial" w:cs="Arial"/>
          <w:sz w:val="20"/>
          <w:szCs w:val="20"/>
        </w:rPr>
        <w:t>2.5</w:t>
      </w:r>
      <w:r>
        <w:rPr>
          <w:rFonts w:ascii="Arial" w:hAnsi="Arial" w:cs="Arial"/>
          <w:sz w:val="20"/>
          <w:szCs w:val="20"/>
        </w:rPr>
        <w:tab/>
      </w:r>
      <w:r w:rsidR="0010194D" w:rsidRPr="00C45D23">
        <w:rPr>
          <w:rFonts w:ascii="Arial" w:hAnsi="Arial" w:cs="Arial"/>
          <w:sz w:val="20"/>
          <w:szCs w:val="20"/>
        </w:rPr>
        <w:t>Condiciones operativas en la fabricación de alimentos cárnicos</w:t>
      </w:r>
    </w:p>
    <w:p w14:paraId="6FC6BEBE" w14:textId="77777777" w:rsidR="0010194D" w:rsidRDefault="0010194D" w:rsidP="00507D63">
      <w:pPr>
        <w:pStyle w:val="NormalWeb"/>
        <w:spacing w:before="0" w:beforeAutospacing="0" w:after="0" w:afterAutospacing="0" w:line="276" w:lineRule="auto"/>
        <w:rPr>
          <w:rStyle w:val="Textoennegrita"/>
          <w:rFonts w:ascii="Arial" w:hAnsi="Arial" w:cs="Arial"/>
          <w:sz w:val="20"/>
          <w:szCs w:val="20"/>
        </w:rPr>
      </w:pPr>
    </w:p>
    <w:p w14:paraId="492CE6CB" w14:textId="745F59DF" w:rsidR="0010194D" w:rsidRDefault="0010194D" w:rsidP="00507D63">
      <w:pPr>
        <w:pStyle w:val="NormalWeb"/>
        <w:spacing w:before="0" w:beforeAutospacing="0" w:after="0" w:afterAutospacing="0" w:line="276" w:lineRule="auto"/>
        <w:rPr>
          <w:rFonts w:ascii="Arial" w:hAnsi="Arial" w:cs="Arial"/>
          <w:sz w:val="20"/>
          <w:szCs w:val="20"/>
        </w:rPr>
      </w:pPr>
      <w:r w:rsidRPr="00C45D23">
        <w:rPr>
          <w:rStyle w:val="Textoennegrita"/>
          <w:rFonts w:ascii="Arial" w:hAnsi="Arial" w:cs="Arial"/>
          <w:sz w:val="20"/>
          <w:szCs w:val="20"/>
        </w:rPr>
        <w:t>3.</w:t>
      </w:r>
      <w:r>
        <w:rPr>
          <w:rStyle w:val="Textoennegrita"/>
          <w:rFonts w:ascii="Arial" w:hAnsi="Arial" w:cs="Arial"/>
          <w:sz w:val="20"/>
          <w:szCs w:val="20"/>
        </w:rPr>
        <w:tab/>
      </w:r>
      <w:r w:rsidRPr="00C45D23">
        <w:rPr>
          <w:rStyle w:val="Textoennegrita"/>
          <w:rFonts w:ascii="Arial" w:hAnsi="Arial" w:cs="Arial"/>
          <w:sz w:val="20"/>
          <w:szCs w:val="20"/>
        </w:rPr>
        <w:t>Cambios en la carne y factores de alteración</w:t>
      </w:r>
      <w:r w:rsidRPr="00C45D23">
        <w:rPr>
          <w:rFonts w:ascii="Arial" w:hAnsi="Arial" w:cs="Arial"/>
          <w:sz w:val="20"/>
          <w:szCs w:val="20"/>
        </w:rPr>
        <w:br/>
        <w:t>3.1</w:t>
      </w:r>
      <w:r>
        <w:rPr>
          <w:rFonts w:ascii="Arial" w:hAnsi="Arial" w:cs="Arial"/>
          <w:sz w:val="20"/>
          <w:szCs w:val="20"/>
        </w:rPr>
        <w:tab/>
      </w:r>
      <w:r w:rsidRPr="00C45D23">
        <w:rPr>
          <w:rFonts w:ascii="Arial" w:hAnsi="Arial" w:cs="Arial"/>
          <w:sz w:val="20"/>
          <w:szCs w:val="20"/>
        </w:rPr>
        <w:t>Cambios físicos, químicos y biológicos en los alimentos</w:t>
      </w:r>
      <w:r w:rsidRPr="00C45D23">
        <w:rPr>
          <w:rFonts w:ascii="Arial" w:hAnsi="Arial" w:cs="Arial"/>
          <w:sz w:val="20"/>
          <w:szCs w:val="20"/>
        </w:rPr>
        <w:br/>
        <w:t>3.2</w:t>
      </w:r>
      <w:r>
        <w:rPr>
          <w:rFonts w:ascii="Arial" w:hAnsi="Arial" w:cs="Arial"/>
          <w:sz w:val="20"/>
          <w:szCs w:val="20"/>
        </w:rPr>
        <w:tab/>
      </w:r>
      <w:r w:rsidRPr="00C45D23">
        <w:rPr>
          <w:rFonts w:ascii="Arial" w:hAnsi="Arial" w:cs="Arial"/>
          <w:sz w:val="20"/>
          <w:szCs w:val="20"/>
        </w:rPr>
        <w:t>Agentes que alteran la carne</w:t>
      </w:r>
      <w:r w:rsidRPr="00C45D23">
        <w:rPr>
          <w:rFonts w:ascii="Arial" w:hAnsi="Arial" w:cs="Arial"/>
          <w:sz w:val="20"/>
          <w:szCs w:val="20"/>
        </w:rPr>
        <w:br/>
        <w:t>3.3</w:t>
      </w:r>
      <w:r>
        <w:rPr>
          <w:rFonts w:ascii="Arial" w:hAnsi="Arial" w:cs="Arial"/>
          <w:sz w:val="20"/>
          <w:szCs w:val="20"/>
        </w:rPr>
        <w:tab/>
      </w:r>
      <w:r w:rsidRPr="00C45D23">
        <w:rPr>
          <w:rFonts w:ascii="Arial" w:hAnsi="Arial" w:cs="Arial"/>
          <w:sz w:val="20"/>
          <w:szCs w:val="20"/>
        </w:rPr>
        <w:t>Relación entre el pH y el deterioro de la carne</w:t>
      </w:r>
      <w:r w:rsidRPr="00C45D23">
        <w:rPr>
          <w:rFonts w:ascii="Arial" w:hAnsi="Arial" w:cs="Arial"/>
          <w:sz w:val="20"/>
          <w:szCs w:val="20"/>
        </w:rPr>
        <w:br/>
        <w:t>3.4</w:t>
      </w:r>
      <w:r>
        <w:rPr>
          <w:rFonts w:ascii="Arial" w:hAnsi="Arial" w:cs="Arial"/>
          <w:sz w:val="20"/>
          <w:szCs w:val="20"/>
        </w:rPr>
        <w:tab/>
      </w:r>
      <w:r w:rsidRPr="00C45D23">
        <w:rPr>
          <w:rFonts w:ascii="Arial" w:hAnsi="Arial" w:cs="Arial"/>
          <w:sz w:val="20"/>
          <w:szCs w:val="20"/>
        </w:rPr>
        <w:t>Crecimiento bacteriano y condiciones que lo favorecen</w:t>
      </w:r>
    </w:p>
    <w:p w14:paraId="09269293" w14:textId="77777777" w:rsidR="0010194D" w:rsidRPr="00C45D23" w:rsidRDefault="0010194D" w:rsidP="00507D63">
      <w:pPr>
        <w:pStyle w:val="NormalWeb"/>
        <w:spacing w:before="0" w:beforeAutospacing="0" w:after="0" w:afterAutospacing="0" w:line="276" w:lineRule="auto"/>
        <w:rPr>
          <w:rFonts w:ascii="Arial" w:hAnsi="Arial" w:cs="Arial"/>
          <w:sz w:val="20"/>
          <w:szCs w:val="20"/>
        </w:rPr>
      </w:pPr>
    </w:p>
    <w:p w14:paraId="5A9EE617" w14:textId="600E740B" w:rsidR="0010194D" w:rsidRDefault="0010194D" w:rsidP="00507D63">
      <w:pPr>
        <w:pStyle w:val="NormalWeb"/>
        <w:spacing w:before="0" w:beforeAutospacing="0" w:after="0" w:afterAutospacing="0" w:line="276" w:lineRule="auto"/>
        <w:rPr>
          <w:rFonts w:ascii="Arial" w:hAnsi="Arial" w:cs="Arial"/>
          <w:sz w:val="20"/>
          <w:szCs w:val="20"/>
        </w:rPr>
      </w:pPr>
      <w:r w:rsidRPr="00C45D23">
        <w:rPr>
          <w:rStyle w:val="Textoennegrita"/>
          <w:rFonts w:ascii="Arial" w:hAnsi="Arial" w:cs="Arial"/>
          <w:sz w:val="20"/>
          <w:szCs w:val="20"/>
        </w:rPr>
        <w:t>4.</w:t>
      </w:r>
      <w:r>
        <w:rPr>
          <w:rStyle w:val="Textoennegrita"/>
          <w:rFonts w:ascii="Arial" w:hAnsi="Arial" w:cs="Arial"/>
          <w:sz w:val="20"/>
          <w:szCs w:val="20"/>
        </w:rPr>
        <w:tab/>
      </w:r>
      <w:r w:rsidRPr="00C45D23">
        <w:rPr>
          <w:rStyle w:val="Textoennegrita"/>
          <w:rFonts w:ascii="Arial" w:hAnsi="Arial" w:cs="Arial"/>
          <w:sz w:val="20"/>
          <w:szCs w:val="20"/>
        </w:rPr>
        <w:t>Conservación de la carne y cadena de frío</w:t>
      </w:r>
      <w:r w:rsidRPr="00C45D23">
        <w:rPr>
          <w:rFonts w:ascii="Arial" w:hAnsi="Arial" w:cs="Arial"/>
          <w:sz w:val="20"/>
          <w:szCs w:val="20"/>
        </w:rPr>
        <w:br/>
        <w:t>4.1</w:t>
      </w:r>
      <w:r>
        <w:rPr>
          <w:rFonts w:ascii="Arial" w:hAnsi="Arial" w:cs="Arial"/>
          <w:sz w:val="20"/>
          <w:szCs w:val="20"/>
        </w:rPr>
        <w:tab/>
        <w:t>I</w:t>
      </w:r>
      <w:r w:rsidRPr="00C45D23">
        <w:rPr>
          <w:rFonts w:ascii="Arial" w:hAnsi="Arial" w:cs="Arial"/>
          <w:sz w:val="20"/>
          <w:szCs w:val="20"/>
        </w:rPr>
        <w:t>mportancia de la cadena de frío</w:t>
      </w:r>
      <w:r w:rsidRPr="00C45D23">
        <w:rPr>
          <w:rFonts w:ascii="Arial" w:hAnsi="Arial" w:cs="Arial"/>
          <w:sz w:val="20"/>
          <w:szCs w:val="20"/>
        </w:rPr>
        <w:br/>
        <w:t>4.2</w:t>
      </w:r>
      <w:r>
        <w:rPr>
          <w:rFonts w:ascii="Arial" w:hAnsi="Arial" w:cs="Arial"/>
          <w:sz w:val="20"/>
          <w:szCs w:val="20"/>
        </w:rPr>
        <w:tab/>
      </w:r>
      <w:r w:rsidRPr="00C45D23">
        <w:rPr>
          <w:rFonts w:ascii="Arial" w:hAnsi="Arial" w:cs="Arial"/>
          <w:sz w:val="20"/>
          <w:szCs w:val="20"/>
        </w:rPr>
        <w:t>Temperaturas de conservación de la carne</w:t>
      </w:r>
      <w:r w:rsidRPr="00C45D23">
        <w:rPr>
          <w:rFonts w:ascii="Arial" w:hAnsi="Arial" w:cs="Arial"/>
          <w:sz w:val="20"/>
          <w:szCs w:val="20"/>
        </w:rPr>
        <w:br/>
        <w:t>4.3</w:t>
      </w:r>
      <w:r w:rsidR="009F688E">
        <w:rPr>
          <w:rFonts w:ascii="Arial" w:hAnsi="Arial" w:cs="Arial"/>
          <w:sz w:val="20"/>
          <w:szCs w:val="20"/>
        </w:rPr>
        <w:tab/>
      </w:r>
      <w:r w:rsidRPr="00C45D23">
        <w:rPr>
          <w:rFonts w:ascii="Arial" w:hAnsi="Arial" w:cs="Arial"/>
          <w:sz w:val="20"/>
          <w:szCs w:val="20"/>
        </w:rPr>
        <w:t>Efecto de la temperatura en el crecimiento microbiano</w:t>
      </w:r>
      <w:r w:rsidRPr="00C45D23">
        <w:rPr>
          <w:rFonts w:ascii="Arial" w:hAnsi="Arial" w:cs="Arial"/>
          <w:sz w:val="20"/>
          <w:szCs w:val="20"/>
        </w:rPr>
        <w:br/>
        <w:t>4.4</w:t>
      </w:r>
      <w:r w:rsidR="009F688E">
        <w:rPr>
          <w:rFonts w:ascii="Arial" w:hAnsi="Arial" w:cs="Arial"/>
          <w:sz w:val="20"/>
          <w:szCs w:val="20"/>
        </w:rPr>
        <w:tab/>
      </w:r>
      <w:r w:rsidRPr="00C45D23">
        <w:rPr>
          <w:rFonts w:ascii="Arial" w:hAnsi="Arial" w:cs="Arial"/>
          <w:sz w:val="20"/>
          <w:szCs w:val="20"/>
        </w:rPr>
        <w:t>Manejo adecuado del almacenamiento y transporte</w:t>
      </w:r>
    </w:p>
    <w:p w14:paraId="3A844C30" w14:textId="77777777" w:rsidR="009F688E" w:rsidRPr="00C45D23" w:rsidRDefault="009F688E" w:rsidP="00507D63">
      <w:pPr>
        <w:pStyle w:val="NormalWeb"/>
        <w:spacing w:before="0" w:beforeAutospacing="0" w:after="0" w:afterAutospacing="0" w:line="276" w:lineRule="auto"/>
        <w:rPr>
          <w:rFonts w:ascii="Arial" w:hAnsi="Arial" w:cs="Arial"/>
          <w:sz w:val="20"/>
          <w:szCs w:val="20"/>
        </w:rPr>
      </w:pPr>
    </w:p>
    <w:p w14:paraId="1CEDF339" w14:textId="28E1187A" w:rsidR="0010194D" w:rsidRDefault="0010194D" w:rsidP="00507D63">
      <w:pPr>
        <w:pStyle w:val="NormalWeb"/>
        <w:spacing w:before="0" w:beforeAutospacing="0" w:after="0" w:afterAutospacing="0" w:line="276" w:lineRule="auto"/>
        <w:rPr>
          <w:rFonts w:ascii="Arial" w:hAnsi="Arial" w:cs="Arial"/>
          <w:sz w:val="20"/>
          <w:szCs w:val="20"/>
        </w:rPr>
      </w:pPr>
      <w:r w:rsidRPr="00C45D23">
        <w:rPr>
          <w:rStyle w:val="Textoennegrita"/>
          <w:rFonts w:ascii="Arial" w:hAnsi="Arial" w:cs="Arial"/>
          <w:sz w:val="20"/>
          <w:szCs w:val="20"/>
        </w:rPr>
        <w:t xml:space="preserve">5. </w:t>
      </w:r>
      <w:r w:rsidR="009F688E">
        <w:rPr>
          <w:rStyle w:val="Textoennegrita"/>
          <w:rFonts w:ascii="Arial" w:hAnsi="Arial" w:cs="Arial"/>
          <w:sz w:val="20"/>
          <w:szCs w:val="20"/>
        </w:rPr>
        <w:tab/>
        <w:t>P</w:t>
      </w:r>
      <w:r w:rsidRPr="00C45D23">
        <w:rPr>
          <w:rStyle w:val="Textoennegrita"/>
          <w:rFonts w:ascii="Arial" w:hAnsi="Arial" w:cs="Arial"/>
          <w:sz w:val="20"/>
          <w:szCs w:val="20"/>
        </w:rPr>
        <w:t>rácticas higiénicas y medidas de protección (BPM)</w:t>
      </w:r>
      <w:r w:rsidRPr="00C45D23">
        <w:rPr>
          <w:rFonts w:ascii="Arial" w:hAnsi="Arial" w:cs="Arial"/>
          <w:sz w:val="20"/>
          <w:szCs w:val="20"/>
        </w:rPr>
        <w:br/>
        <w:t>5.1</w:t>
      </w:r>
      <w:r w:rsidR="009F688E">
        <w:rPr>
          <w:rFonts w:ascii="Arial" w:hAnsi="Arial" w:cs="Arial"/>
          <w:sz w:val="20"/>
          <w:szCs w:val="20"/>
        </w:rPr>
        <w:tab/>
      </w:r>
      <w:r w:rsidRPr="00C45D23">
        <w:rPr>
          <w:rFonts w:ascii="Arial" w:hAnsi="Arial" w:cs="Arial"/>
          <w:sz w:val="20"/>
          <w:szCs w:val="20"/>
        </w:rPr>
        <w:t>Higiene personal del manipulador de alimentos</w:t>
      </w:r>
      <w:r w:rsidRPr="00C45D23">
        <w:rPr>
          <w:rFonts w:ascii="Arial" w:hAnsi="Arial" w:cs="Arial"/>
          <w:sz w:val="20"/>
          <w:szCs w:val="20"/>
        </w:rPr>
        <w:br/>
        <w:t>5.2</w:t>
      </w:r>
      <w:r w:rsidR="009F688E">
        <w:rPr>
          <w:rFonts w:ascii="Arial" w:hAnsi="Arial" w:cs="Arial"/>
          <w:sz w:val="20"/>
          <w:szCs w:val="20"/>
        </w:rPr>
        <w:tab/>
      </w:r>
      <w:r w:rsidRPr="00C45D23">
        <w:rPr>
          <w:rFonts w:ascii="Arial" w:hAnsi="Arial" w:cs="Arial"/>
          <w:sz w:val="20"/>
          <w:szCs w:val="20"/>
        </w:rPr>
        <w:t>Uso de elementos de protección personal (EPP)</w:t>
      </w:r>
      <w:r w:rsidRPr="00C45D23">
        <w:rPr>
          <w:rFonts w:ascii="Arial" w:hAnsi="Arial" w:cs="Arial"/>
          <w:sz w:val="20"/>
          <w:szCs w:val="20"/>
        </w:rPr>
        <w:br/>
        <w:t>5.3</w:t>
      </w:r>
      <w:r w:rsidR="009F688E">
        <w:rPr>
          <w:rFonts w:ascii="Arial" w:hAnsi="Arial" w:cs="Arial"/>
          <w:sz w:val="20"/>
          <w:szCs w:val="20"/>
        </w:rPr>
        <w:tab/>
      </w:r>
      <w:r w:rsidRPr="00C45D23">
        <w:rPr>
          <w:rFonts w:ascii="Arial" w:hAnsi="Arial" w:cs="Arial"/>
          <w:sz w:val="20"/>
          <w:szCs w:val="20"/>
        </w:rPr>
        <w:t>Prevención de la contaminación cruzada</w:t>
      </w:r>
      <w:r w:rsidRPr="00C45D23">
        <w:rPr>
          <w:rFonts w:ascii="Arial" w:hAnsi="Arial" w:cs="Arial"/>
          <w:sz w:val="20"/>
          <w:szCs w:val="20"/>
        </w:rPr>
        <w:br/>
        <w:t>5.4</w:t>
      </w:r>
      <w:r w:rsidR="009F688E">
        <w:rPr>
          <w:rFonts w:ascii="Arial" w:hAnsi="Arial" w:cs="Arial"/>
          <w:sz w:val="20"/>
          <w:szCs w:val="20"/>
        </w:rPr>
        <w:tab/>
      </w:r>
      <w:r w:rsidRPr="00C45D23">
        <w:rPr>
          <w:rFonts w:ascii="Arial" w:hAnsi="Arial" w:cs="Arial"/>
          <w:sz w:val="20"/>
          <w:szCs w:val="20"/>
        </w:rPr>
        <w:t>Normas de comportamiento en áreas de proceso</w:t>
      </w:r>
    </w:p>
    <w:p w14:paraId="43CB299A" w14:textId="77777777" w:rsidR="009F688E" w:rsidRPr="00C45D23" w:rsidRDefault="009F688E" w:rsidP="00507D63">
      <w:pPr>
        <w:pStyle w:val="NormalWeb"/>
        <w:spacing w:before="0" w:beforeAutospacing="0" w:after="0" w:afterAutospacing="0" w:line="276" w:lineRule="auto"/>
        <w:rPr>
          <w:rFonts w:ascii="Arial" w:hAnsi="Arial" w:cs="Arial"/>
          <w:sz w:val="20"/>
          <w:szCs w:val="20"/>
        </w:rPr>
      </w:pPr>
    </w:p>
    <w:p w14:paraId="6F9896A3" w14:textId="694067A3" w:rsidR="0010194D" w:rsidRPr="00C45D23" w:rsidRDefault="0010194D" w:rsidP="00507D63">
      <w:pPr>
        <w:pStyle w:val="NormalWeb"/>
        <w:spacing w:before="0" w:beforeAutospacing="0" w:after="0" w:afterAutospacing="0" w:line="276" w:lineRule="auto"/>
        <w:rPr>
          <w:rFonts w:ascii="Arial" w:hAnsi="Arial" w:cs="Arial"/>
          <w:sz w:val="20"/>
          <w:szCs w:val="20"/>
        </w:rPr>
      </w:pPr>
      <w:r w:rsidRPr="00C45D23">
        <w:rPr>
          <w:rStyle w:val="Textoennegrita"/>
          <w:rFonts w:ascii="Arial" w:hAnsi="Arial" w:cs="Arial"/>
          <w:sz w:val="20"/>
          <w:szCs w:val="20"/>
        </w:rPr>
        <w:t>6.</w:t>
      </w:r>
      <w:r w:rsidR="003D7A81">
        <w:rPr>
          <w:rStyle w:val="Textoennegrita"/>
          <w:rFonts w:ascii="Arial" w:hAnsi="Arial" w:cs="Arial"/>
          <w:sz w:val="20"/>
          <w:szCs w:val="20"/>
        </w:rPr>
        <w:tab/>
      </w:r>
      <w:r w:rsidRPr="00C45D23">
        <w:rPr>
          <w:rStyle w:val="Textoennegrita"/>
          <w:rFonts w:ascii="Arial" w:hAnsi="Arial" w:cs="Arial"/>
          <w:sz w:val="20"/>
          <w:szCs w:val="20"/>
        </w:rPr>
        <w:t>Limpieza y desinfección en el área de proceso</w:t>
      </w:r>
      <w:r w:rsidRPr="00C45D23">
        <w:rPr>
          <w:rFonts w:ascii="Arial" w:hAnsi="Arial" w:cs="Arial"/>
          <w:sz w:val="20"/>
          <w:szCs w:val="20"/>
        </w:rPr>
        <w:br/>
        <w:t>6.1</w:t>
      </w:r>
      <w:r w:rsidR="003D7A81">
        <w:rPr>
          <w:rFonts w:ascii="Arial" w:hAnsi="Arial" w:cs="Arial"/>
          <w:sz w:val="20"/>
          <w:szCs w:val="20"/>
        </w:rPr>
        <w:tab/>
      </w:r>
      <w:r w:rsidRPr="00C45D23">
        <w:rPr>
          <w:rFonts w:ascii="Arial" w:hAnsi="Arial" w:cs="Arial"/>
          <w:sz w:val="20"/>
          <w:szCs w:val="20"/>
        </w:rPr>
        <w:t>Conceptos de limpieza y desinfección</w:t>
      </w:r>
      <w:r w:rsidRPr="00C45D23">
        <w:rPr>
          <w:rFonts w:ascii="Arial" w:hAnsi="Arial" w:cs="Arial"/>
          <w:sz w:val="20"/>
          <w:szCs w:val="20"/>
        </w:rPr>
        <w:br/>
        <w:t>6.2</w:t>
      </w:r>
      <w:r w:rsidR="00C20835">
        <w:rPr>
          <w:rFonts w:ascii="Arial" w:hAnsi="Arial" w:cs="Arial"/>
          <w:sz w:val="20"/>
          <w:szCs w:val="20"/>
        </w:rPr>
        <w:tab/>
      </w:r>
      <w:r w:rsidRPr="00C45D23">
        <w:rPr>
          <w:rFonts w:ascii="Arial" w:hAnsi="Arial" w:cs="Arial"/>
          <w:sz w:val="20"/>
          <w:szCs w:val="20"/>
        </w:rPr>
        <w:t>Métodos y productos utilizados</w:t>
      </w:r>
      <w:r w:rsidRPr="00C45D23">
        <w:rPr>
          <w:rFonts w:ascii="Arial" w:hAnsi="Arial" w:cs="Arial"/>
          <w:sz w:val="20"/>
          <w:szCs w:val="20"/>
        </w:rPr>
        <w:br/>
        <w:t>6.3</w:t>
      </w:r>
      <w:r w:rsidR="00EF6381">
        <w:rPr>
          <w:rFonts w:ascii="Arial" w:hAnsi="Arial" w:cs="Arial"/>
          <w:sz w:val="20"/>
          <w:szCs w:val="20"/>
        </w:rPr>
        <w:tab/>
      </w:r>
      <w:r w:rsidRPr="00C45D23">
        <w:rPr>
          <w:rFonts w:ascii="Arial" w:hAnsi="Arial" w:cs="Arial"/>
          <w:sz w:val="20"/>
          <w:szCs w:val="20"/>
        </w:rPr>
        <w:t>Procedimientos y frecuencias de limpieza</w:t>
      </w:r>
      <w:r w:rsidRPr="00C45D23">
        <w:rPr>
          <w:rFonts w:ascii="Arial" w:hAnsi="Arial" w:cs="Arial"/>
          <w:sz w:val="20"/>
          <w:szCs w:val="20"/>
        </w:rPr>
        <w:br/>
        <w:t>6.4</w:t>
      </w:r>
      <w:r w:rsidR="00EF6381">
        <w:rPr>
          <w:rFonts w:ascii="Arial" w:hAnsi="Arial" w:cs="Arial"/>
          <w:sz w:val="20"/>
          <w:szCs w:val="20"/>
        </w:rPr>
        <w:tab/>
      </w:r>
      <w:r w:rsidRPr="00C45D23">
        <w:rPr>
          <w:rFonts w:ascii="Arial" w:hAnsi="Arial" w:cs="Arial"/>
          <w:sz w:val="20"/>
          <w:szCs w:val="20"/>
        </w:rPr>
        <w:t>Programas de limpieza y desinfección según BPM</w:t>
      </w:r>
    </w:p>
    <w:p w14:paraId="0E57145B" w14:textId="77777777" w:rsidR="00EF6381" w:rsidRDefault="00EF6381" w:rsidP="00507D63">
      <w:pPr>
        <w:pStyle w:val="NormalWeb"/>
        <w:spacing w:before="0" w:beforeAutospacing="0" w:after="0" w:afterAutospacing="0" w:line="276" w:lineRule="auto"/>
        <w:rPr>
          <w:rStyle w:val="Textoennegrita"/>
          <w:rFonts w:ascii="Arial" w:hAnsi="Arial" w:cs="Arial"/>
          <w:sz w:val="20"/>
          <w:szCs w:val="20"/>
        </w:rPr>
      </w:pPr>
    </w:p>
    <w:p w14:paraId="4BD7EF9D" w14:textId="5CE31BA7" w:rsidR="0010194D" w:rsidRDefault="0010194D" w:rsidP="00507D63">
      <w:pPr>
        <w:pStyle w:val="NormalWeb"/>
        <w:spacing w:before="0" w:beforeAutospacing="0" w:after="0" w:afterAutospacing="0" w:line="276" w:lineRule="auto"/>
        <w:rPr>
          <w:rFonts w:ascii="Arial" w:hAnsi="Arial" w:cs="Arial"/>
          <w:sz w:val="20"/>
          <w:szCs w:val="20"/>
        </w:rPr>
      </w:pPr>
      <w:r w:rsidRPr="00C45D23">
        <w:rPr>
          <w:rStyle w:val="Textoennegrita"/>
          <w:rFonts w:ascii="Arial" w:hAnsi="Arial" w:cs="Arial"/>
          <w:sz w:val="20"/>
          <w:szCs w:val="20"/>
        </w:rPr>
        <w:t>7.</w:t>
      </w:r>
      <w:r w:rsidR="00EF6381">
        <w:rPr>
          <w:rStyle w:val="Textoennegrita"/>
          <w:rFonts w:ascii="Arial" w:hAnsi="Arial" w:cs="Arial"/>
          <w:sz w:val="20"/>
          <w:szCs w:val="20"/>
        </w:rPr>
        <w:tab/>
      </w:r>
      <w:r w:rsidRPr="00C45D23">
        <w:rPr>
          <w:rStyle w:val="Textoennegrita"/>
          <w:rFonts w:ascii="Arial" w:hAnsi="Arial" w:cs="Arial"/>
          <w:sz w:val="20"/>
          <w:szCs w:val="20"/>
        </w:rPr>
        <w:t>Buenas Prácticas de Manufactura (BPM) en la industria cárnica</w:t>
      </w:r>
      <w:r w:rsidRPr="00C45D23">
        <w:rPr>
          <w:rFonts w:ascii="Arial" w:hAnsi="Arial" w:cs="Arial"/>
          <w:sz w:val="20"/>
          <w:szCs w:val="20"/>
        </w:rPr>
        <w:br/>
        <w:t>7.1</w:t>
      </w:r>
      <w:r w:rsidR="00EF6381">
        <w:rPr>
          <w:rFonts w:ascii="Arial" w:hAnsi="Arial" w:cs="Arial"/>
          <w:sz w:val="20"/>
          <w:szCs w:val="20"/>
        </w:rPr>
        <w:tab/>
      </w:r>
      <w:r w:rsidRPr="00C45D23">
        <w:rPr>
          <w:rFonts w:ascii="Arial" w:hAnsi="Arial" w:cs="Arial"/>
          <w:sz w:val="20"/>
          <w:szCs w:val="20"/>
        </w:rPr>
        <w:t>Concepto e importancia de las BPM</w:t>
      </w:r>
      <w:r w:rsidRPr="00C45D23">
        <w:rPr>
          <w:rFonts w:ascii="Arial" w:hAnsi="Arial" w:cs="Arial"/>
          <w:sz w:val="20"/>
          <w:szCs w:val="20"/>
        </w:rPr>
        <w:br/>
        <w:t>7.2</w:t>
      </w:r>
      <w:r w:rsidR="00EF6381">
        <w:rPr>
          <w:rFonts w:ascii="Arial" w:hAnsi="Arial" w:cs="Arial"/>
          <w:sz w:val="20"/>
          <w:szCs w:val="20"/>
        </w:rPr>
        <w:tab/>
      </w:r>
      <w:r w:rsidRPr="00C45D23">
        <w:rPr>
          <w:rFonts w:ascii="Arial" w:hAnsi="Arial" w:cs="Arial"/>
          <w:sz w:val="20"/>
          <w:szCs w:val="20"/>
        </w:rPr>
        <w:t>Principios y fundamentos de las BPM</w:t>
      </w:r>
      <w:r w:rsidRPr="00C45D23">
        <w:rPr>
          <w:rFonts w:ascii="Arial" w:hAnsi="Arial" w:cs="Arial"/>
          <w:sz w:val="20"/>
          <w:szCs w:val="20"/>
        </w:rPr>
        <w:br/>
        <w:t>7.3</w:t>
      </w:r>
      <w:r w:rsidR="00EF6381">
        <w:rPr>
          <w:rFonts w:ascii="Arial" w:hAnsi="Arial" w:cs="Arial"/>
          <w:sz w:val="20"/>
          <w:szCs w:val="20"/>
        </w:rPr>
        <w:tab/>
      </w:r>
      <w:r w:rsidRPr="00C45D23">
        <w:rPr>
          <w:rFonts w:ascii="Arial" w:hAnsi="Arial" w:cs="Arial"/>
          <w:sz w:val="20"/>
          <w:szCs w:val="20"/>
        </w:rPr>
        <w:t>Relación de las BPM con la normativa sanitaria vigente</w:t>
      </w:r>
      <w:r w:rsidRPr="00C45D23">
        <w:rPr>
          <w:rFonts w:ascii="Arial" w:hAnsi="Arial" w:cs="Arial"/>
          <w:sz w:val="20"/>
          <w:szCs w:val="20"/>
        </w:rPr>
        <w:br/>
        <w:t>7.4</w:t>
      </w:r>
      <w:r w:rsidR="00EF6381">
        <w:rPr>
          <w:rFonts w:ascii="Arial" w:hAnsi="Arial" w:cs="Arial"/>
          <w:sz w:val="20"/>
          <w:szCs w:val="20"/>
        </w:rPr>
        <w:tab/>
      </w:r>
      <w:r w:rsidRPr="00C45D23">
        <w:rPr>
          <w:rFonts w:ascii="Arial" w:hAnsi="Arial" w:cs="Arial"/>
          <w:sz w:val="20"/>
          <w:szCs w:val="20"/>
        </w:rPr>
        <w:t>Aplicación de BPM en procesos de transformación cárnica</w:t>
      </w:r>
      <w:r w:rsidRPr="00C45D23">
        <w:rPr>
          <w:rFonts w:ascii="Arial" w:hAnsi="Arial" w:cs="Arial"/>
          <w:sz w:val="20"/>
          <w:szCs w:val="20"/>
        </w:rPr>
        <w:br/>
        <w:t>7.5</w:t>
      </w:r>
      <w:r w:rsidR="00EF6381">
        <w:rPr>
          <w:rFonts w:ascii="Arial" w:hAnsi="Arial" w:cs="Arial"/>
          <w:sz w:val="20"/>
          <w:szCs w:val="20"/>
        </w:rPr>
        <w:tab/>
      </w:r>
      <w:r w:rsidRPr="00C45D23">
        <w:rPr>
          <w:rFonts w:ascii="Arial" w:hAnsi="Arial" w:cs="Arial"/>
          <w:sz w:val="20"/>
          <w:szCs w:val="20"/>
        </w:rPr>
        <w:t>Control de calidad e inocuidad en derivados cárnicos</w:t>
      </w:r>
      <w:r w:rsidRPr="00C45D23">
        <w:rPr>
          <w:rFonts w:ascii="Arial" w:hAnsi="Arial" w:cs="Arial"/>
          <w:sz w:val="20"/>
          <w:szCs w:val="20"/>
        </w:rPr>
        <w:br/>
        <w:t>7.6</w:t>
      </w:r>
      <w:r w:rsidR="00EF6381">
        <w:rPr>
          <w:rFonts w:ascii="Arial" w:hAnsi="Arial" w:cs="Arial"/>
          <w:sz w:val="20"/>
          <w:szCs w:val="20"/>
        </w:rPr>
        <w:tab/>
      </w:r>
      <w:r w:rsidRPr="00C45D23">
        <w:rPr>
          <w:rFonts w:ascii="Arial" w:hAnsi="Arial" w:cs="Arial"/>
          <w:sz w:val="20"/>
          <w:szCs w:val="20"/>
        </w:rPr>
        <w:t>Mejora continua en procesos productivos</w:t>
      </w:r>
    </w:p>
    <w:p w14:paraId="12449D2C" w14:textId="77777777" w:rsidR="00E55DA7" w:rsidRPr="00C45D23" w:rsidRDefault="00E55DA7" w:rsidP="00507D63">
      <w:pPr>
        <w:pStyle w:val="NormalWeb"/>
        <w:spacing w:before="0" w:beforeAutospacing="0" w:after="0" w:afterAutospacing="0" w:line="276" w:lineRule="auto"/>
        <w:rPr>
          <w:rFonts w:ascii="Arial" w:hAnsi="Arial" w:cs="Arial"/>
          <w:sz w:val="20"/>
          <w:szCs w:val="20"/>
        </w:rPr>
      </w:pPr>
    </w:p>
    <w:p w14:paraId="36103260" w14:textId="19DD6D7C" w:rsidR="0010194D" w:rsidRDefault="0010194D" w:rsidP="00507D63">
      <w:pPr>
        <w:pStyle w:val="NormalWeb"/>
        <w:spacing w:before="0" w:beforeAutospacing="0" w:after="0" w:afterAutospacing="0" w:line="276" w:lineRule="auto"/>
        <w:rPr>
          <w:rFonts w:ascii="Arial" w:hAnsi="Arial" w:cs="Arial"/>
          <w:sz w:val="20"/>
          <w:szCs w:val="20"/>
        </w:rPr>
      </w:pPr>
      <w:r w:rsidRPr="00C45D23">
        <w:rPr>
          <w:rStyle w:val="Textoennegrita"/>
          <w:rFonts w:ascii="Arial" w:hAnsi="Arial" w:cs="Arial"/>
          <w:sz w:val="20"/>
          <w:szCs w:val="20"/>
        </w:rPr>
        <w:t>8.</w:t>
      </w:r>
      <w:r w:rsidR="00E55DA7">
        <w:rPr>
          <w:rStyle w:val="Textoennegrita"/>
          <w:rFonts w:ascii="Arial" w:hAnsi="Arial" w:cs="Arial"/>
          <w:sz w:val="20"/>
          <w:szCs w:val="20"/>
        </w:rPr>
        <w:tab/>
      </w:r>
      <w:r w:rsidRPr="00C45D23">
        <w:rPr>
          <w:rStyle w:val="Textoennegrita"/>
          <w:rFonts w:ascii="Arial" w:hAnsi="Arial" w:cs="Arial"/>
          <w:sz w:val="20"/>
          <w:szCs w:val="20"/>
        </w:rPr>
        <w:t>Requisitos y responsabilidad del manipulador de alimentos</w:t>
      </w:r>
      <w:r w:rsidRPr="00C45D23">
        <w:rPr>
          <w:rFonts w:ascii="Arial" w:hAnsi="Arial" w:cs="Arial"/>
          <w:sz w:val="20"/>
          <w:szCs w:val="20"/>
        </w:rPr>
        <w:br/>
        <w:t>8.1</w:t>
      </w:r>
      <w:r w:rsidR="00E55DA7">
        <w:rPr>
          <w:rFonts w:ascii="Arial" w:hAnsi="Arial" w:cs="Arial"/>
          <w:sz w:val="20"/>
          <w:szCs w:val="20"/>
        </w:rPr>
        <w:tab/>
      </w:r>
      <w:r w:rsidRPr="00C45D23">
        <w:rPr>
          <w:rFonts w:ascii="Arial" w:hAnsi="Arial" w:cs="Arial"/>
          <w:sz w:val="20"/>
          <w:szCs w:val="20"/>
        </w:rPr>
        <w:t>Rol del manipulador en la cadena de inocuidad</w:t>
      </w:r>
      <w:r w:rsidRPr="00C45D23">
        <w:rPr>
          <w:rFonts w:ascii="Arial" w:hAnsi="Arial" w:cs="Arial"/>
          <w:sz w:val="20"/>
          <w:szCs w:val="20"/>
        </w:rPr>
        <w:br/>
        <w:t>8.2</w:t>
      </w:r>
      <w:r w:rsidR="00E55DA7">
        <w:rPr>
          <w:rFonts w:ascii="Arial" w:hAnsi="Arial" w:cs="Arial"/>
          <w:sz w:val="20"/>
          <w:szCs w:val="20"/>
        </w:rPr>
        <w:tab/>
      </w:r>
      <w:r w:rsidRPr="00C45D23">
        <w:rPr>
          <w:rFonts w:ascii="Arial" w:hAnsi="Arial" w:cs="Arial"/>
          <w:sz w:val="20"/>
          <w:szCs w:val="20"/>
        </w:rPr>
        <w:t>Responsabilidad legal según la normativa vigente</w:t>
      </w:r>
      <w:r w:rsidRPr="00C45D23">
        <w:rPr>
          <w:rFonts w:ascii="Arial" w:hAnsi="Arial" w:cs="Arial"/>
          <w:sz w:val="20"/>
          <w:szCs w:val="20"/>
        </w:rPr>
        <w:br/>
        <w:t>8.3</w:t>
      </w:r>
      <w:r w:rsidR="00E55DA7">
        <w:rPr>
          <w:rFonts w:ascii="Arial" w:hAnsi="Arial" w:cs="Arial"/>
          <w:sz w:val="20"/>
          <w:szCs w:val="20"/>
        </w:rPr>
        <w:tab/>
      </w:r>
      <w:r w:rsidRPr="00C45D23">
        <w:rPr>
          <w:rFonts w:ascii="Arial" w:hAnsi="Arial" w:cs="Arial"/>
          <w:sz w:val="20"/>
          <w:szCs w:val="20"/>
        </w:rPr>
        <w:t>Ética y compromiso en la manipulación de alimentos</w:t>
      </w:r>
      <w:r w:rsidRPr="00C45D23">
        <w:rPr>
          <w:rFonts w:ascii="Arial" w:hAnsi="Arial" w:cs="Arial"/>
          <w:sz w:val="20"/>
          <w:szCs w:val="20"/>
        </w:rPr>
        <w:br/>
        <w:t>8.4</w:t>
      </w:r>
      <w:r w:rsidR="00E55DA7">
        <w:rPr>
          <w:rFonts w:ascii="Arial" w:hAnsi="Arial" w:cs="Arial"/>
          <w:sz w:val="20"/>
          <w:szCs w:val="20"/>
        </w:rPr>
        <w:tab/>
      </w:r>
      <w:r w:rsidRPr="00C45D23">
        <w:rPr>
          <w:rFonts w:ascii="Arial" w:hAnsi="Arial" w:cs="Arial"/>
          <w:sz w:val="20"/>
          <w:szCs w:val="20"/>
        </w:rPr>
        <w:t>Condiciones de salud del manipulador</w:t>
      </w:r>
      <w:r w:rsidRPr="00C45D23">
        <w:rPr>
          <w:rFonts w:ascii="Arial" w:hAnsi="Arial" w:cs="Arial"/>
          <w:sz w:val="20"/>
          <w:szCs w:val="20"/>
        </w:rPr>
        <w:br/>
        <w:t>8.5</w:t>
      </w:r>
      <w:r w:rsidR="00E55DA7">
        <w:rPr>
          <w:rFonts w:ascii="Arial" w:hAnsi="Arial" w:cs="Arial"/>
          <w:sz w:val="20"/>
          <w:szCs w:val="20"/>
        </w:rPr>
        <w:tab/>
      </w:r>
      <w:r w:rsidRPr="00C45D23">
        <w:rPr>
          <w:rFonts w:ascii="Arial" w:hAnsi="Arial" w:cs="Arial"/>
          <w:sz w:val="20"/>
          <w:szCs w:val="20"/>
        </w:rPr>
        <w:t>Enfermedades transmisibles y su impacto en los alimentos</w:t>
      </w:r>
      <w:r w:rsidRPr="00C45D23">
        <w:rPr>
          <w:rFonts w:ascii="Arial" w:hAnsi="Arial" w:cs="Arial"/>
          <w:sz w:val="20"/>
          <w:szCs w:val="20"/>
        </w:rPr>
        <w:br/>
        <w:t>8.6</w:t>
      </w:r>
      <w:r w:rsidR="00E55DA7">
        <w:rPr>
          <w:rFonts w:ascii="Arial" w:hAnsi="Arial" w:cs="Arial"/>
          <w:sz w:val="20"/>
          <w:szCs w:val="20"/>
        </w:rPr>
        <w:tab/>
      </w:r>
      <w:r w:rsidRPr="00C45D23">
        <w:rPr>
          <w:rFonts w:ascii="Arial" w:hAnsi="Arial" w:cs="Arial"/>
          <w:sz w:val="20"/>
          <w:szCs w:val="20"/>
        </w:rPr>
        <w:t>Identificación de síntomas de riesgo</w:t>
      </w:r>
    </w:p>
    <w:p w14:paraId="3952F762" w14:textId="77777777" w:rsidR="00E55DA7" w:rsidRPr="00C45D23" w:rsidRDefault="00E55DA7" w:rsidP="00507D63">
      <w:pPr>
        <w:pStyle w:val="NormalWeb"/>
        <w:spacing w:before="0" w:beforeAutospacing="0" w:after="0" w:afterAutospacing="0" w:line="276" w:lineRule="auto"/>
        <w:rPr>
          <w:rFonts w:ascii="Arial" w:hAnsi="Arial" w:cs="Arial"/>
          <w:sz w:val="20"/>
          <w:szCs w:val="20"/>
        </w:rPr>
      </w:pPr>
    </w:p>
    <w:p w14:paraId="26696CA3" w14:textId="09DCBEBE" w:rsidR="0010194D" w:rsidRDefault="0010194D" w:rsidP="00507D63">
      <w:pPr>
        <w:pStyle w:val="NormalWeb"/>
        <w:spacing w:before="0" w:beforeAutospacing="0" w:after="0" w:afterAutospacing="0" w:line="276" w:lineRule="auto"/>
        <w:rPr>
          <w:rFonts w:ascii="Arial" w:hAnsi="Arial" w:cs="Arial"/>
          <w:sz w:val="20"/>
          <w:szCs w:val="20"/>
        </w:rPr>
      </w:pPr>
      <w:r w:rsidRPr="00C45D23">
        <w:rPr>
          <w:rStyle w:val="Textoennegrita"/>
          <w:rFonts w:ascii="Arial" w:hAnsi="Arial" w:cs="Arial"/>
          <w:sz w:val="20"/>
          <w:szCs w:val="20"/>
        </w:rPr>
        <w:lastRenderedPageBreak/>
        <w:t>9.</w:t>
      </w:r>
      <w:r w:rsidR="00CB253B">
        <w:rPr>
          <w:rStyle w:val="Textoennegrita"/>
          <w:rFonts w:ascii="Arial" w:hAnsi="Arial" w:cs="Arial"/>
          <w:sz w:val="20"/>
          <w:szCs w:val="20"/>
        </w:rPr>
        <w:tab/>
      </w:r>
      <w:r w:rsidRPr="00C45D23">
        <w:rPr>
          <w:rStyle w:val="Textoennegrita"/>
          <w:rFonts w:ascii="Arial" w:hAnsi="Arial" w:cs="Arial"/>
          <w:sz w:val="20"/>
          <w:szCs w:val="20"/>
        </w:rPr>
        <w:t>Control sanitario complementario</w:t>
      </w:r>
      <w:r w:rsidRPr="00C45D23">
        <w:rPr>
          <w:rFonts w:ascii="Arial" w:hAnsi="Arial" w:cs="Arial"/>
          <w:sz w:val="20"/>
          <w:szCs w:val="20"/>
        </w:rPr>
        <w:br/>
        <w:t>9.1</w:t>
      </w:r>
      <w:r w:rsidR="00CB253B">
        <w:rPr>
          <w:rFonts w:ascii="Arial" w:hAnsi="Arial" w:cs="Arial"/>
          <w:sz w:val="20"/>
          <w:szCs w:val="20"/>
        </w:rPr>
        <w:tab/>
      </w:r>
      <w:r w:rsidRPr="00C45D23">
        <w:rPr>
          <w:rFonts w:ascii="Arial" w:hAnsi="Arial" w:cs="Arial"/>
          <w:sz w:val="20"/>
          <w:szCs w:val="20"/>
        </w:rPr>
        <w:t>Control de plagas en la industria cárnica</w:t>
      </w:r>
      <w:r w:rsidRPr="00C45D23">
        <w:rPr>
          <w:rFonts w:ascii="Arial" w:hAnsi="Arial" w:cs="Arial"/>
          <w:sz w:val="20"/>
          <w:szCs w:val="20"/>
        </w:rPr>
        <w:br/>
        <w:t>9.2</w:t>
      </w:r>
      <w:r w:rsidR="00CB253B">
        <w:rPr>
          <w:rFonts w:ascii="Arial" w:hAnsi="Arial" w:cs="Arial"/>
          <w:sz w:val="20"/>
          <w:szCs w:val="20"/>
        </w:rPr>
        <w:tab/>
      </w:r>
      <w:r w:rsidRPr="00C45D23">
        <w:rPr>
          <w:rFonts w:ascii="Arial" w:hAnsi="Arial" w:cs="Arial"/>
          <w:sz w:val="20"/>
          <w:szCs w:val="20"/>
        </w:rPr>
        <w:t>Tipos de plagas y riesgos asociados</w:t>
      </w:r>
      <w:r w:rsidRPr="00C45D23">
        <w:rPr>
          <w:rFonts w:ascii="Arial" w:hAnsi="Arial" w:cs="Arial"/>
          <w:sz w:val="20"/>
          <w:szCs w:val="20"/>
        </w:rPr>
        <w:br/>
        <w:t>9.3</w:t>
      </w:r>
      <w:r w:rsidR="00CB253B">
        <w:rPr>
          <w:rFonts w:ascii="Arial" w:hAnsi="Arial" w:cs="Arial"/>
          <w:sz w:val="20"/>
          <w:szCs w:val="20"/>
        </w:rPr>
        <w:tab/>
      </w:r>
      <w:r w:rsidRPr="00C45D23">
        <w:rPr>
          <w:rFonts w:ascii="Arial" w:hAnsi="Arial" w:cs="Arial"/>
          <w:sz w:val="20"/>
          <w:szCs w:val="20"/>
        </w:rPr>
        <w:t>Manejo adecuado de residuos sólidos y líquidos</w:t>
      </w:r>
      <w:r w:rsidRPr="00C45D23">
        <w:rPr>
          <w:rFonts w:ascii="Arial" w:hAnsi="Arial" w:cs="Arial"/>
          <w:sz w:val="20"/>
          <w:szCs w:val="20"/>
        </w:rPr>
        <w:br/>
        <w:t>9.4</w:t>
      </w:r>
      <w:r w:rsidR="00CB253B">
        <w:rPr>
          <w:rFonts w:ascii="Arial" w:hAnsi="Arial" w:cs="Arial"/>
          <w:sz w:val="20"/>
          <w:szCs w:val="20"/>
        </w:rPr>
        <w:tab/>
      </w:r>
      <w:r w:rsidRPr="00C45D23">
        <w:rPr>
          <w:rFonts w:ascii="Arial" w:hAnsi="Arial" w:cs="Arial"/>
          <w:sz w:val="20"/>
          <w:szCs w:val="20"/>
        </w:rPr>
        <w:t>Impacto del control sanitario en la inocuidad alimentaria</w:t>
      </w:r>
    </w:p>
    <w:p w14:paraId="1078D00D" w14:textId="77777777" w:rsidR="00CB253B" w:rsidRDefault="00CB253B" w:rsidP="00507D63">
      <w:pPr>
        <w:pStyle w:val="NormalWeb"/>
        <w:spacing w:before="0" w:beforeAutospacing="0" w:after="0" w:afterAutospacing="0" w:line="276" w:lineRule="auto"/>
        <w:rPr>
          <w:rFonts w:ascii="Arial" w:hAnsi="Arial" w:cs="Arial"/>
          <w:sz w:val="20"/>
          <w:szCs w:val="20"/>
        </w:rPr>
      </w:pPr>
    </w:p>
    <w:p w14:paraId="6E1F810E" w14:textId="119DEC60" w:rsidR="00CB253B" w:rsidRPr="00C45D23" w:rsidRDefault="00CB253B" w:rsidP="00507D63">
      <w:pPr>
        <w:pStyle w:val="NormalWeb"/>
        <w:spacing w:before="0" w:beforeAutospacing="0" w:after="0" w:afterAutospacing="0" w:line="276" w:lineRule="auto"/>
        <w:rPr>
          <w:rFonts w:ascii="Arial" w:hAnsi="Arial" w:cs="Arial"/>
          <w:sz w:val="20"/>
          <w:szCs w:val="20"/>
        </w:rPr>
      </w:pPr>
      <w:r>
        <w:rPr>
          <w:rFonts w:ascii="Arial" w:hAnsi="Arial" w:cs="Arial"/>
          <w:sz w:val="20"/>
          <w:szCs w:val="20"/>
        </w:rPr>
        <w:t>Referencias</w:t>
      </w:r>
    </w:p>
    <w:p w14:paraId="21AA383B" w14:textId="357961F0" w:rsidR="00C35620" w:rsidRPr="00893109" w:rsidRDefault="00C35620" w:rsidP="0010194D">
      <w:pPr>
        <w:rPr>
          <w:rFonts w:ascii="Arial" w:eastAsia="Arial" w:hAnsi="Arial" w:cs="Arial"/>
          <w:color w:val="000000" w:themeColor="text1"/>
          <w:sz w:val="20"/>
          <w:szCs w:val="20"/>
        </w:rPr>
      </w:pPr>
    </w:p>
    <w:p w14:paraId="25509FAD" w14:textId="77777777" w:rsidR="00C35620" w:rsidRPr="00893109" w:rsidRDefault="00C35620" w:rsidP="009E5246">
      <w:pPr>
        <w:rPr>
          <w:rFonts w:ascii="Arial" w:hAnsi="Arial" w:cs="Arial"/>
          <w:b/>
          <w:color w:val="000000" w:themeColor="text1"/>
          <w:sz w:val="20"/>
          <w:szCs w:val="20"/>
        </w:rPr>
      </w:pPr>
    </w:p>
    <w:p w14:paraId="6BA3C98A" w14:textId="77777777" w:rsidR="001A7F85" w:rsidRPr="00893109" w:rsidRDefault="001A7F85" w:rsidP="009E5246">
      <w:pPr>
        <w:rPr>
          <w:rFonts w:ascii="Arial" w:hAnsi="Arial" w:cs="Arial"/>
          <w:bCs/>
          <w:color w:val="000000" w:themeColor="text1"/>
          <w:sz w:val="20"/>
          <w:szCs w:val="20"/>
        </w:rPr>
      </w:pPr>
    </w:p>
    <w:p w14:paraId="6530810C" w14:textId="77777777" w:rsidR="00075BC4" w:rsidRPr="00893109" w:rsidRDefault="00075BC4" w:rsidP="00075BC4">
      <w:pPr>
        <w:rPr>
          <w:rFonts w:ascii="Arial" w:hAnsi="Arial" w:cs="Arial"/>
          <w:b/>
          <w:color w:val="000000" w:themeColor="text1"/>
          <w:sz w:val="20"/>
          <w:szCs w:val="20"/>
        </w:rPr>
      </w:pPr>
    </w:p>
    <w:p w14:paraId="105FA661" w14:textId="08774077" w:rsidR="0059034F" w:rsidRPr="00893109" w:rsidRDefault="00D55C84" w:rsidP="00CA7B68">
      <w:pPr>
        <w:pStyle w:val="Prrafodelista"/>
        <w:numPr>
          <w:ilvl w:val="0"/>
          <w:numId w:val="1"/>
        </w:numPr>
        <w:pBdr>
          <w:top w:val="nil"/>
          <w:left w:val="nil"/>
          <w:bottom w:val="nil"/>
          <w:right w:val="nil"/>
          <w:between w:val="nil"/>
        </w:pBdr>
        <w:jc w:val="both"/>
        <w:rPr>
          <w:rFonts w:ascii="Arial" w:hAnsi="Arial" w:cs="Arial"/>
          <w:b/>
          <w:color w:val="000000" w:themeColor="text1"/>
          <w:sz w:val="20"/>
          <w:szCs w:val="20"/>
        </w:rPr>
      </w:pPr>
      <w:r w:rsidRPr="00893109">
        <w:rPr>
          <w:rFonts w:ascii="Arial" w:hAnsi="Arial" w:cs="Arial"/>
          <w:b/>
          <w:color w:val="000000" w:themeColor="text1"/>
          <w:sz w:val="20"/>
          <w:szCs w:val="20"/>
        </w:rPr>
        <w:t>INTRODUCCIÓN</w:t>
      </w:r>
    </w:p>
    <w:p w14:paraId="407E97C0" w14:textId="77777777" w:rsidR="0059034F" w:rsidRPr="00893109" w:rsidRDefault="0059034F">
      <w:pPr>
        <w:pBdr>
          <w:top w:val="nil"/>
          <w:left w:val="nil"/>
          <w:bottom w:val="nil"/>
          <w:right w:val="nil"/>
          <w:between w:val="nil"/>
        </w:pBdr>
        <w:jc w:val="both"/>
        <w:rPr>
          <w:rFonts w:ascii="Arial" w:hAnsi="Arial" w:cs="Arial"/>
          <w:b/>
          <w:color w:val="000000" w:themeColor="text1"/>
          <w:sz w:val="20"/>
          <w:szCs w:val="20"/>
        </w:rPr>
      </w:pPr>
    </w:p>
    <w:p w14:paraId="0E74B76B" w14:textId="77777777" w:rsidR="009124C5" w:rsidRPr="00893109" w:rsidRDefault="009124C5" w:rsidP="009124C5">
      <w:pPr>
        <w:pBdr>
          <w:top w:val="nil"/>
          <w:left w:val="nil"/>
          <w:bottom w:val="nil"/>
          <w:right w:val="nil"/>
          <w:between w:val="nil"/>
        </w:pBdr>
        <w:jc w:val="both"/>
        <w:rPr>
          <w:rFonts w:ascii="Arial" w:hAnsi="Arial" w:cs="Arial"/>
          <w:color w:val="000000" w:themeColor="text1"/>
          <w:sz w:val="20"/>
          <w:szCs w:val="20"/>
        </w:rPr>
      </w:pPr>
      <w:bookmarkStart w:id="0" w:name="OLE_LINK1"/>
    </w:p>
    <w:bookmarkEnd w:id="0"/>
    <w:p w14:paraId="0448560A" w14:textId="77777777" w:rsidR="006772B7" w:rsidRDefault="006772B7" w:rsidP="00507D63">
      <w:pPr>
        <w:pBdr>
          <w:top w:val="nil"/>
          <w:left w:val="nil"/>
          <w:bottom w:val="nil"/>
          <w:right w:val="nil"/>
          <w:between w:val="nil"/>
        </w:pBdr>
        <w:spacing w:line="276" w:lineRule="auto"/>
        <w:jc w:val="both"/>
        <w:rPr>
          <w:rFonts w:ascii="Arial" w:hAnsi="Arial" w:cs="Arial"/>
          <w:color w:val="000000" w:themeColor="text1"/>
          <w:sz w:val="20"/>
          <w:szCs w:val="20"/>
        </w:rPr>
      </w:pPr>
      <w:r w:rsidRPr="006772B7">
        <w:rPr>
          <w:rFonts w:ascii="Arial" w:hAnsi="Arial" w:cs="Arial"/>
          <w:color w:val="000000" w:themeColor="text1"/>
          <w:sz w:val="20"/>
          <w:szCs w:val="20"/>
        </w:rPr>
        <w:t>El presente curso desarrolla los fundamentos técnicos de las Buenas Prácticas de Manufactura (BPM) aplicadas a la industria cárnica, con énfasis en la inocuidad alimentaria como eje central del control sanitario y la protección de la salud pública. Se abordan los principios normativos que regulan la producción, procesamiento y comercialización de productos cárnicos, alineados con la legislación sanitaria vigente.</w:t>
      </w:r>
    </w:p>
    <w:p w14:paraId="04C925ED" w14:textId="77777777" w:rsidR="006772B7" w:rsidRPr="006772B7" w:rsidRDefault="006772B7" w:rsidP="00507D63">
      <w:pPr>
        <w:pBdr>
          <w:top w:val="nil"/>
          <w:left w:val="nil"/>
          <w:bottom w:val="nil"/>
          <w:right w:val="nil"/>
          <w:between w:val="nil"/>
        </w:pBdr>
        <w:spacing w:line="276" w:lineRule="auto"/>
        <w:jc w:val="both"/>
        <w:rPr>
          <w:rFonts w:ascii="Arial" w:hAnsi="Arial" w:cs="Arial"/>
          <w:color w:val="000000" w:themeColor="text1"/>
          <w:sz w:val="20"/>
          <w:szCs w:val="20"/>
        </w:rPr>
      </w:pPr>
    </w:p>
    <w:p w14:paraId="66196531" w14:textId="77777777" w:rsidR="006772B7" w:rsidRPr="006772B7" w:rsidRDefault="006772B7" w:rsidP="00507D63">
      <w:pPr>
        <w:pBdr>
          <w:top w:val="nil"/>
          <w:left w:val="nil"/>
          <w:bottom w:val="nil"/>
          <w:right w:val="nil"/>
          <w:between w:val="nil"/>
        </w:pBdr>
        <w:spacing w:line="276" w:lineRule="auto"/>
        <w:jc w:val="both"/>
        <w:rPr>
          <w:rFonts w:ascii="Arial" w:hAnsi="Arial" w:cs="Arial"/>
          <w:color w:val="000000" w:themeColor="text1"/>
          <w:sz w:val="20"/>
          <w:szCs w:val="20"/>
        </w:rPr>
      </w:pPr>
      <w:r w:rsidRPr="006772B7">
        <w:rPr>
          <w:rFonts w:ascii="Arial" w:hAnsi="Arial" w:cs="Arial"/>
          <w:color w:val="000000" w:themeColor="text1"/>
          <w:sz w:val="20"/>
          <w:szCs w:val="20"/>
        </w:rPr>
        <w:t>Durante el desarrollo del componente, se analizan aspectos críticos del proceso productivo, tales como la manipulación higiénica de los alimentos, la responsabilidad del talento humano, las condiciones higiénico-sanitarias de las instalaciones, el control integrado de plagas y el manejo adecuado de residuos. Estos elementos se articulan como factores determinantes para la prevención de la contaminación y el aseguramiento de la calidad.</w:t>
      </w:r>
    </w:p>
    <w:p w14:paraId="5C1B1F87" w14:textId="77777777" w:rsidR="00F62B02" w:rsidRDefault="00F62B02" w:rsidP="00507D63">
      <w:pPr>
        <w:pBdr>
          <w:top w:val="nil"/>
          <w:left w:val="nil"/>
          <w:bottom w:val="nil"/>
          <w:right w:val="nil"/>
          <w:between w:val="nil"/>
        </w:pBdr>
        <w:spacing w:line="276" w:lineRule="auto"/>
        <w:jc w:val="both"/>
        <w:rPr>
          <w:rFonts w:ascii="Arial" w:hAnsi="Arial" w:cs="Arial"/>
          <w:color w:val="000000" w:themeColor="text1"/>
          <w:sz w:val="20"/>
          <w:szCs w:val="20"/>
        </w:rPr>
      </w:pPr>
    </w:p>
    <w:p w14:paraId="774C0567" w14:textId="2C3082EA" w:rsidR="006772B7" w:rsidRPr="006772B7" w:rsidRDefault="006772B7" w:rsidP="00507D63">
      <w:pPr>
        <w:pBdr>
          <w:top w:val="nil"/>
          <w:left w:val="nil"/>
          <w:bottom w:val="nil"/>
          <w:right w:val="nil"/>
          <w:between w:val="nil"/>
        </w:pBdr>
        <w:spacing w:line="276" w:lineRule="auto"/>
        <w:jc w:val="both"/>
        <w:rPr>
          <w:rFonts w:ascii="Arial" w:hAnsi="Arial" w:cs="Arial"/>
          <w:color w:val="000000" w:themeColor="text1"/>
          <w:sz w:val="20"/>
          <w:szCs w:val="20"/>
        </w:rPr>
      </w:pPr>
      <w:r w:rsidRPr="006772B7">
        <w:rPr>
          <w:rFonts w:ascii="Arial" w:hAnsi="Arial" w:cs="Arial"/>
          <w:color w:val="000000" w:themeColor="text1"/>
          <w:sz w:val="20"/>
          <w:szCs w:val="20"/>
        </w:rPr>
        <w:t>Asimismo, se incorporan sistemas de gestión de inocuidad, como el HACCP, orientados a la identificación, evaluación y control de peligros en puntos críticos del proceso. El curso tiene como propósito fortalecer las competencias del aprendiz en la aplicación de prácticas seguras, el cumplimiento de la normatividad sanitaria y la implementación de procesos productivos eficientes, sostenibles y enfocados en la protección del consumidor.</w:t>
      </w:r>
    </w:p>
    <w:p w14:paraId="10DBDA74" w14:textId="77777777" w:rsidR="009124C5" w:rsidRPr="00893109" w:rsidRDefault="009124C5" w:rsidP="00B478F1">
      <w:pPr>
        <w:pBdr>
          <w:top w:val="nil"/>
          <w:left w:val="nil"/>
          <w:bottom w:val="nil"/>
          <w:right w:val="nil"/>
          <w:between w:val="nil"/>
        </w:pBdr>
        <w:jc w:val="both"/>
        <w:rPr>
          <w:rFonts w:ascii="Arial" w:hAnsi="Arial" w:cs="Arial"/>
          <w:color w:val="0D0D0D" w:themeColor="text1" w:themeTint="F2"/>
          <w:sz w:val="20"/>
          <w:szCs w:val="20"/>
        </w:rPr>
      </w:pPr>
    </w:p>
    <w:p w14:paraId="1FD9C22F" w14:textId="77777777" w:rsidR="00AC71BC" w:rsidRPr="00893109" w:rsidRDefault="00AC71BC" w:rsidP="00E47CBA">
      <w:pPr>
        <w:pBdr>
          <w:top w:val="nil"/>
          <w:left w:val="nil"/>
          <w:bottom w:val="nil"/>
          <w:right w:val="nil"/>
          <w:between w:val="nil"/>
        </w:pBdr>
        <w:jc w:val="both"/>
        <w:rPr>
          <w:rFonts w:ascii="Arial" w:hAnsi="Arial" w:cs="Arial"/>
          <w:color w:val="0D0D0D" w:themeColor="text1" w:themeTint="F2"/>
          <w:sz w:val="20"/>
          <w:szCs w:val="20"/>
        </w:rPr>
      </w:pPr>
    </w:p>
    <w:p w14:paraId="31D9361C" w14:textId="6011C9A1" w:rsidR="0046043B" w:rsidRPr="00893109" w:rsidRDefault="0046043B" w:rsidP="0046043B">
      <w:pPr>
        <w:pBdr>
          <w:top w:val="nil"/>
          <w:left w:val="nil"/>
          <w:bottom w:val="nil"/>
          <w:right w:val="nil"/>
          <w:between w:val="nil"/>
        </w:pBdr>
        <w:jc w:val="both"/>
        <w:rPr>
          <w:rFonts w:ascii="Arial" w:hAnsi="Arial" w:cs="Arial"/>
          <w:color w:val="0D0D0D" w:themeColor="text1" w:themeTint="F2"/>
          <w:sz w:val="20"/>
          <w:szCs w:val="20"/>
          <w:lang w:val="es-MX"/>
        </w:rPr>
      </w:pPr>
    </w:p>
    <w:p w14:paraId="52A1A000" w14:textId="3BA8DDA3" w:rsidR="00C00271" w:rsidRPr="00893109" w:rsidRDefault="00D55C84" w:rsidP="00CA7B68">
      <w:pPr>
        <w:numPr>
          <w:ilvl w:val="0"/>
          <w:numId w:val="1"/>
        </w:numPr>
        <w:pBdr>
          <w:top w:val="nil"/>
          <w:left w:val="nil"/>
          <w:bottom w:val="nil"/>
          <w:right w:val="nil"/>
          <w:between w:val="nil"/>
        </w:pBdr>
        <w:ind w:left="284" w:hanging="284"/>
        <w:jc w:val="both"/>
        <w:rPr>
          <w:rFonts w:ascii="Arial" w:hAnsi="Arial" w:cs="Arial"/>
          <w:b/>
          <w:color w:val="0D0D0D" w:themeColor="text1" w:themeTint="F2"/>
          <w:sz w:val="20"/>
          <w:szCs w:val="20"/>
        </w:rPr>
      </w:pPr>
      <w:r w:rsidRPr="00893109">
        <w:rPr>
          <w:rFonts w:ascii="Arial" w:hAnsi="Arial" w:cs="Arial"/>
          <w:b/>
          <w:color w:val="0D0D0D" w:themeColor="text1" w:themeTint="F2"/>
          <w:sz w:val="20"/>
          <w:szCs w:val="20"/>
        </w:rPr>
        <w:t xml:space="preserve">DESARROLLO DE CONTENIDOS </w:t>
      </w:r>
    </w:p>
    <w:p w14:paraId="7426D032" w14:textId="01262937" w:rsidR="008665D2" w:rsidRPr="00893109" w:rsidRDefault="008665D2" w:rsidP="008665D2">
      <w:pPr>
        <w:pBdr>
          <w:top w:val="nil"/>
          <w:left w:val="nil"/>
          <w:bottom w:val="nil"/>
          <w:right w:val="nil"/>
          <w:between w:val="nil"/>
        </w:pBdr>
        <w:jc w:val="both"/>
        <w:rPr>
          <w:rFonts w:ascii="Arial" w:hAnsi="Arial" w:cs="Arial"/>
          <w:bCs/>
          <w:color w:val="0D0D0D" w:themeColor="text1" w:themeTint="F2"/>
          <w:sz w:val="20"/>
          <w:szCs w:val="20"/>
          <w:lang w:val="es-MX"/>
        </w:rPr>
      </w:pPr>
    </w:p>
    <w:p w14:paraId="287AA2DB" w14:textId="77777777" w:rsidR="00AC79CE" w:rsidRPr="00893109" w:rsidRDefault="00AC79CE" w:rsidP="008665D2">
      <w:pPr>
        <w:pBdr>
          <w:top w:val="nil"/>
          <w:left w:val="nil"/>
          <w:bottom w:val="nil"/>
          <w:right w:val="nil"/>
          <w:between w:val="nil"/>
        </w:pBdr>
        <w:jc w:val="both"/>
        <w:rPr>
          <w:rFonts w:ascii="Arial" w:hAnsi="Arial" w:cs="Arial"/>
          <w:bCs/>
          <w:color w:val="000000"/>
          <w:sz w:val="20"/>
          <w:szCs w:val="20"/>
          <w:lang w:val="es-MX"/>
        </w:rPr>
      </w:pPr>
    </w:p>
    <w:p w14:paraId="565FA6CF" w14:textId="14AC989C" w:rsidR="002324C7" w:rsidRPr="002324C7" w:rsidRDefault="002324C7" w:rsidP="002324C7">
      <w:pPr>
        <w:pStyle w:val="Ttulo1"/>
        <w:numPr>
          <w:ilvl w:val="3"/>
          <w:numId w:val="1"/>
        </w:numPr>
        <w:ind w:left="567" w:hanging="567"/>
        <w:jc w:val="both"/>
        <w:rPr>
          <w:rStyle w:val="Textoennegrita"/>
          <w:rFonts w:ascii="Arial" w:hAnsi="Arial" w:cs="Arial"/>
          <w:sz w:val="20"/>
          <w:szCs w:val="20"/>
        </w:rPr>
      </w:pPr>
      <w:r w:rsidRPr="002324C7">
        <w:rPr>
          <w:rStyle w:val="Textoennegrita"/>
          <w:rFonts w:ascii="Arial" w:hAnsi="Arial" w:cs="Arial"/>
          <w:sz w:val="20"/>
          <w:szCs w:val="20"/>
        </w:rPr>
        <w:t>Legislación sanitaria vigente en la industria cárnica</w:t>
      </w:r>
    </w:p>
    <w:p w14:paraId="0ABD4B98" w14:textId="77777777" w:rsidR="00F95FEC" w:rsidRPr="00893109" w:rsidRDefault="00F95FEC" w:rsidP="00F95FEC">
      <w:pPr>
        <w:jc w:val="both"/>
        <w:rPr>
          <w:rFonts w:ascii="Arial" w:hAnsi="Arial" w:cs="Arial"/>
          <w:sz w:val="20"/>
          <w:szCs w:val="20"/>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5"/>
        <w:gridCol w:w="4680"/>
      </w:tblGrid>
      <w:tr w:rsidR="008F565D" w:rsidRPr="000F1FCE" w14:paraId="3BAE59EC" w14:textId="77777777" w:rsidTr="00A01A4A">
        <w:trPr>
          <w:trHeight w:val="300"/>
        </w:trPr>
        <w:tc>
          <w:tcPr>
            <w:tcW w:w="9915"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4809D147" w14:textId="77777777" w:rsidR="008F565D" w:rsidRPr="000F1FCE" w:rsidRDefault="008F565D" w:rsidP="00A01A4A">
            <w:pPr>
              <w:spacing w:line="276" w:lineRule="auto"/>
              <w:jc w:val="center"/>
              <w:textAlignment w:val="baseline"/>
              <w:rPr>
                <w:rFonts w:ascii="Arial" w:hAnsi="Arial" w:cs="Arial"/>
                <w:sz w:val="20"/>
                <w:szCs w:val="20"/>
              </w:rPr>
            </w:pPr>
            <w:r w:rsidRPr="000F1FCE">
              <w:rPr>
                <w:rFonts w:ascii="Arial" w:hAnsi="Arial" w:cs="Arial"/>
                <w:b/>
                <w:bCs/>
                <w:color w:val="000000"/>
                <w:sz w:val="20"/>
                <w:szCs w:val="20"/>
                <w:lang w:val="es-MX"/>
              </w:rPr>
              <w:t>Bloque de texto destacado</w:t>
            </w:r>
            <w:r w:rsidRPr="000F1FCE">
              <w:rPr>
                <w:rFonts w:ascii="Arial" w:hAnsi="Arial" w:cs="Arial"/>
                <w:color w:val="000000"/>
                <w:sz w:val="20"/>
                <w:szCs w:val="20"/>
              </w:rPr>
              <w:t> </w:t>
            </w:r>
          </w:p>
        </w:tc>
      </w:tr>
      <w:tr w:rsidR="008F565D" w:rsidRPr="000F1FCE" w14:paraId="5FF0038C" w14:textId="77777777" w:rsidTr="00A01A4A">
        <w:trPr>
          <w:trHeight w:val="285"/>
        </w:trPr>
        <w:tc>
          <w:tcPr>
            <w:tcW w:w="5235" w:type="dxa"/>
            <w:tcBorders>
              <w:top w:val="single" w:sz="6" w:space="0" w:color="auto"/>
              <w:left w:val="single" w:sz="6" w:space="0" w:color="auto"/>
              <w:bottom w:val="single" w:sz="6" w:space="0" w:color="auto"/>
              <w:right w:val="single" w:sz="6" w:space="0" w:color="auto"/>
            </w:tcBorders>
            <w:hideMark/>
          </w:tcPr>
          <w:p w14:paraId="2ABC975D" w14:textId="3BCD3302" w:rsidR="007C1C25" w:rsidRPr="000F1FCE" w:rsidRDefault="007C1C25" w:rsidP="00A01A4A">
            <w:pPr>
              <w:spacing w:line="276" w:lineRule="auto"/>
              <w:ind w:left="60" w:right="129"/>
              <w:jc w:val="both"/>
              <w:textAlignment w:val="baseline"/>
              <w:rPr>
                <w:rFonts w:ascii="Arial" w:hAnsi="Arial" w:cs="Arial"/>
                <w:sz w:val="20"/>
                <w:szCs w:val="20"/>
              </w:rPr>
            </w:pPr>
            <w:r w:rsidRPr="007C1C25">
              <w:rPr>
                <w:rFonts w:ascii="Arial" w:hAnsi="Arial" w:cs="Arial"/>
                <w:sz w:val="20"/>
                <w:szCs w:val="20"/>
              </w:rPr>
              <w:t>La inocuidad alimentaria es la condición que garantiza que un alimento no represente riesgos para la salud, al estar libre de contaminantes. En el sector cárnico es esencial, debido a la alta susceptibilidad de la carne al deterioro. Se asegura mediante controles sanitarios en toda la cadena productiva.</w:t>
            </w:r>
          </w:p>
        </w:tc>
        <w:tc>
          <w:tcPr>
            <w:tcW w:w="4665" w:type="dxa"/>
            <w:tcBorders>
              <w:top w:val="single" w:sz="6" w:space="0" w:color="auto"/>
              <w:left w:val="single" w:sz="6" w:space="0" w:color="auto"/>
              <w:bottom w:val="single" w:sz="6" w:space="0" w:color="auto"/>
              <w:right w:val="single" w:sz="6" w:space="0" w:color="auto"/>
            </w:tcBorders>
            <w:hideMark/>
          </w:tcPr>
          <w:p w14:paraId="2007A274" w14:textId="64D57B72" w:rsidR="008F565D" w:rsidRPr="000F1FCE" w:rsidRDefault="003E7523" w:rsidP="00A01A4A">
            <w:pPr>
              <w:spacing w:line="276" w:lineRule="auto"/>
              <w:jc w:val="center"/>
              <w:textAlignment w:val="baseline"/>
              <w:rPr>
                <w:rFonts w:ascii="Arial" w:hAnsi="Arial" w:cs="Arial"/>
                <w:sz w:val="20"/>
                <w:szCs w:val="20"/>
              </w:rPr>
            </w:pPr>
            <w:r>
              <w:rPr>
                <w:rFonts w:ascii="Arial" w:hAnsi="Arial" w:cs="Arial"/>
                <w:noProof/>
                <w:sz w:val="20"/>
                <w:szCs w:val="20"/>
              </w:rPr>
              <w:drawing>
                <wp:inline distT="0" distB="0" distL="0" distR="0" wp14:anchorId="6CEDBD0C" wp14:editId="6F41195D">
                  <wp:extent cx="1543939" cy="1006997"/>
                  <wp:effectExtent l="0" t="0" r="5715" b="0"/>
                  <wp:docPr id="1776712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12804" name="Imagen 17767128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72507" cy="1025630"/>
                          </a:xfrm>
                          <a:prstGeom prst="rect">
                            <a:avLst/>
                          </a:prstGeom>
                        </pic:spPr>
                      </pic:pic>
                    </a:graphicData>
                  </a:graphic>
                </wp:inline>
              </w:drawing>
            </w:r>
          </w:p>
        </w:tc>
      </w:tr>
    </w:tbl>
    <w:p w14:paraId="2701C530" w14:textId="77777777" w:rsidR="002B58A1" w:rsidRDefault="002B58A1" w:rsidP="002A7F05">
      <w:pPr>
        <w:ind w:left="567"/>
        <w:jc w:val="both"/>
        <w:rPr>
          <w:rFonts w:ascii="Arial" w:hAnsi="Arial" w:cs="Arial"/>
          <w:sz w:val="20"/>
          <w:szCs w:val="20"/>
        </w:rPr>
      </w:pPr>
    </w:p>
    <w:p w14:paraId="4CFB4DB3" w14:textId="5754C85C" w:rsidR="00B04660" w:rsidRPr="00076D99" w:rsidRDefault="00B04660" w:rsidP="00076D99">
      <w:pPr>
        <w:spacing w:line="276" w:lineRule="auto"/>
        <w:ind w:left="567"/>
        <w:jc w:val="both"/>
        <w:rPr>
          <w:rFonts w:ascii="Arial" w:hAnsi="Arial" w:cs="Arial"/>
          <w:sz w:val="20"/>
          <w:szCs w:val="20"/>
        </w:rPr>
      </w:pPr>
      <w:r w:rsidRPr="00076D99">
        <w:rPr>
          <w:rFonts w:ascii="Arial" w:hAnsi="Arial" w:cs="Arial"/>
          <w:sz w:val="20"/>
          <w:szCs w:val="20"/>
        </w:rPr>
        <w:t>En Colombia, este sistema está liderado por</w:t>
      </w:r>
      <w:r w:rsidR="00887BC7" w:rsidRPr="00076D99">
        <w:rPr>
          <w:rFonts w:ascii="Arial" w:hAnsi="Arial" w:cs="Arial"/>
          <w:sz w:val="20"/>
          <w:szCs w:val="20"/>
        </w:rPr>
        <w:t xml:space="preserve"> e</w:t>
      </w:r>
      <w:r w:rsidRPr="00076D99">
        <w:rPr>
          <w:rFonts w:ascii="Arial" w:hAnsi="Arial" w:cs="Arial"/>
          <w:sz w:val="20"/>
          <w:szCs w:val="20"/>
        </w:rPr>
        <w:t xml:space="preserve">l Instituto Colombiano Agropecuario (ICA) </w:t>
      </w:r>
      <w:r w:rsidR="00887BC7" w:rsidRPr="00076D99">
        <w:rPr>
          <w:rFonts w:ascii="Arial" w:hAnsi="Arial" w:cs="Arial"/>
          <w:sz w:val="20"/>
          <w:szCs w:val="20"/>
        </w:rPr>
        <w:t>y e</w:t>
      </w:r>
      <w:r w:rsidRPr="00076D99">
        <w:rPr>
          <w:rFonts w:ascii="Arial" w:hAnsi="Arial" w:cs="Arial"/>
          <w:sz w:val="20"/>
          <w:szCs w:val="20"/>
        </w:rPr>
        <w:t xml:space="preserve">l Instituto Nacional de Vigilancia de Medicamentos y </w:t>
      </w:r>
      <w:r w:rsidRPr="0001715E">
        <w:rPr>
          <w:rFonts w:ascii="Arial" w:hAnsi="Arial" w:cs="Arial"/>
          <w:sz w:val="20"/>
          <w:szCs w:val="20"/>
        </w:rPr>
        <w:t>Alimentos</w:t>
      </w:r>
      <w:r w:rsidRPr="00076D99">
        <w:rPr>
          <w:rFonts w:ascii="Arial" w:hAnsi="Arial" w:cs="Arial"/>
          <w:sz w:val="20"/>
          <w:szCs w:val="20"/>
        </w:rPr>
        <w:t xml:space="preserve"> (INVIMA) </w:t>
      </w:r>
      <w:r w:rsidR="002A7E15" w:rsidRPr="00076D99">
        <w:rPr>
          <w:rFonts w:ascii="Arial" w:hAnsi="Arial" w:cs="Arial"/>
          <w:sz w:val="20"/>
          <w:szCs w:val="20"/>
        </w:rPr>
        <w:t xml:space="preserve">y </w:t>
      </w:r>
      <w:r w:rsidRPr="00076D99">
        <w:rPr>
          <w:rFonts w:ascii="Arial" w:hAnsi="Arial" w:cs="Arial"/>
          <w:sz w:val="20"/>
          <w:szCs w:val="20"/>
        </w:rPr>
        <w:t>se fundamenta en lineamientos internacionales</w:t>
      </w:r>
      <w:r w:rsidR="00C60278" w:rsidRPr="00076D99">
        <w:rPr>
          <w:rFonts w:ascii="Arial" w:hAnsi="Arial" w:cs="Arial"/>
          <w:sz w:val="20"/>
          <w:szCs w:val="20"/>
        </w:rPr>
        <w:t xml:space="preserve"> </w:t>
      </w:r>
      <w:r w:rsidR="000468DB" w:rsidRPr="00076D99">
        <w:rPr>
          <w:rFonts w:ascii="Arial" w:hAnsi="Arial" w:cs="Arial"/>
          <w:sz w:val="20"/>
          <w:szCs w:val="20"/>
        </w:rPr>
        <w:t xml:space="preserve">como la </w:t>
      </w:r>
      <w:r w:rsidRPr="00076D99">
        <w:rPr>
          <w:rStyle w:val="whitespace-normal"/>
          <w:rFonts w:ascii="Arial" w:hAnsi="Arial" w:cs="Arial"/>
          <w:sz w:val="20"/>
          <w:szCs w:val="20"/>
        </w:rPr>
        <w:t>Organización de las Naciones Unidas para la Alimentación y la Agricultura</w:t>
      </w:r>
      <w:r w:rsidR="000468DB" w:rsidRPr="00076D99">
        <w:rPr>
          <w:rStyle w:val="whitespace-normal"/>
          <w:rFonts w:ascii="Arial" w:hAnsi="Arial" w:cs="Arial"/>
          <w:sz w:val="20"/>
          <w:szCs w:val="20"/>
        </w:rPr>
        <w:t xml:space="preserve"> y la </w:t>
      </w:r>
      <w:r w:rsidRPr="00076D99">
        <w:rPr>
          <w:rStyle w:val="whitespace-normal"/>
          <w:rFonts w:ascii="Arial" w:hAnsi="Arial" w:cs="Arial"/>
          <w:sz w:val="20"/>
          <w:szCs w:val="20"/>
        </w:rPr>
        <w:t>Organización Mundial de la Salud</w:t>
      </w:r>
      <w:r w:rsidR="000468DB" w:rsidRPr="00076D99">
        <w:rPr>
          <w:rStyle w:val="whitespace-normal"/>
          <w:rFonts w:ascii="Arial" w:hAnsi="Arial" w:cs="Arial"/>
          <w:sz w:val="20"/>
          <w:szCs w:val="20"/>
        </w:rPr>
        <w:t>.</w:t>
      </w:r>
      <w:r w:rsidRPr="00076D99">
        <w:rPr>
          <w:rFonts w:ascii="Arial" w:hAnsi="Arial" w:cs="Arial"/>
          <w:sz w:val="20"/>
          <w:szCs w:val="20"/>
        </w:rPr>
        <w:t xml:space="preserve"> </w:t>
      </w:r>
    </w:p>
    <w:p w14:paraId="1D0D4BC8" w14:textId="77777777" w:rsidR="005D76CB" w:rsidRPr="00076D99" w:rsidRDefault="005D76CB" w:rsidP="00076D99">
      <w:pPr>
        <w:pStyle w:val="NormalWeb"/>
        <w:spacing w:before="0" w:beforeAutospacing="0" w:after="0" w:afterAutospacing="0" w:line="276" w:lineRule="auto"/>
        <w:ind w:firstLine="567"/>
        <w:rPr>
          <w:rFonts w:ascii="Arial" w:hAnsi="Arial" w:cs="Arial"/>
          <w:sz w:val="20"/>
          <w:szCs w:val="20"/>
        </w:rPr>
      </w:pPr>
    </w:p>
    <w:p w14:paraId="470EB56B" w14:textId="33FA1BE7" w:rsidR="00B04660" w:rsidRPr="00076D99" w:rsidRDefault="00B04660" w:rsidP="00076D99">
      <w:pPr>
        <w:pStyle w:val="NormalWeb"/>
        <w:spacing w:before="0" w:beforeAutospacing="0" w:after="0" w:afterAutospacing="0" w:line="276" w:lineRule="auto"/>
        <w:ind w:firstLine="567"/>
        <w:rPr>
          <w:rFonts w:ascii="Arial" w:hAnsi="Arial" w:cs="Arial"/>
          <w:sz w:val="20"/>
          <w:szCs w:val="20"/>
        </w:rPr>
      </w:pPr>
      <w:r w:rsidRPr="00076D99">
        <w:rPr>
          <w:rFonts w:ascii="Arial" w:hAnsi="Arial" w:cs="Arial"/>
          <w:sz w:val="20"/>
          <w:szCs w:val="20"/>
        </w:rPr>
        <w:t>La regulación sanitaria actual se basa en:</w:t>
      </w:r>
    </w:p>
    <w:p w14:paraId="639F5A3A" w14:textId="77777777" w:rsidR="008F73CC" w:rsidRPr="00076D99" w:rsidRDefault="008F73CC" w:rsidP="00076D99">
      <w:pPr>
        <w:pStyle w:val="NormalWeb"/>
        <w:spacing w:before="0" w:beforeAutospacing="0" w:after="0" w:afterAutospacing="0" w:line="276" w:lineRule="auto"/>
        <w:ind w:firstLine="567"/>
        <w:rPr>
          <w:rFonts w:ascii="Arial" w:hAnsi="Arial" w:cs="Arial"/>
          <w:sz w:val="20"/>
          <w:szCs w:val="20"/>
        </w:rPr>
      </w:pPr>
    </w:p>
    <w:p w14:paraId="1A529819" w14:textId="77777777" w:rsidR="00B04660" w:rsidRPr="00076D99" w:rsidRDefault="00B04660" w:rsidP="00D57814">
      <w:pPr>
        <w:numPr>
          <w:ilvl w:val="0"/>
          <w:numId w:val="2"/>
        </w:numPr>
        <w:spacing w:line="276" w:lineRule="auto"/>
        <w:rPr>
          <w:rFonts w:ascii="Arial" w:hAnsi="Arial" w:cs="Arial"/>
          <w:sz w:val="20"/>
          <w:szCs w:val="20"/>
        </w:rPr>
      </w:pPr>
      <w:r w:rsidRPr="00076D99">
        <w:rPr>
          <w:rStyle w:val="Textoennegrita"/>
          <w:rFonts w:ascii="Arial" w:hAnsi="Arial" w:cs="Arial"/>
          <w:sz w:val="20"/>
          <w:szCs w:val="20"/>
        </w:rPr>
        <w:t>Decreto 1500 de 2007</w:t>
      </w:r>
      <w:r w:rsidRPr="00076D99">
        <w:rPr>
          <w:rFonts w:ascii="Arial" w:hAnsi="Arial" w:cs="Arial"/>
          <w:sz w:val="20"/>
          <w:szCs w:val="20"/>
        </w:rPr>
        <w:t xml:space="preserve"> y sus modificaciones (Decretos 2270 de 2012, 1282 de 2016 y actualizaciones posteriores hasta 2023) </w:t>
      </w:r>
    </w:p>
    <w:p w14:paraId="6DA1C2D5" w14:textId="77777777" w:rsidR="00B04660" w:rsidRPr="00076D99" w:rsidRDefault="00B04660" w:rsidP="00D57814">
      <w:pPr>
        <w:numPr>
          <w:ilvl w:val="0"/>
          <w:numId w:val="2"/>
        </w:numPr>
        <w:spacing w:line="276" w:lineRule="auto"/>
        <w:rPr>
          <w:rFonts w:ascii="Arial" w:hAnsi="Arial" w:cs="Arial"/>
          <w:sz w:val="20"/>
          <w:szCs w:val="20"/>
        </w:rPr>
      </w:pPr>
      <w:r w:rsidRPr="00076D99">
        <w:rPr>
          <w:rStyle w:val="Textoennegrita"/>
          <w:rFonts w:ascii="Arial" w:hAnsi="Arial" w:cs="Arial"/>
          <w:sz w:val="20"/>
          <w:szCs w:val="20"/>
        </w:rPr>
        <w:t>Decreto 2674 de 2013</w:t>
      </w:r>
      <w:r w:rsidRPr="00076D99">
        <w:rPr>
          <w:rFonts w:ascii="Arial" w:hAnsi="Arial" w:cs="Arial"/>
          <w:sz w:val="20"/>
          <w:szCs w:val="20"/>
        </w:rPr>
        <w:t xml:space="preserve"> (Buenas Prácticas de Manufactura – BPM) </w:t>
      </w:r>
    </w:p>
    <w:p w14:paraId="71BC57B7" w14:textId="77777777" w:rsidR="00B04660" w:rsidRPr="00076D99" w:rsidRDefault="00B04660" w:rsidP="00D57814">
      <w:pPr>
        <w:numPr>
          <w:ilvl w:val="0"/>
          <w:numId w:val="2"/>
        </w:numPr>
        <w:spacing w:line="276" w:lineRule="auto"/>
        <w:rPr>
          <w:rFonts w:ascii="Arial" w:hAnsi="Arial" w:cs="Arial"/>
          <w:sz w:val="20"/>
          <w:szCs w:val="20"/>
        </w:rPr>
      </w:pPr>
      <w:r w:rsidRPr="00076D99">
        <w:rPr>
          <w:rStyle w:val="Textoennegrita"/>
          <w:rFonts w:ascii="Arial" w:hAnsi="Arial" w:cs="Arial"/>
          <w:sz w:val="20"/>
          <w:szCs w:val="20"/>
        </w:rPr>
        <w:t>Resolución 240 de 2013</w:t>
      </w:r>
      <w:r w:rsidRPr="00076D99">
        <w:rPr>
          <w:rFonts w:ascii="Arial" w:hAnsi="Arial" w:cs="Arial"/>
          <w:sz w:val="20"/>
          <w:szCs w:val="20"/>
        </w:rPr>
        <w:t xml:space="preserve"> (requisitos sanitarios para plantas de beneficio) </w:t>
      </w:r>
    </w:p>
    <w:p w14:paraId="617E0EB9" w14:textId="77777777" w:rsidR="00B04660" w:rsidRPr="00076D99" w:rsidRDefault="00B04660" w:rsidP="00D57814">
      <w:pPr>
        <w:numPr>
          <w:ilvl w:val="0"/>
          <w:numId w:val="2"/>
        </w:numPr>
        <w:spacing w:line="276" w:lineRule="auto"/>
        <w:rPr>
          <w:rFonts w:ascii="Arial" w:hAnsi="Arial" w:cs="Arial"/>
          <w:sz w:val="20"/>
          <w:szCs w:val="20"/>
        </w:rPr>
      </w:pPr>
      <w:r w:rsidRPr="00076D99">
        <w:rPr>
          <w:rStyle w:val="Textoennegrita"/>
          <w:rFonts w:ascii="Arial" w:hAnsi="Arial" w:cs="Arial"/>
          <w:sz w:val="20"/>
          <w:szCs w:val="20"/>
        </w:rPr>
        <w:t>Resolución 242 de 2013</w:t>
      </w:r>
      <w:r w:rsidRPr="00076D99">
        <w:rPr>
          <w:rFonts w:ascii="Arial" w:hAnsi="Arial" w:cs="Arial"/>
          <w:sz w:val="20"/>
          <w:szCs w:val="20"/>
        </w:rPr>
        <w:t xml:space="preserve"> (inspección, vigilancia y control) </w:t>
      </w:r>
    </w:p>
    <w:p w14:paraId="3C07CA2A" w14:textId="77777777" w:rsidR="00B04660" w:rsidRPr="00076D99" w:rsidRDefault="00B04660" w:rsidP="00D57814">
      <w:pPr>
        <w:numPr>
          <w:ilvl w:val="0"/>
          <w:numId w:val="2"/>
        </w:numPr>
        <w:spacing w:line="276" w:lineRule="auto"/>
        <w:rPr>
          <w:rFonts w:ascii="Arial" w:hAnsi="Arial" w:cs="Arial"/>
          <w:sz w:val="20"/>
          <w:szCs w:val="20"/>
        </w:rPr>
      </w:pPr>
      <w:r w:rsidRPr="00076D99">
        <w:rPr>
          <w:rStyle w:val="Textoennegrita"/>
          <w:rFonts w:ascii="Arial" w:hAnsi="Arial" w:cs="Arial"/>
          <w:sz w:val="20"/>
          <w:szCs w:val="20"/>
        </w:rPr>
        <w:t>Resolución 136 de 2020</w:t>
      </w:r>
      <w:r w:rsidRPr="00076D99">
        <w:rPr>
          <w:rFonts w:ascii="Arial" w:hAnsi="Arial" w:cs="Arial"/>
          <w:sz w:val="20"/>
          <w:szCs w:val="20"/>
        </w:rPr>
        <w:t xml:space="preserve"> (bienestar animal en transporte y manejo) </w:t>
      </w:r>
    </w:p>
    <w:p w14:paraId="11E389DF" w14:textId="77777777" w:rsidR="00B04660" w:rsidRPr="00076D99" w:rsidRDefault="00B04660" w:rsidP="00D57814">
      <w:pPr>
        <w:numPr>
          <w:ilvl w:val="0"/>
          <w:numId w:val="2"/>
        </w:numPr>
        <w:spacing w:line="276" w:lineRule="auto"/>
        <w:rPr>
          <w:rFonts w:ascii="Arial" w:hAnsi="Arial" w:cs="Arial"/>
          <w:sz w:val="20"/>
          <w:szCs w:val="20"/>
        </w:rPr>
      </w:pPr>
      <w:r w:rsidRPr="00076D99">
        <w:rPr>
          <w:rStyle w:val="Textoennegrita"/>
          <w:rFonts w:ascii="Arial" w:hAnsi="Arial" w:cs="Arial"/>
          <w:sz w:val="20"/>
          <w:szCs w:val="20"/>
        </w:rPr>
        <w:t>Resolución 253 de 2020</w:t>
      </w:r>
      <w:r w:rsidRPr="00076D99">
        <w:rPr>
          <w:rFonts w:ascii="Arial" w:hAnsi="Arial" w:cs="Arial"/>
          <w:sz w:val="20"/>
          <w:szCs w:val="20"/>
        </w:rPr>
        <w:t xml:space="preserve"> (bienestar animal en bovinos y otras especies) </w:t>
      </w:r>
    </w:p>
    <w:p w14:paraId="612CF6F8" w14:textId="77777777" w:rsidR="00B04660" w:rsidRPr="00076D99" w:rsidRDefault="00B04660" w:rsidP="00D57814">
      <w:pPr>
        <w:numPr>
          <w:ilvl w:val="0"/>
          <w:numId w:val="2"/>
        </w:numPr>
        <w:spacing w:line="276" w:lineRule="auto"/>
        <w:rPr>
          <w:rFonts w:ascii="Arial" w:hAnsi="Arial" w:cs="Arial"/>
          <w:sz w:val="20"/>
          <w:szCs w:val="20"/>
        </w:rPr>
      </w:pPr>
      <w:r w:rsidRPr="00076D99">
        <w:rPr>
          <w:rStyle w:val="Textoennegrita"/>
          <w:rFonts w:ascii="Arial" w:hAnsi="Arial" w:cs="Arial"/>
          <w:sz w:val="20"/>
          <w:szCs w:val="20"/>
        </w:rPr>
        <w:t>Ley 1774 de 2016</w:t>
      </w:r>
      <w:r w:rsidRPr="00076D99">
        <w:rPr>
          <w:rFonts w:ascii="Arial" w:hAnsi="Arial" w:cs="Arial"/>
          <w:sz w:val="20"/>
          <w:szCs w:val="20"/>
        </w:rPr>
        <w:t xml:space="preserve"> (protección y bienestar animal) </w:t>
      </w:r>
    </w:p>
    <w:p w14:paraId="7C25BD04" w14:textId="77777777" w:rsidR="00EF2FD8" w:rsidRPr="00076D99" w:rsidRDefault="00B04660" w:rsidP="00076D99">
      <w:pPr>
        <w:pStyle w:val="NormalWeb"/>
        <w:spacing w:before="0" w:beforeAutospacing="0" w:after="0" w:afterAutospacing="0" w:line="276" w:lineRule="auto"/>
        <w:ind w:left="567"/>
        <w:rPr>
          <w:rFonts w:ascii="Arial" w:hAnsi="Arial" w:cs="Arial"/>
          <w:sz w:val="20"/>
          <w:szCs w:val="20"/>
        </w:rPr>
      </w:pPr>
      <w:r w:rsidRPr="00076D99">
        <w:rPr>
          <w:rFonts w:ascii="Arial" w:hAnsi="Arial" w:cs="Arial"/>
          <w:sz w:val="20"/>
          <w:szCs w:val="20"/>
        </w:rPr>
        <w:br/>
        <w:t xml:space="preserve">La “Resolución 2574” </w:t>
      </w:r>
      <w:r w:rsidRPr="00076D99">
        <w:rPr>
          <w:rStyle w:val="Textoennegrita"/>
          <w:rFonts w:ascii="Arial" w:hAnsi="Arial" w:cs="Arial"/>
          <w:sz w:val="20"/>
          <w:szCs w:val="20"/>
        </w:rPr>
        <w:t>no corresponde actualmente al marco principal del sistema cárnico</w:t>
      </w:r>
      <w:r w:rsidRPr="00076D99">
        <w:rPr>
          <w:rFonts w:ascii="Arial" w:hAnsi="Arial" w:cs="Arial"/>
          <w:sz w:val="20"/>
          <w:szCs w:val="20"/>
        </w:rPr>
        <w:t xml:space="preserve">, por lo cual se reemplaza correctamente por la </w:t>
      </w:r>
      <w:r w:rsidRPr="00076D99">
        <w:rPr>
          <w:rStyle w:val="Textoennegrita"/>
          <w:rFonts w:ascii="Arial" w:hAnsi="Arial" w:cs="Arial"/>
          <w:sz w:val="20"/>
          <w:szCs w:val="20"/>
        </w:rPr>
        <w:t>Resolución 240 y 242 de 2013</w:t>
      </w:r>
      <w:r w:rsidRPr="00076D99">
        <w:rPr>
          <w:rFonts w:ascii="Arial" w:hAnsi="Arial" w:cs="Arial"/>
          <w:sz w:val="20"/>
          <w:szCs w:val="20"/>
        </w:rPr>
        <w:t xml:space="preserve">, que sí desarrollan el Decreto 1500. </w:t>
      </w:r>
    </w:p>
    <w:p w14:paraId="71E658D5" w14:textId="77777777" w:rsidR="007D5EE4" w:rsidRPr="00076D99" w:rsidRDefault="007D5EE4" w:rsidP="00C12280">
      <w:pPr>
        <w:pStyle w:val="NormalWeb"/>
        <w:spacing w:before="0" w:beforeAutospacing="0" w:after="0" w:afterAutospacing="0" w:line="276" w:lineRule="auto"/>
        <w:rPr>
          <w:rStyle w:val="Textoennegrita"/>
          <w:rFonts w:ascii="Arial" w:hAnsi="Arial" w:cs="Arial"/>
          <w:b w:val="0"/>
          <w:bCs w:val="0"/>
          <w:sz w:val="20"/>
          <w:szCs w:val="20"/>
        </w:rPr>
      </w:pPr>
    </w:p>
    <w:p w14:paraId="034FC9C4" w14:textId="449B2FA9" w:rsidR="00B04660" w:rsidRPr="00076D99" w:rsidRDefault="00B04660" w:rsidP="00076D99">
      <w:pPr>
        <w:pStyle w:val="NormalWeb"/>
        <w:spacing w:before="0" w:beforeAutospacing="0" w:after="0" w:afterAutospacing="0" w:line="276" w:lineRule="auto"/>
        <w:ind w:left="360" w:firstLine="207"/>
        <w:rPr>
          <w:rFonts w:ascii="Arial" w:hAnsi="Arial" w:cs="Arial"/>
          <w:sz w:val="20"/>
          <w:szCs w:val="20"/>
        </w:rPr>
      </w:pPr>
      <w:r w:rsidRPr="00076D99">
        <w:rPr>
          <w:rFonts w:ascii="Arial" w:hAnsi="Arial" w:cs="Arial"/>
          <w:sz w:val="20"/>
          <w:szCs w:val="20"/>
        </w:rPr>
        <w:t>A continuación</w:t>
      </w:r>
      <w:r w:rsidR="007D5EE4" w:rsidRPr="00076D99">
        <w:rPr>
          <w:rFonts w:ascii="Arial" w:hAnsi="Arial" w:cs="Arial"/>
          <w:sz w:val="20"/>
          <w:szCs w:val="20"/>
        </w:rPr>
        <w:t>,</w:t>
      </w:r>
      <w:r w:rsidRPr="00076D99">
        <w:rPr>
          <w:rFonts w:ascii="Arial" w:hAnsi="Arial" w:cs="Arial"/>
          <w:sz w:val="20"/>
          <w:szCs w:val="20"/>
        </w:rPr>
        <w:t xml:space="preserve"> se explican algunos conceptos que vienen inmersos en el Decreto 1500 del 2007.</w:t>
      </w:r>
    </w:p>
    <w:p w14:paraId="26FC0EB0" w14:textId="77777777" w:rsidR="00B04660" w:rsidRPr="00076D99" w:rsidRDefault="00B04660" w:rsidP="00076D99">
      <w:pPr>
        <w:pStyle w:val="NormalWeb"/>
        <w:spacing w:before="0" w:beforeAutospacing="0" w:after="0" w:afterAutospacing="0" w:line="276" w:lineRule="auto"/>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195DBD" w:rsidRPr="00076D99" w14:paraId="3FA50849" w14:textId="77777777" w:rsidTr="00A01A4A">
        <w:tc>
          <w:tcPr>
            <w:tcW w:w="9962" w:type="dxa"/>
            <w:gridSpan w:val="3"/>
            <w:shd w:val="clear" w:color="auto" w:fill="9BBB59" w:themeFill="accent3"/>
          </w:tcPr>
          <w:p w14:paraId="46F8536B" w14:textId="40D723AE" w:rsidR="00195DBD" w:rsidRPr="00076D99" w:rsidRDefault="00071852" w:rsidP="00076D99">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Tarjetas</w:t>
            </w:r>
          </w:p>
        </w:tc>
      </w:tr>
      <w:tr w:rsidR="00195DBD" w:rsidRPr="00076D99" w14:paraId="20C97A46" w14:textId="77777777" w:rsidTr="00A01A4A">
        <w:tc>
          <w:tcPr>
            <w:tcW w:w="1980" w:type="dxa"/>
          </w:tcPr>
          <w:p w14:paraId="393BBF3F" w14:textId="51EC2A78" w:rsidR="00195DBD" w:rsidRPr="00076D99" w:rsidRDefault="00195DBD" w:rsidP="00076D99">
            <w:pPr>
              <w:spacing w:line="276" w:lineRule="auto"/>
              <w:jc w:val="both"/>
              <w:rPr>
                <w:rFonts w:ascii="Arial" w:hAnsi="Arial" w:cs="Arial"/>
                <w:b/>
                <w:bCs/>
                <w:sz w:val="20"/>
                <w:szCs w:val="20"/>
              </w:rPr>
            </w:pPr>
            <w:r w:rsidRPr="00076D99">
              <w:rPr>
                <w:rFonts w:ascii="Arial" w:hAnsi="Arial" w:cs="Arial"/>
                <w:b/>
                <w:bCs/>
                <w:sz w:val="20"/>
                <w:szCs w:val="20"/>
              </w:rPr>
              <w:t>Adulterado</w:t>
            </w:r>
          </w:p>
        </w:tc>
        <w:tc>
          <w:tcPr>
            <w:tcW w:w="4961" w:type="dxa"/>
          </w:tcPr>
          <w:p w14:paraId="4424AEDA" w14:textId="50BD6274" w:rsidR="00195DBD" w:rsidRPr="00076D99" w:rsidRDefault="00126081" w:rsidP="00076D99">
            <w:pPr>
              <w:spacing w:before="100" w:beforeAutospacing="1" w:after="100" w:afterAutospacing="1" w:line="276" w:lineRule="auto"/>
              <w:jc w:val="both"/>
              <w:rPr>
                <w:rFonts w:ascii="Arial" w:hAnsi="Arial" w:cs="Arial"/>
                <w:sz w:val="20"/>
                <w:szCs w:val="20"/>
              </w:rPr>
            </w:pPr>
            <w:r w:rsidRPr="00076D99">
              <w:rPr>
                <w:rFonts w:ascii="Arial" w:hAnsi="Arial" w:cs="Arial"/>
                <w:sz w:val="20"/>
                <w:szCs w:val="20"/>
              </w:rPr>
              <w:t xml:space="preserve">La carne es adulterada cuando se afecta su inocuidad por contaminantes, mala calidad, higiene deficiente </w:t>
            </w:r>
            <w:proofErr w:type="spellStart"/>
            <w:r w:rsidRPr="00076D99">
              <w:rPr>
                <w:rFonts w:ascii="Arial" w:hAnsi="Arial" w:cs="Arial"/>
                <w:sz w:val="20"/>
                <w:szCs w:val="20"/>
              </w:rPr>
              <w:t>o</w:t>
            </w:r>
            <w:proofErr w:type="spellEnd"/>
            <w:r w:rsidRPr="00076D99">
              <w:rPr>
                <w:rFonts w:ascii="Arial" w:hAnsi="Arial" w:cs="Arial"/>
                <w:sz w:val="20"/>
                <w:szCs w:val="20"/>
              </w:rPr>
              <w:t xml:space="preserve"> origen no autorizado.</w:t>
            </w:r>
          </w:p>
        </w:tc>
        <w:tc>
          <w:tcPr>
            <w:tcW w:w="3021" w:type="dxa"/>
          </w:tcPr>
          <w:p w14:paraId="4E54A84D" w14:textId="7F769A3A" w:rsidR="00195DBD" w:rsidRPr="00076D99" w:rsidRDefault="001B62A7" w:rsidP="00076D99">
            <w:pPr>
              <w:spacing w:line="276" w:lineRule="auto"/>
              <w:jc w:val="center"/>
              <w:rPr>
                <w:rFonts w:ascii="Arial" w:hAnsi="Arial" w:cs="Arial"/>
                <w:color w:val="000000"/>
                <w:sz w:val="20"/>
                <w:szCs w:val="20"/>
                <w:highlight w:val="yellow"/>
                <w:lang w:val="es-MX"/>
              </w:rPr>
            </w:pPr>
            <w:r w:rsidRPr="00076D99">
              <w:rPr>
                <w:rFonts w:ascii="Arial" w:hAnsi="Arial" w:cs="Arial"/>
                <w:noProof/>
                <w:color w:val="000000"/>
                <w:sz w:val="20"/>
                <w:szCs w:val="20"/>
                <w:lang w:val="es-MX"/>
              </w:rPr>
              <w:drawing>
                <wp:inline distT="0" distB="0" distL="0" distR="0" wp14:anchorId="0407B1BD" wp14:editId="18442324">
                  <wp:extent cx="1781175" cy="1281430"/>
                  <wp:effectExtent l="0" t="0" r="0" b="1270"/>
                  <wp:docPr id="14668425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42585" name="Imagen 1466842585"/>
                          <pic:cNvPicPr/>
                        </pic:nvPicPr>
                        <pic:blipFill>
                          <a:blip r:embed="rId13">
                            <a:extLst>
                              <a:ext uri="{28A0092B-C50C-407E-A947-70E740481C1C}">
                                <a14:useLocalDpi xmlns:a14="http://schemas.microsoft.com/office/drawing/2010/main" val="0"/>
                              </a:ext>
                            </a:extLst>
                          </a:blip>
                          <a:stretch>
                            <a:fillRect/>
                          </a:stretch>
                        </pic:blipFill>
                        <pic:spPr>
                          <a:xfrm>
                            <a:off x="0" y="0"/>
                            <a:ext cx="1781175" cy="1281430"/>
                          </a:xfrm>
                          <a:prstGeom prst="rect">
                            <a:avLst/>
                          </a:prstGeom>
                        </pic:spPr>
                      </pic:pic>
                    </a:graphicData>
                  </a:graphic>
                </wp:inline>
              </w:drawing>
            </w:r>
          </w:p>
        </w:tc>
      </w:tr>
      <w:tr w:rsidR="00195DBD" w:rsidRPr="00076D99" w14:paraId="506861CD" w14:textId="77777777" w:rsidTr="00A01A4A">
        <w:trPr>
          <w:trHeight w:val="550"/>
        </w:trPr>
        <w:tc>
          <w:tcPr>
            <w:tcW w:w="1980" w:type="dxa"/>
          </w:tcPr>
          <w:p w14:paraId="6C64A346" w14:textId="63EE41B0" w:rsidR="00195DBD" w:rsidRPr="00076D99" w:rsidRDefault="002C3947" w:rsidP="00076D99">
            <w:pPr>
              <w:spacing w:line="276" w:lineRule="auto"/>
              <w:jc w:val="both"/>
              <w:rPr>
                <w:rFonts w:ascii="Arial" w:hAnsi="Arial" w:cs="Arial"/>
                <w:b/>
                <w:bCs/>
                <w:sz w:val="20"/>
                <w:szCs w:val="20"/>
              </w:rPr>
            </w:pPr>
            <w:r w:rsidRPr="00076D99">
              <w:rPr>
                <w:rFonts w:ascii="Arial" w:hAnsi="Arial" w:cs="Arial"/>
                <w:b/>
                <w:bCs/>
                <w:sz w:val="20"/>
                <w:szCs w:val="20"/>
              </w:rPr>
              <w:t>Alterado</w:t>
            </w:r>
          </w:p>
        </w:tc>
        <w:tc>
          <w:tcPr>
            <w:tcW w:w="4961" w:type="dxa"/>
          </w:tcPr>
          <w:p w14:paraId="6BD89815" w14:textId="7BD1D083" w:rsidR="00195DBD" w:rsidRPr="00076D99" w:rsidRDefault="007626E4" w:rsidP="00076D99">
            <w:pPr>
              <w:spacing w:before="100" w:beforeAutospacing="1" w:after="100" w:afterAutospacing="1" w:line="276" w:lineRule="auto"/>
              <w:jc w:val="both"/>
              <w:rPr>
                <w:rFonts w:ascii="Arial" w:hAnsi="Arial" w:cs="Arial"/>
                <w:sz w:val="20"/>
                <w:szCs w:val="20"/>
              </w:rPr>
            </w:pPr>
            <w:r w:rsidRPr="00076D99">
              <w:rPr>
                <w:rFonts w:ascii="Arial" w:hAnsi="Arial" w:cs="Arial"/>
                <w:sz w:val="20"/>
                <w:szCs w:val="20"/>
              </w:rPr>
              <w:t>Es la alteración de la carne por agentes físicos, químicos o biológicos que afectan su calidad.</w:t>
            </w:r>
          </w:p>
        </w:tc>
        <w:tc>
          <w:tcPr>
            <w:tcW w:w="3021" w:type="dxa"/>
          </w:tcPr>
          <w:p w14:paraId="6F4F4DCB" w14:textId="501D3D5A" w:rsidR="00195DBD" w:rsidRPr="00076D99" w:rsidRDefault="00B9210A" w:rsidP="00076D99">
            <w:pPr>
              <w:spacing w:line="276" w:lineRule="auto"/>
              <w:jc w:val="center"/>
              <w:rPr>
                <w:rFonts w:ascii="Arial" w:hAnsi="Arial" w:cs="Arial"/>
                <w:color w:val="000000"/>
                <w:sz w:val="20"/>
                <w:szCs w:val="20"/>
                <w:highlight w:val="yellow"/>
                <w:lang w:val="es-MX"/>
              </w:rPr>
            </w:pPr>
            <w:r w:rsidRPr="00076D99">
              <w:rPr>
                <w:rFonts w:ascii="Arial" w:hAnsi="Arial" w:cs="Arial"/>
                <w:noProof/>
                <w:color w:val="000000"/>
                <w:sz w:val="20"/>
                <w:szCs w:val="20"/>
                <w:lang w:val="es-MX"/>
              </w:rPr>
              <w:drawing>
                <wp:inline distT="0" distB="0" distL="0" distR="0" wp14:anchorId="0CC79438" wp14:editId="09E7393E">
                  <wp:extent cx="1781175" cy="1245870"/>
                  <wp:effectExtent l="0" t="0" r="0" b="0"/>
                  <wp:docPr id="3865625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62528" name="Imagen 386562528"/>
                          <pic:cNvPicPr/>
                        </pic:nvPicPr>
                        <pic:blipFill>
                          <a:blip r:embed="rId14">
                            <a:extLst>
                              <a:ext uri="{28A0092B-C50C-407E-A947-70E740481C1C}">
                                <a14:useLocalDpi xmlns:a14="http://schemas.microsoft.com/office/drawing/2010/main" val="0"/>
                              </a:ext>
                            </a:extLst>
                          </a:blip>
                          <a:stretch>
                            <a:fillRect/>
                          </a:stretch>
                        </pic:blipFill>
                        <pic:spPr>
                          <a:xfrm>
                            <a:off x="0" y="0"/>
                            <a:ext cx="1781175" cy="1245870"/>
                          </a:xfrm>
                          <a:prstGeom prst="rect">
                            <a:avLst/>
                          </a:prstGeom>
                        </pic:spPr>
                      </pic:pic>
                    </a:graphicData>
                  </a:graphic>
                </wp:inline>
              </w:drawing>
            </w:r>
          </w:p>
        </w:tc>
      </w:tr>
      <w:tr w:rsidR="00195DBD" w:rsidRPr="00076D99" w14:paraId="08B7A8D3" w14:textId="77777777" w:rsidTr="00A01A4A">
        <w:trPr>
          <w:trHeight w:val="550"/>
        </w:trPr>
        <w:tc>
          <w:tcPr>
            <w:tcW w:w="1980" w:type="dxa"/>
          </w:tcPr>
          <w:p w14:paraId="4F7CD575" w14:textId="02DA99BD" w:rsidR="00195DBD" w:rsidRPr="00076D99" w:rsidRDefault="005467BB" w:rsidP="00076D99">
            <w:pPr>
              <w:spacing w:line="276" w:lineRule="auto"/>
              <w:jc w:val="both"/>
              <w:rPr>
                <w:rFonts w:ascii="Arial" w:hAnsi="Arial" w:cs="Arial"/>
                <w:b/>
                <w:bCs/>
                <w:sz w:val="20"/>
                <w:szCs w:val="20"/>
              </w:rPr>
            </w:pPr>
            <w:r w:rsidRPr="00076D99">
              <w:rPr>
                <w:rFonts w:ascii="Arial" w:hAnsi="Arial" w:cs="Arial"/>
                <w:b/>
                <w:bCs/>
                <w:sz w:val="20"/>
                <w:szCs w:val="20"/>
              </w:rPr>
              <w:t>Alimento perecedero</w:t>
            </w:r>
          </w:p>
        </w:tc>
        <w:tc>
          <w:tcPr>
            <w:tcW w:w="4961" w:type="dxa"/>
          </w:tcPr>
          <w:p w14:paraId="12F578CB" w14:textId="49770D8D" w:rsidR="00195DBD" w:rsidRPr="00076D99" w:rsidRDefault="00E42D76" w:rsidP="00076D99">
            <w:pPr>
              <w:pStyle w:val="NormalWeb"/>
              <w:spacing w:line="276" w:lineRule="auto"/>
              <w:jc w:val="both"/>
              <w:rPr>
                <w:rFonts w:ascii="Arial" w:hAnsi="Arial" w:cs="Arial"/>
                <w:sz w:val="20"/>
                <w:szCs w:val="20"/>
              </w:rPr>
            </w:pPr>
            <w:r w:rsidRPr="00076D99">
              <w:rPr>
                <w:rFonts w:ascii="Arial" w:hAnsi="Arial" w:cs="Arial"/>
                <w:sz w:val="20"/>
                <w:szCs w:val="20"/>
              </w:rPr>
              <w:t>La carne es perecedera porque se deteriora fácilmente y requiere adecuada manipulación y almacenamiento.</w:t>
            </w:r>
          </w:p>
        </w:tc>
        <w:tc>
          <w:tcPr>
            <w:tcW w:w="3021" w:type="dxa"/>
          </w:tcPr>
          <w:p w14:paraId="6E27D232" w14:textId="2ADC65C9" w:rsidR="00195DBD" w:rsidRPr="00076D99" w:rsidRDefault="00B9210A" w:rsidP="00076D99">
            <w:pPr>
              <w:spacing w:line="276" w:lineRule="auto"/>
              <w:jc w:val="center"/>
              <w:rPr>
                <w:rFonts w:ascii="Arial" w:hAnsi="Arial" w:cs="Arial"/>
                <w:color w:val="000000"/>
                <w:sz w:val="20"/>
                <w:szCs w:val="20"/>
                <w:highlight w:val="yellow"/>
                <w:lang w:val="es-MX"/>
              </w:rPr>
            </w:pPr>
            <w:r w:rsidRPr="00076D99">
              <w:rPr>
                <w:rFonts w:ascii="Arial" w:hAnsi="Arial" w:cs="Arial"/>
                <w:noProof/>
                <w:color w:val="000000"/>
                <w:sz w:val="20"/>
                <w:szCs w:val="20"/>
                <w:lang w:val="es-MX"/>
              </w:rPr>
              <w:drawing>
                <wp:inline distT="0" distB="0" distL="0" distR="0" wp14:anchorId="64399AB9" wp14:editId="0E1E23F1">
                  <wp:extent cx="1781175" cy="1244600"/>
                  <wp:effectExtent l="0" t="0" r="0" b="0"/>
                  <wp:docPr id="7630546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54644" name="Imagen 763054644"/>
                          <pic:cNvPicPr/>
                        </pic:nvPicPr>
                        <pic:blipFill>
                          <a:blip r:embed="rId15">
                            <a:extLst>
                              <a:ext uri="{28A0092B-C50C-407E-A947-70E740481C1C}">
                                <a14:useLocalDpi xmlns:a14="http://schemas.microsoft.com/office/drawing/2010/main" val="0"/>
                              </a:ext>
                            </a:extLst>
                          </a:blip>
                          <a:stretch>
                            <a:fillRect/>
                          </a:stretch>
                        </pic:blipFill>
                        <pic:spPr>
                          <a:xfrm>
                            <a:off x="0" y="0"/>
                            <a:ext cx="1781175" cy="1244600"/>
                          </a:xfrm>
                          <a:prstGeom prst="rect">
                            <a:avLst/>
                          </a:prstGeom>
                        </pic:spPr>
                      </pic:pic>
                    </a:graphicData>
                  </a:graphic>
                </wp:inline>
              </w:drawing>
            </w:r>
          </w:p>
        </w:tc>
      </w:tr>
      <w:tr w:rsidR="00E7525B" w:rsidRPr="00076D99" w14:paraId="19962283" w14:textId="77777777" w:rsidTr="00A01A4A">
        <w:trPr>
          <w:trHeight w:val="550"/>
        </w:trPr>
        <w:tc>
          <w:tcPr>
            <w:tcW w:w="1980" w:type="dxa"/>
          </w:tcPr>
          <w:p w14:paraId="30CE17C6" w14:textId="5C674F2A" w:rsidR="00E7525B" w:rsidRPr="00076D99" w:rsidRDefault="00E7525B" w:rsidP="00076D99">
            <w:pPr>
              <w:spacing w:line="276" w:lineRule="auto"/>
              <w:jc w:val="both"/>
              <w:rPr>
                <w:rFonts w:ascii="Arial" w:hAnsi="Arial" w:cs="Arial"/>
                <w:b/>
                <w:bCs/>
                <w:sz w:val="20"/>
                <w:szCs w:val="20"/>
              </w:rPr>
            </w:pPr>
            <w:r w:rsidRPr="00076D99">
              <w:rPr>
                <w:rFonts w:ascii="Arial" w:hAnsi="Arial" w:cs="Arial"/>
                <w:b/>
                <w:bCs/>
                <w:sz w:val="20"/>
                <w:szCs w:val="20"/>
              </w:rPr>
              <w:lastRenderedPageBreak/>
              <w:t>Canal bovina</w:t>
            </w:r>
          </w:p>
        </w:tc>
        <w:tc>
          <w:tcPr>
            <w:tcW w:w="4961" w:type="dxa"/>
          </w:tcPr>
          <w:p w14:paraId="6D72CC3C" w14:textId="7F9A127D" w:rsidR="00E7525B" w:rsidRPr="00076D99" w:rsidRDefault="00E7525B" w:rsidP="00076D99">
            <w:pPr>
              <w:pStyle w:val="Ttulo2"/>
              <w:spacing w:before="0" w:after="0" w:line="276" w:lineRule="auto"/>
              <w:jc w:val="both"/>
              <w:rPr>
                <w:rFonts w:ascii="Arial" w:hAnsi="Arial" w:cs="Arial"/>
                <w:sz w:val="20"/>
                <w:szCs w:val="20"/>
              </w:rPr>
            </w:pPr>
            <w:r w:rsidRPr="00076D99">
              <w:rPr>
                <w:rFonts w:ascii="Arial" w:hAnsi="Arial" w:cs="Arial"/>
                <w:sz w:val="20"/>
                <w:szCs w:val="20"/>
              </w:rPr>
              <w:t>Se denomina canal bovina al cuerpo del animal limpio, o sea sin piel ni extremidades.</w:t>
            </w:r>
          </w:p>
        </w:tc>
        <w:tc>
          <w:tcPr>
            <w:tcW w:w="3021" w:type="dxa"/>
          </w:tcPr>
          <w:p w14:paraId="68121AAC" w14:textId="3D258D11" w:rsidR="00E7525B" w:rsidRPr="00076D99" w:rsidRDefault="00B9210A" w:rsidP="00076D99">
            <w:pPr>
              <w:spacing w:line="276" w:lineRule="auto"/>
              <w:jc w:val="center"/>
              <w:rPr>
                <w:rFonts w:ascii="Arial" w:hAnsi="Arial" w:cs="Arial"/>
                <w:color w:val="000000"/>
                <w:sz w:val="20"/>
                <w:szCs w:val="20"/>
                <w:highlight w:val="yellow"/>
                <w:lang w:val="es-MX"/>
              </w:rPr>
            </w:pPr>
            <w:r w:rsidRPr="00076D99">
              <w:rPr>
                <w:rFonts w:ascii="Arial" w:hAnsi="Arial" w:cs="Arial"/>
                <w:noProof/>
                <w:color w:val="000000"/>
                <w:sz w:val="20"/>
                <w:szCs w:val="20"/>
                <w:lang w:val="es-MX"/>
              </w:rPr>
              <w:drawing>
                <wp:inline distT="0" distB="0" distL="0" distR="0" wp14:anchorId="64A18ED4" wp14:editId="3A32A7EB">
                  <wp:extent cx="1781175" cy="1302385"/>
                  <wp:effectExtent l="0" t="0" r="0" b="5715"/>
                  <wp:docPr id="189334043" name="Imagen 5" descr="Imagen que contiene interior, pez, parado, cuar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4043" name="Imagen 5" descr="Imagen que contiene interior, pez, parado, cuar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1781175" cy="1302385"/>
                          </a:xfrm>
                          <a:prstGeom prst="rect">
                            <a:avLst/>
                          </a:prstGeom>
                        </pic:spPr>
                      </pic:pic>
                    </a:graphicData>
                  </a:graphic>
                </wp:inline>
              </w:drawing>
            </w:r>
          </w:p>
        </w:tc>
      </w:tr>
      <w:tr w:rsidR="00D121F6" w:rsidRPr="00076D99" w14:paraId="4F7E80F1" w14:textId="77777777" w:rsidTr="00D121F6">
        <w:trPr>
          <w:trHeight w:val="550"/>
        </w:trPr>
        <w:tc>
          <w:tcPr>
            <w:tcW w:w="1980" w:type="dxa"/>
          </w:tcPr>
          <w:p w14:paraId="2729833A" w14:textId="77777777" w:rsidR="00D121F6" w:rsidRPr="00076D99" w:rsidRDefault="00D121F6" w:rsidP="00A01A4A">
            <w:pPr>
              <w:spacing w:line="276" w:lineRule="auto"/>
              <w:jc w:val="both"/>
              <w:rPr>
                <w:rFonts w:ascii="Arial" w:hAnsi="Arial" w:cs="Arial"/>
                <w:b/>
                <w:bCs/>
                <w:sz w:val="20"/>
                <w:szCs w:val="20"/>
              </w:rPr>
            </w:pPr>
            <w:r w:rsidRPr="00076D99">
              <w:rPr>
                <w:rFonts w:ascii="Arial" w:hAnsi="Arial" w:cs="Arial"/>
                <w:b/>
                <w:bCs/>
                <w:sz w:val="20"/>
                <w:szCs w:val="20"/>
              </w:rPr>
              <w:t>Carne fresca</w:t>
            </w:r>
          </w:p>
        </w:tc>
        <w:tc>
          <w:tcPr>
            <w:tcW w:w="4961" w:type="dxa"/>
          </w:tcPr>
          <w:p w14:paraId="7E9C2281" w14:textId="77777777" w:rsidR="00D121F6" w:rsidRPr="00076D99" w:rsidRDefault="00D121F6" w:rsidP="00A01A4A">
            <w:pPr>
              <w:pStyle w:val="Ttulo2"/>
              <w:spacing w:before="0" w:after="0" w:line="276" w:lineRule="auto"/>
              <w:jc w:val="both"/>
              <w:rPr>
                <w:rFonts w:ascii="Arial" w:hAnsi="Arial" w:cs="Arial"/>
                <w:sz w:val="20"/>
                <w:szCs w:val="20"/>
              </w:rPr>
            </w:pPr>
            <w:r w:rsidRPr="00076D99">
              <w:rPr>
                <w:rFonts w:ascii="Arial" w:hAnsi="Arial" w:cs="Arial"/>
                <w:sz w:val="20"/>
                <w:szCs w:val="20"/>
              </w:rPr>
              <w:t>Es la carne que no tiene proceso de maduración y se obtiene después del proceso post mórtem.</w:t>
            </w:r>
          </w:p>
        </w:tc>
        <w:tc>
          <w:tcPr>
            <w:tcW w:w="3021" w:type="dxa"/>
          </w:tcPr>
          <w:p w14:paraId="46E4B848" w14:textId="77777777" w:rsidR="00D121F6" w:rsidRPr="00076D99" w:rsidRDefault="00D121F6" w:rsidP="00A01A4A">
            <w:pPr>
              <w:spacing w:line="276" w:lineRule="auto"/>
              <w:jc w:val="center"/>
              <w:rPr>
                <w:rFonts w:ascii="Arial" w:hAnsi="Arial" w:cs="Arial"/>
                <w:color w:val="000000"/>
                <w:sz w:val="20"/>
                <w:szCs w:val="20"/>
                <w:highlight w:val="yellow"/>
                <w:lang w:val="es-MX"/>
              </w:rPr>
            </w:pPr>
            <w:r w:rsidRPr="00076D99">
              <w:rPr>
                <w:rFonts w:ascii="Arial" w:hAnsi="Arial" w:cs="Arial"/>
                <w:noProof/>
                <w:color w:val="000000"/>
                <w:sz w:val="20"/>
                <w:szCs w:val="20"/>
                <w:lang w:val="es-MX"/>
              </w:rPr>
              <w:drawing>
                <wp:inline distT="0" distB="0" distL="0" distR="0" wp14:anchorId="43256EC6" wp14:editId="0E1777E0">
                  <wp:extent cx="1781175" cy="1128395"/>
                  <wp:effectExtent l="0" t="0" r="0" b="1905"/>
                  <wp:docPr id="3763506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50621" name="Imagen 6"/>
                          <pic:cNvPicPr/>
                        </pic:nvPicPr>
                        <pic:blipFill>
                          <a:blip r:embed="rId17">
                            <a:extLst>
                              <a:ext uri="{28A0092B-C50C-407E-A947-70E740481C1C}">
                                <a14:useLocalDpi xmlns:a14="http://schemas.microsoft.com/office/drawing/2010/main" val="0"/>
                              </a:ext>
                            </a:extLst>
                          </a:blip>
                          <a:stretch>
                            <a:fillRect/>
                          </a:stretch>
                        </pic:blipFill>
                        <pic:spPr>
                          <a:xfrm>
                            <a:off x="0" y="0"/>
                            <a:ext cx="1781175" cy="1128395"/>
                          </a:xfrm>
                          <a:prstGeom prst="rect">
                            <a:avLst/>
                          </a:prstGeom>
                        </pic:spPr>
                      </pic:pic>
                    </a:graphicData>
                  </a:graphic>
                </wp:inline>
              </w:drawing>
            </w:r>
          </w:p>
        </w:tc>
      </w:tr>
      <w:tr w:rsidR="00D121F6" w:rsidRPr="00076D99" w14:paraId="6FC57CD5" w14:textId="77777777" w:rsidTr="00D121F6">
        <w:trPr>
          <w:trHeight w:val="550"/>
        </w:trPr>
        <w:tc>
          <w:tcPr>
            <w:tcW w:w="1980" w:type="dxa"/>
          </w:tcPr>
          <w:p w14:paraId="75F695ED" w14:textId="77777777" w:rsidR="00D121F6" w:rsidRPr="00076D99" w:rsidRDefault="00D121F6" w:rsidP="00A01A4A">
            <w:pPr>
              <w:spacing w:line="276" w:lineRule="auto"/>
              <w:jc w:val="both"/>
              <w:rPr>
                <w:rFonts w:ascii="Arial" w:hAnsi="Arial" w:cs="Arial"/>
                <w:b/>
                <w:bCs/>
                <w:sz w:val="20"/>
                <w:szCs w:val="20"/>
              </w:rPr>
            </w:pPr>
            <w:r w:rsidRPr="00076D99">
              <w:rPr>
                <w:rFonts w:ascii="Arial" w:hAnsi="Arial" w:cs="Arial"/>
                <w:b/>
                <w:bCs/>
                <w:sz w:val="20"/>
                <w:szCs w:val="20"/>
              </w:rPr>
              <w:t>Carne molida</w:t>
            </w:r>
          </w:p>
        </w:tc>
        <w:tc>
          <w:tcPr>
            <w:tcW w:w="4961" w:type="dxa"/>
          </w:tcPr>
          <w:p w14:paraId="0FE29318" w14:textId="77777777" w:rsidR="00D121F6" w:rsidRPr="00076D99" w:rsidRDefault="00D121F6" w:rsidP="00A01A4A">
            <w:pPr>
              <w:pStyle w:val="Ttulo2"/>
              <w:spacing w:before="0" w:after="0" w:line="276" w:lineRule="auto"/>
              <w:jc w:val="both"/>
              <w:rPr>
                <w:rFonts w:ascii="Arial" w:hAnsi="Arial" w:cs="Arial"/>
                <w:sz w:val="20"/>
                <w:szCs w:val="20"/>
              </w:rPr>
            </w:pPr>
            <w:r w:rsidRPr="00076D99">
              <w:rPr>
                <w:rFonts w:ascii="Arial" w:hAnsi="Arial" w:cs="Arial"/>
                <w:sz w:val="20"/>
                <w:szCs w:val="20"/>
              </w:rPr>
              <w:t>Es el producto que se obtiene después de la molienda.</w:t>
            </w:r>
          </w:p>
          <w:p w14:paraId="0231CC13" w14:textId="77777777" w:rsidR="00D121F6" w:rsidRPr="00076D99" w:rsidRDefault="00D121F6" w:rsidP="00A01A4A">
            <w:pPr>
              <w:pStyle w:val="Ttulo2"/>
              <w:spacing w:before="0" w:after="0" w:line="276" w:lineRule="auto"/>
              <w:jc w:val="both"/>
              <w:rPr>
                <w:rFonts w:ascii="Arial" w:hAnsi="Arial" w:cs="Arial"/>
                <w:sz w:val="20"/>
                <w:szCs w:val="20"/>
              </w:rPr>
            </w:pPr>
          </w:p>
        </w:tc>
        <w:tc>
          <w:tcPr>
            <w:tcW w:w="3021" w:type="dxa"/>
          </w:tcPr>
          <w:p w14:paraId="4B6EABE6" w14:textId="77777777" w:rsidR="00D121F6" w:rsidRPr="00076D99" w:rsidRDefault="00D121F6" w:rsidP="00A01A4A">
            <w:pPr>
              <w:spacing w:line="276" w:lineRule="auto"/>
              <w:jc w:val="center"/>
              <w:rPr>
                <w:rFonts w:ascii="Arial" w:hAnsi="Arial" w:cs="Arial"/>
                <w:color w:val="000000"/>
                <w:sz w:val="20"/>
                <w:szCs w:val="20"/>
                <w:highlight w:val="yellow"/>
                <w:lang w:val="es-MX"/>
              </w:rPr>
            </w:pPr>
            <w:r w:rsidRPr="00076D99">
              <w:rPr>
                <w:rFonts w:ascii="Arial" w:hAnsi="Arial" w:cs="Arial"/>
                <w:noProof/>
                <w:color w:val="000000"/>
                <w:sz w:val="20"/>
                <w:szCs w:val="20"/>
                <w:lang w:val="es-MX"/>
              </w:rPr>
              <w:drawing>
                <wp:inline distT="0" distB="0" distL="0" distR="0" wp14:anchorId="0652E5E7" wp14:editId="354A7F66">
                  <wp:extent cx="1781175" cy="1169670"/>
                  <wp:effectExtent l="0" t="0" r="0" b="0"/>
                  <wp:docPr id="753657541" name="Imagen 7" descr="Un plato con fru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57541" name="Imagen 7" descr="Un plato con frut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1781175" cy="1169670"/>
                          </a:xfrm>
                          <a:prstGeom prst="rect">
                            <a:avLst/>
                          </a:prstGeom>
                        </pic:spPr>
                      </pic:pic>
                    </a:graphicData>
                  </a:graphic>
                </wp:inline>
              </w:drawing>
            </w:r>
          </w:p>
        </w:tc>
      </w:tr>
    </w:tbl>
    <w:p w14:paraId="6769FDE2" w14:textId="4BE88A90" w:rsidR="00B04660" w:rsidRDefault="00B04660" w:rsidP="00076D99">
      <w:pPr>
        <w:pStyle w:val="Ttulo2"/>
        <w:spacing w:before="0" w:after="0" w:line="276" w:lineRule="auto"/>
        <w:rPr>
          <w:rFonts w:ascii="Arial" w:hAnsi="Arial" w:cs="Arial"/>
          <w:sz w:val="20"/>
          <w:szCs w:val="20"/>
        </w:rPr>
      </w:pPr>
    </w:p>
    <w:p w14:paraId="36F3F38D" w14:textId="77777777" w:rsidR="00D121F6" w:rsidRDefault="00D121F6" w:rsidP="00D121F6"/>
    <w:p w14:paraId="0A9DBF66" w14:textId="09201A02" w:rsidR="00D121F6" w:rsidRPr="00F23BF7" w:rsidRDefault="00F23BF7" w:rsidP="00F23BF7">
      <w:pPr>
        <w:pStyle w:val="NormalWeb"/>
        <w:spacing w:before="0" w:beforeAutospacing="0" w:after="0" w:afterAutospacing="0" w:line="276" w:lineRule="auto"/>
        <w:ind w:left="567"/>
        <w:jc w:val="both"/>
        <w:rPr>
          <w:rFonts w:ascii="Arial" w:hAnsi="Arial" w:cs="Arial"/>
          <w:sz w:val="20"/>
          <w:szCs w:val="20"/>
        </w:rPr>
      </w:pPr>
      <w:r w:rsidRPr="00F23BF7">
        <w:rPr>
          <w:rFonts w:ascii="Arial" w:hAnsi="Arial" w:cs="Arial"/>
          <w:sz w:val="20"/>
          <w:szCs w:val="20"/>
        </w:rPr>
        <w:t>Conocer los procesos y conceptos clave de la cadena cárnica es fundamental para comprender cómo llega la carne desde el animal hasta el consumidor final. A continuación, se presentan términos esenciales</w:t>
      </w:r>
      <w:r w:rsidR="00453B88">
        <w:rPr>
          <w:rFonts w:ascii="Arial" w:hAnsi="Arial" w:cs="Arial"/>
          <w:sz w:val="20"/>
          <w:szCs w:val="20"/>
        </w:rPr>
        <w:t>.</w:t>
      </w:r>
    </w:p>
    <w:p w14:paraId="0D224FAE" w14:textId="77777777" w:rsidR="00453B88" w:rsidRDefault="00453B88" w:rsidP="00076D99">
      <w:pPr>
        <w:spacing w:line="276" w:lineRule="auto"/>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943068" w:rsidRPr="00076D99" w14:paraId="4036FBCD" w14:textId="77777777" w:rsidTr="00A01A4A">
        <w:tc>
          <w:tcPr>
            <w:tcW w:w="9962" w:type="dxa"/>
            <w:gridSpan w:val="3"/>
            <w:shd w:val="clear" w:color="auto" w:fill="9BBB59" w:themeFill="accent3"/>
          </w:tcPr>
          <w:p w14:paraId="4E05666B" w14:textId="6D2B0C5F" w:rsidR="00943068" w:rsidRPr="00076D99" w:rsidRDefault="00943068"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Tarjetas</w:t>
            </w:r>
          </w:p>
        </w:tc>
      </w:tr>
      <w:tr w:rsidR="0066280C" w:rsidRPr="00076D99" w14:paraId="061D9F29" w14:textId="77777777" w:rsidTr="00A01A4A">
        <w:trPr>
          <w:trHeight w:val="550"/>
        </w:trPr>
        <w:tc>
          <w:tcPr>
            <w:tcW w:w="1980" w:type="dxa"/>
          </w:tcPr>
          <w:p w14:paraId="2C2598AC" w14:textId="77777777" w:rsidR="0066280C" w:rsidRPr="00076D99" w:rsidRDefault="0066280C" w:rsidP="00A01A4A">
            <w:pPr>
              <w:spacing w:line="276" w:lineRule="auto"/>
              <w:jc w:val="both"/>
              <w:rPr>
                <w:rFonts w:ascii="Arial" w:hAnsi="Arial" w:cs="Arial"/>
                <w:b/>
                <w:bCs/>
                <w:sz w:val="20"/>
                <w:szCs w:val="20"/>
              </w:rPr>
            </w:pPr>
            <w:r w:rsidRPr="00076D99">
              <w:rPr>
                <w:rFonts w:ascii="Arial" w:hAnsi="Arial" w:cs="Arial"/>
                <w:b/>
                <w:bCs/>
                <w:sz w:val="20"/>
                <w:szCs w:val="20"/>
              </w:rPr>
              <w:t>Carne picada</w:t>
            </w:r>
          </w:p>
        </w:tc>
        <w:tc>
          <w:tcPr>
            <w:tcW w:w="4961" w:type="dxa"/>
          </w:tcPr>
          <w:p w14:paraId="395EC0F2" w14:textId="77777777" w:rsidR="0066280C" w:rsidRPr="00076D99" w:rsidRDefault="0066280C" w:rsidP="00A01A4A">
            <w:pPr>
              <w:pStyle w:val="Ttulo2"/>
              <w:spacing w:before="0" w:after="0" w:line="276" w:lineRule="auto"/>
              <w:jc w:val="both"/>
              <w:rPr>
                <w:rFonts w:ascii="Arial" w:hAnsi="Arial" w:cs="Arial"/>
                <w:sz w:val="20"/>
                <w:szCs w:val="20"/>
              </w:rPr>
            </w:pPr>
            <w:r w:rsidRPr="00076D99">
              <w:rPr>
                <w:rFonts w:ascii="Arial" w:hAnsi="Arial" w:cs="Arial"/>
                <w:sz w:val="20"/>
                <w:szCs w:val="20"/>
              </w:rPr>
              <w:t>Es la carne que se le retira el hueso y se acondiciona en cubos o en trozos.</w:t>
            </w:r>
          </w:p>
        </w:tc>
        <w:tc>
          <w:tcPr>
            <w:tcW w:w="3021" w:type="dxa"/>
          </w:tcPr>
          <w:p w14:paraId="031CE22E" w14:textId="77777777" w:rsidR="0066280C" w:rsidRPr="00076D99" w:rsidRDefault="0066280C" w:rsidP="00A01A4A">
            <w:pPr>
              <w:spacing w:line="276" w:lineRule="auto"/>
              <w:jc w:val="center"/>
              <w:rPr>
                <w:rFonts w:ascii="Arial" w:hAnsi="Arial" w:cs="Arial"/>
                <w:color w:val="000000"/>
                <w:sz w:val="20"/>
                <w:szCs w:val="20"/>
                <w:highlight w:val="yellow"/>
                <w:lang w:val="es-MX"/>
              </w:rPr>
            </w:pPr>
            <w:r w:rsidRPr="00076D99">
              <w:rPr>
                <w:rFonts w:ascii="Arial" w:hAnsi="Arial" w:cs="Arial"/>
                <w:noProof/>
                <w:color w:val="000000"/>
                <w:sz w:val="20"/>
                <w:szCs w:val="20"/>
                <w:lang w:val="es-MX"/>
              </w:rPr>
              <w:drawing>
                <wp:inline distT="0" distB="0" distL="0" distR="0" wp14:anchorId="0198DB0D" wp14:editId="0DC3850C">
                  <wp:extent cx="1307939" cy="861235"/>
                  <wp:effectExtent l="0" t="0" r="635" b="2540"/>
                  <wp:docPr id="12324041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04192" name="Imagen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14819" cy="865766"/>
                          </a:xfrm>
                          <a:prstGeom prst="rect">
                            <a:avLst/>
                          </a:prstGeom>
                        </pic:spPr>
                      </pic:pic>
                    </a:graphicData>
                  </a:graphic>
                </wp:inline>
              </w:drawing>
            </w:r>
          </w:p>
        </w:tc>
      </w:tr>
      <w:tr w:rsidR="0066280C" w:rsidRPr="00076D99" w14:paraId="4480FE97" w14:textId="77777777" w:rsidTr="00A01A4A">
        <w:trPr>
          <w:trHeight w:val="550"/>
        </w:trPr>
        <w:tc>
          <w:tcPr>
            <w:tcW w:w="1980" w:type="dxa"/>
          </w:tcPr>
          <w:p w14:paraId="396F8DF6" w14:textId="77777777" w:rsidR="0066280C" w:rsidRPr="00076D99" w:rsidRDefault="0066280C" w:rsidP="00A01A4A">
            <w:pPr>
              <w:spacing w:line="276" w:lineRule="auto"/>
              <w:jc w:val="both"/>
              <w:rPr>
                <w:rFonts w:ascii="Arial" w:hAnsi="Arial" w:cs="Arial"/>
                <w:b/>
                <w:bCs/>
                <w:sz w:val="20"/>
                <w:szCs w:val="20"/>
              </w:rPr>
            </w:pPr>
            <w:r w:rsidRPr="00076D99">
              <w:rPr>
                <w:rFonts w:ascii="Arial" w:hAnsi="Arial" w:cs="Arial"/>
                <w:b/>
                <w:bCs/>
                <w:sz w:val="20"/>
                <w:szCs w:val="20"/>
              </w:rPr>
              <w:t>Derivados cárnicos</w:t>
            </w:r>
          </w:p>
        </w:tc>
        <w:tc>
          <w:tcPr>
            <w:tcW w:w="4961" w:type="dxa"/>
          </w:tcPr>
          <w:p w14:paraId="07A5EB56" w14:textId="77777777" w:rsidR="0066280C" w:rsidRPr="00076D99" w:rsidRDefault="0066280C" w:rsidP="00A01A4A">
            <w:pPr>
              <w:pStyle w:val="Ttulo2"/>
              <w:spacing w:before="0" w:after="0" w:line="276" w:lineRule="auto"/>
              <w:jc w:val="both"/>
              <w:rPr>
                <w:rFonts w:ascii="Arial" w:hAnsi="Arial" w:cs="Arial"/>
                <w:sz w:val="20"/>
                <w:szCs w:val="20"/>
              </w:rPr>
            </w:pPr>
            <w:r w:rsidRPr="00076D99">
              <w:rPr>
                <w:rFonts w:ascii="Arial" w:hAnsi="Arial" w:cs="Arial"/>
                <w:sz w:val="20"/>
                <w:szCs w:val="20"/>
              </w:rPr>
              <w:t>Son productos obtenidos de la transformación de la carne y que se les ha adicionado ingredientes para mejorar sus características tecnológicas.</w:t>
            </w:r>
          </w:p>
          <w:p w14:paraId="0341ED54" w14:textId="77777777" w:rsidR="0066280C" w:rsidRPr="00076D99" w:rsidRDefault="0066280C" w:rsidP="00A01A4A">
            <w:pPr>
              <w:pStyle w:val="Ttulo2"/>
              <w:spacing w:before="0" w:after="0" w:line="276" w:lineRule="auto"/>
              <w:jc w:val="both"/>
              <w:rPr>
                <w:rFonts w:ascii="Arial" w:hAnsi="Arial" w:cs="Arial"/>
                <w:sz w:val="20"/>
                <w:szCs w:val="20"/>
              </w:rPr>
            </w:pPr>
          </w:p>
        </w:tc>
        <w:tc>
          <w:tcPr>
            <w:tcW w:w="3021" w:type="dxa"/>
          </w:tcPr>
          <w:p w14:paraId="133A7401" w14:textId="77777777" w:rsidR="0066280C" w:rsidRPr="00076D99" w:rsidRDefault="0066280C" w:rsidP="00A01A4A">
            <w:pPr>
              <w:spacing w:line="276" w:lineRule="auto"/>
              <w:jc w:val="center"/>
              <w:rPr>
                <w:rFonts w:ascii="Arial" w:hAnsi="Arial" w:cs="Arial"/>
                <w:color w:val="000000"/>
                <w:sz w:val="20"/>
                <w:szCs w:val="20"/>
                <w:highlight w:val="yellow"/>
                <w:lang w:val="es-MX"/>
              </w:rPr>
            </w:pPr>
            <w:r w:rsidRPr="00076D99">
              <w:rPr>
                <w:rFonts w:ascii="Arial" w:hAnsi="Arial" w:cs="Arial"/>
                <w:noProof/>
                <w:color w:val="000000"/>
                <w:sz w:val="20"/>
                <w:szCs w:val="20"/>
                <w:lang w:val="es-MX"/>
              </w:rPr>
              <w:drawing>
                <wp:inline distT="0" distB="0" distL="0" distR="0" wp14:anchorId="1D71339C" wp14:editId="5BF98080">
                  <wp:extent cx="1319514" cy="860859"/>
                  <wp:effectExtent l="0" t="0" r="1905" b="3175"/>
                  <wp:docPr id="2050528337" name="Imagen 9" descr="Comida en una mesa de made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28337" name="Imagen 9" descr="Comida en una mesa de mader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38659" cy="873349"/>
                          </a:xfrm>
                          <a:prstGeom prst="rect">
                            <a:avLst/>
                          </a:prstGeom>
                        </pic:spPr>
                      </pic:pic>
                    </a:graphicData>
                  </a:graphic>
                </wp:inline>
              </w:drawing>
            </w:r>
          </w:p>
        </w:tc>
      </w:tr>
      <w:tr w:rsidR="0066280C" w:rsidRPr="00076D99" w14:paraId="78F1A429" w14:textId="77777777" w:rsidTr="00A01A4A">
        <w:trPr>
          <w:trHeight w:val="550"/>
        </w:trPr>
        <w:tc>
          <w:tcPr>
            <w:tcW w:w="1980" w:type="dxa"/>
          </w:tcPr>
          <w:p w14:paraId="23B3C87D" w14:textId="77777777" w:rsidR="0066280C" w:rsidRPr="00076D99" w:rsidRDefault="0066280C" w:rsidP="00A01A4A">
            <w:pPr>
              <w:spacing w:line="276" w:lineRule="auto"/>
              <w:jc w:val="both"/>
              <w:rPr>
                <w:rFonts w:ascii="Arial" w:hAnsi="Arial" w:cs="Arial"/>
                <w:b/>
                <w:bCs/>
                <w:sz w:val="20"/>
                <w:szCs w:val="20"/>
              </w:rPr>
            </w:pPr>
            <w:r w:rsidRPr="00076D99">
              <w:rPr>
                <w:rFonts w:ascii="Arial" w:hAnsi="Arial" w:cs="Arial"/>
                <w:b/>
                <w:bCs/>
                <w:sz w:val="20"/>
                <w:szCs w:val="20"/>
              </w:rPr>
              <w:t>Faenado</w:t>
            </w:r>
          </w:p>
        </w:tc>
        <w:tc>
          <w:tcPr>
            <w:tcW w:w="4961" w:type="dxa"/>
          </w:tcPr>
          <w:p w14:paraId="431F30E3" w14:textId="77777777" w:rsidR="0066280C" w:rsidRPr="00076D99" w:rsidRDefault="0066280C" w:rsidP="00A01A4A">
            <w:pPr>
              <w:pStyle w:val="Ttulo2"/>
              <w:spacing w:before="0" w:after="0" w:line="276" w:lineRule="auto"/>
              <w:jc w:val="both"/>
              <w:rPr>
                <w:rFonts w:ascii="Arial" w:hAnsi="Arial" w:cs="Arial"/>
                <w:sz w:val="20"/>
                <w:szCs w:val="20"/>
              </w:rPr>
            </w:pPr>
            <w:r w:rsidRPr="00076D99">
              <w:rPr>
                <w:rFonts w:ascii="Arial" w:hAnsi="Arial" w:cs="Arial"/>
                <w:sz w:val="20"/>
                <w:szCs w:val="20"/>
              </w:rPr>
              <w:t>Es la separación en partes y en viseras de un animal en canal.</w:t>
            </w:r>
          </w:p>
        </w:tc>
        <w:tc>
          <w:tcPr>
            <w:tcW w:w="3021" w:type="dxa"/>
          </w:tcPr>
          <w:p w14:paraId="1EA34743" w14:textId="77777777" w:rsidR="0066280C" w:rsidRPr="00076D99" w:rsidRDefault="0066280C" w:rsidP="00A01A4A">
            <w:pPr>
              <w:spacing w:line="276" w:lineRule="auto"/>
              <w:jc w:val="center"/>
              <w:rPr>
                <w:rFonts w:ascii="Arial" w:hAnsi="Arial" w:cs="Arial"/>
                <w:color w:val="000000"/>
                <w:sz w:val="20"/>
                <w:szCs w:val="20"/>
                <w:highlight w:val="yellow"/>
                <w:lang w:val="es-MX"/>
              </w:rPr>
            </w:pPr>
            <w:r w:rsidRPr="00076D99">
              <w:rPr>
                <w:rFonts w:ascii="Arial" w:hAnsi="Arial" w:cs="Arial"/>
                <w:noProof/>
                <w:color w:val="000000"/>
                <w:sz w:val="20"/>
                <w:szCs w:val="20"/>
                <w:lang w:val="es-MX"/>
              </w:rPr>
              <w:drawing>
                <wp:inline distT="0" distB="0" distL="0" distR="0" wp14:anchorId="12A1D078" wp14:editId="218A916B">
                  <wp:extent cx="1331089" cy="806721"/>
                  <wp:effectExtent l="0" t="0" r="2540" b="6350"/>
                  <wp:docPr id="1156808698" name="Imagen 10" descr="Imagen que contiene persona, edificio, hombre, prepara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08698" name="Imagen 10" descr="Imagen que contiene persona, edificio, hombre, preparand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44759" cy="815006"/>
                          </a:xfrm>
                          <a:prstGeom prst="rect">
                            <a:avLst/>
                          </a:prstGeom>
                        </pic:spPr>
                      </pic:pic>
                    </a:graphicData>
                  </a:graphic>
                </wp:inline>
              </w:drawing>
            </w:r>
          </w:p>
        </w:tc>
      </w:tr>
      <w:tr w:rsidR="00D121F6" w:rsidRPr="00076D99" w14:paraId="10BEC7A0" w14:textId="77777777" w:rsidTr="00A01A4A">
        <w:trPr>
          <w:trHeight w:val="550"/>
        </w:trPr>
        <w:tc>
          <w:tcPr>
            <w:tcW w:w="1980" w:type="dxa"/>
          </w:tcPr>
          <w:p w14:paraId="60787DB6" w14:textId="77777777" w:rsidR="00D121F6" w:rsidRPr="00076D99" w:rsidRDefault="00D121F6" w:rsidP="00A01A4A">
            <w:pPr>
              <w:spacing w:line="276" w:lineRule="auto"/>
              <w:jc w:val="both"/>
              <w:rPr>
                <w:rFonts w:ascii="Arial" w:hAnsi="Arial" w:cs="Arial"/>
                <w:b/>
                <w:bCs/>
                <w:sz w:val="20"/>
                <w:szCs w:val="20"/>
              </w:rPr>
            </w:pPr>
            <w:r w:rsidRPr="00076D99">
              <w:rPr>
                <w:rFonts w:ascii="Arial" w:hAnsi="Arial" w:cs="Arial"/>
                <w:b/>
                <w:bCs/>
                <w:sz w:val="20"/>
                <w:szCs w:val="20"/>
              </w:rPr>
              <w:lastRenderedPageBreak/>
              <w:t>Expendio</w:t>
            </w:r>
          </w:p>
        </w:tc>
        <w:tc>
          <w:tcPr>
            <w:tcW w:w="4961" w:type="dxa"/>
          </w:tcPr>
          <w:p w14:paraId="097B9DF1" w14:textId="77777777" w:rsidR="00D121F6" w:rsidRPr="00076D99" w:rsidRDefault="00D121F6" w:rsidP="00A01A4A">
            <w:pPr>
              <w:pStyle w:val="Ttulo2"/>
              <w:spacing w:before="0" w:after="0" w:line="276" w:lineRule="auto"/>
              <w:jc w:val="both"/>
              <w:rPr>
                <w:rFonts w:ascii="Arial" w:hAnsi="Arial" w:cs="Arial"/>
                <w:sz w:val="20"/>
                <w:szCs w:val="20"/>
              </w:rPr>
            </w:pPr>
            <w:r w:rsidRPr="00076D99">
              <w:rPr>
                <w:rFonts w:ascii="Arial" w:hAnsi="Arial" w:cs="Arial"/>
                <w:sz w:val="20"/>
                <w:szCs w:val="20"/>
              </w:rPr>
              <w:t>Es la distribución y comercialización del producto cárnicos a los diferentes puntos de venta.</w:t>
            </w:r>
          </w:p>
        </w:tc>
        <w:tc>
          <w:tcPr>
            <w:tcW w:w="3021" w:type="dxa"/>
          </w:tcPr>
          <w:p w14:paraId="6666CC76" w14:textId="77777777" w:rsidR="00D121F6" w:rsidRPr="00076D99" w:rsidRDefault="00D121F6" w:rsidP="00A01A4A">
            <w:pPr>
              <w:spacing w:line="276" w:lineRule="auto"/>
              <w:jc w:val="center"/>
              <w:rPr>
                <w:rFonts w:ascii="Arial" w:hAnsi="Arial" w:cs="Arial"/>
                <w:color w:val="000000"/>
                <w:sz w:val="20"/>
                <w:szCs w:val="20"/>
                <w:highlight w:val="yellow"/>
                <w:lang w:val="es-MX"/>
              </w:rPr>
            </w:pPr>
            <w:r w:rsidRPr="00076D99">
              <w:rPr>
                <w:rFonts w:ascii="Arial" w:hAnsi="Arial" w:cs="Arial"/>
                <w:noProof/>
                <w:color w:val="000000"/>
                <w:sz w:val="20"/>
                <w:szCs w:val="20"/>
                <w:lang w:val="es-MX"/>
              </w:rPr>
              <w:drawing>
                <wp:inline distT="0" distB="0" distL="0" distR="0" wp14:anchorId="1E6F1C59" wp14:editId="3DFC7D6B">
                  <wp:extent cx="1407238" cy="810228"/>
                  <wp:effectExtent l="0" t="0" r="2540" b="3175"/>
                  <wp:docPr id="651181807" name="Imagen 11" descr="Persona preparando comida en una tien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81807" name="Imagen 11" descr="Persona preparando comida en una tienda&#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1438340" cy="828135"/>
                          </a:xfrm>
                          <a:prstGeom prst="rect">
                            <a:avLst/>
                          </a:prstGeom>
                        </pic:spPr>
                      </pic:pic>
                    </a:graphicData>
                  </a:graphic>
                </wp:inline>
              </w:drawing>
            </w:r>
          </w:p>
        </w:tc>
      </w:tr>
      <w:tr w:rsidR="00D121F6" w:rsidRPr="00076D99" w14:paraId="7A25BA6B" w14:textId="77777777" w:rsidTr="00A01A4A">
        <w:trPr>
          <w:trHeight w:val="550"/>
        </w:trPr>
        <w:tc>
          <w:tcPr>
            <w:tcW w:w="1980" w:type="dxa"/>
          </w:tcPr>
          <w:p w14:paraId="01FD092A" w14:textId="77777777" w:rsidR="00D121F6" w:rsidRPr="00076D99" w:rsidRDefault="00D121F6" w:rsidP="00A01A4A">
            <w:pPr>
              <w:pStyle w:val="Ttulo2"/>
              <w:spacing w:before="0" w:after="0" w:line="276" w:lineRule="auto"/>
              <w:jc w:val="both"/>
              <w:rPr>
                <w:rFonts w:ascii="Arial" w:hAnsi="Arial" w:cs="Arial"/>
                <w:b/>
                <w:bCs/>
                <w:sz w:val="20"/>
                <w:szCs w:val="20"/>
              </w:rPr>
            </w:pPr>
            <w:r w:rsidRPr="00076D99">
              <w:rPr>
                <w:rFonts w:ascii="Arial" w:hAnsi="Arial" w:cs="Arial"/>
                <w:b/>
                <w:bCs/>
                <w:sz w:val="20"/>
                <w:szCs w:val="20"/>
              </w:rPr>
              <w:t>Inspección ante mórtem</w:t>
            </w:r>
          </w:p>
        </w:tc>
        <w:tc>
          <w:tcPr>
            <w:tcW w:w="4961" w:type="dxa"/>
          </w:tcPr>
          <w:p w14:paraId="63554109" w14:textId="77777777" w:rsidR="00D121F6" w:rsidRPr="00076D99" w:rsidRDefault="00D121F6" w:rsidP="00A01A4A">
            <w:pPr>
              <w:pStyle w:val="Ttulo2"/>
              <w:spacing w:before="0" w:after="0" w:line="276" w:lineRule="auto"/>
              <w:jc w:val="both"/>
              <w:rPr>
                <w:rFonts w:ascii="Arial" w:hAnsi="Arial" w:cs="Arial"/>
                <w:sz w:val="20"/>
                <w:szCs w:val="20"/>
              </w:rPr>
            </w:pPr>
            <w:r w:rsidRPr="00076D99">
              <w:rPr>
                <w:rFonts w:ascii="Arial" w:hAnsi="Arial" w:cs="Arial"/>
                <w:sz w:val="20"/>
                <w:szCs w:val="20"/>
              </w:rPr>
              <w:t>Es un procedimiento que se realiza al animal antes de ser sacrificado por parte de un funcionario, el cual dictamina las condiciones de salubridad de los animales a sacrificar.</w:t>
            </w:r>
          </w:p>
        </w:tc>
        <w:tc>
          <w:tcPr>
            <w:tcW w:w="3021" w:type="dxa"/>
          </w:tcPr>
          <w:p w14:paraId="58ACD9A0" w14:textId="77777777" w:rsidR="00D121F6" w:rsidRPr="00076D99" w:rsidRDefault="00D121F6" w:rsidP="00A01A4A">
            <w:pPr>
              <w:spacing w:line="276" w:lineRule="auto"/>
              <w:jc w:val="center"/>
              <w:rPr>
                <w:rFonts w:ascii="Arial" w:hAnsi="Arial" w:cs="Arial"/>
                <w:color w:val="000000"/>
                <w:sz w:val="20"/>
                <w:szCs w:val="20"/>
                <w:highlight w:val="yellow"/>
                <w:lang w:val="es-MX"/>
              </w:rPr>
            </w:pPr>
            <w:r w:rsidRPr="00076D99">
              <w:rPr>
                <w:rFonts w:ascii="Arial" w:hAnsi="Arial" w:cs="Arial"/>
                <w:noProof/>
                <w:color w:val="000000"/>
                <w:sz w:val="20"/>
                <w:szCs w:val="20"/>
                <w:lang w:val="es-MX"/>
              </w:rPr>
              <w:drawing>
                <wp:inline distT="0" distB="0" distL="0" distR="0" wp14:anchorId="223EF39B" wp14:editId="6DAE41CA">
                  <wp:extent cx="1400537" cy="863789"/>
                  <wp:effectExtent l="0" t="0" r="0" b="0"/>
                  <wp:docPr id="1932101071" name="Imagen 12" descr="Una persona con una va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01071" name="Imagen 12" descr="Una persona con una vac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1416018" cy="873337"/>
                          </a:xfrm>
                          <a:prstGeom prst="rect">
                            <a:avLst/>
                          </a:prstGeom>
                        </pic:spPr>
                      </pic:pic>
                    </a:graphicData>
                  </a:graphic>
                </wp:inline>
              </w:drawing>
            </w:r>
          </w:p>
        </w:tc>
      </w:tr>
      <w:tr w:rsidR="00D121F6" w:rsidRPr="00076D99" w14:paraId="39191038" w14:textId="77777777" w:rsidTr="00A01A4A">
        <w:trPr>
          <w:trHeight w:val="550"/>
        </w:trPr>
        <w:tc>
          <w:tcPr>
            <w:tcW w:w="1980" w:type="dxa"/>
          </w:tcPr>
          <w:p w14:paraId="146D9F46" w14:textId="77777777" w:rsidR="00D121F6" w:rsidRPr="00076D99" w:rsidRDefault="00D121F6" w:rsidP="00A01A4A">
            <w:pPr>
              <w:pStyle w:val="Ttulo2"/>
              <w:spacing w:before="0" w:after="0" w:line="276" w:lineRule="auto"/>
              <w:jc w:val="both"/>
              <w:rPr>
                <w:rFonts w:ascii="Arial" w:hAnsi="Arial" w:cs="Arial"/>
                <w:b/>
                <w:bCs/>
                <w:sz w:val="20"/>
                <w:szCs w:val="20"/>
              </w:rPr>
            </w:pPr>
            <w:r w:rsidRPr="00076D99">
              <w:rPr>
                <w:rFonts w:ascii="Arial" w:hAnsi="Arial" w:cs="Arial"/>
                <w:b/>
                <w:bCs/>
                <w:sz w:val="20"/>
                <w:szCs w:val="20"/>
              </w:rPr>
              <w:t>Planta de sacrificio</w:t>
            </w:r>
          </w:p>
        </w:tc>
        <w:tc>
          <w:tcPr>
            <w:tcW w:w="4961" w:type="dxa"/>
          </w:tcPr>
          <w:p w14:paraId="4C83F268" w14:textId="77777777" w:rsidR="00D121F6" w:rsidRPr="00076D99" w:rsidRDefault="00D121F6" w:rsidP="00A01A4A">
            <w:pPr>
              <w:pStyle w:val="Ttulo2"/>
              <w:spacing w:before="0" w:after="0" w:line="276" w:lineRule="auto"/>
              <w:jc w:val="both"/>
              <w:rPr>
                <w:rFonts w:ascii="Arial" w:hAnsi="Arial" w:cs="Arial"/>
                <w:sz w:val="20"/>
                <w:szCs w:val="20"/>
              </w:rPr>
            </w:pPr>
            <w:r w:rsidRPr="00076D99">
              <w:rPr>
                <w:rFonts w:ascii="Arial" w:hAnsi="Arial" w:cs="Arial"/>
                <w:sz w:val="20"/>
                <w:szCs w:val="20"/>
              </w:rPr>
              <w:t>Es el establecimiento donde se realiza el sacrificio a los animales que son aptos para el consumo humano.</w:t>
            </w:r>
          </w:p>
        </w:tc>
        <w:tc>
          <w:tcPr>
            <w:tcW w:w="3021" w:type="dxa"/>
          </w:tcPr>
          <w:p w14:paraId="7CF75F89" w14:textId="77777777" w:rsidR="00D121F6" w:rsidRPr="00076D99" w:rsidRDefault="00D121F6" w:rsidP="00A01A4A">
            <w:pPr>
              <w:spacing w:line="276" w:lineRule="auto"/>
              <w:jc w:val="center"/>
              <w:rPr>
                <w:rFonts w:ascii="Arial" w:hAnsi="Arial" w:cs="Arial"/>
                <w:color w:val="000000"/>
                <w:sz w:val="20"/>
                <w:szCs w:val="20"/>
                <w:highlight w:val="yellow"/>
                <w:lang w:val="es-MX"/>
              </w:rPr>
            </w:pPr>
            <w:r w:rsidRPr="00076D99">
              <w:rPr>
                <w:rFonts w:ascii="Arial" w:hAnsi="Arial" w:cs="Arial"/>
                <w:noProof/>
                <w:color w:val="000000"/>
                <w:sz w:val="20"/>
                <w:szCs w:val="20"/>
                <w:lang w:val="es-MX"/>
              </w:rPr>
              <w:drawing>
                <wp:inline distT="0" distB="0" distL="0" distR="0" wp14:anchorId="78C65755" wp14:editId="5BC707A5">
                  <wp:extent cx="1400537" cy="876272"/>
                  <wp:effectExtent l="0" t="0" r="0" b="635"/>
                  <wp:docPr id="402446351" name="Imagen 13" descr="Un edificio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46351" name="Imagen 13" descr="Un edificio de fond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1413428" cy="884338"/>
                          </a:xfrm>
                          <a:prstGeom prst="rect">
                            <a:avLst/>
                          </a:prstGeom>
                        </pic:spPr>
                      </pic:pic>
                    </a:graphicData>
                  </a:graphic>
                </wp:inline>
              </w:drawing>
            </w:r>
          </w:p>
        </w:tc>
      </w:tr>
      <w:tr w:rsidR="00D121F6" w:rsidRPr="00076D99" w14:paraId="5817A704" w14:textId="77777777" w:rsidTr="00A01A4A">
        <w:trPr>
          <w:trHeight w:val="550"/>
        </w:trPr>
        <w:tc>
          <w:tcPr>
            <w:tcW w:w="1980" w:type="dxa"/>
          </w:tcPr>
          <w:p w14:paraId="118FFB27" w14:textId="77777777" w:rsidR="00D121F6" w:rsidRPr="00076D99" w:rsidRDefault="00D121F6" w:rsidP="00A01A4A">
            <w:pPr>
              <w:spacing w:line="276" w:lineRule="auto"/>
              <w:jc w:val="both"/>
              <w:rPr>
                <w:rFonts w:ascii="Arial" w:hAnsi="Arial" w:cs="Arial"/>
                <w:b/>
                <w:bCs/>
                <w:sz w:val="20"/>
                <w:szCs w:val="20"/>
              </w:rPr>
            </w:pPr>
            <w:r w:rsidRPr="00076D99">
              <w:rPr>
                <w:rFonts w:ascii="Arial" w:hAnsi="Arial" w:cs="Arial"/>
                <w:b/>
                <w:bCs/>
                <w:sz w:val="20"/>
                <w:szCs w:val="20"/>
              </w:rPr>
              <w:t>Sacrificio</w:t>
            </w:r>
          </w:p>
        </w:tc>
        <w:tc>
          <w:tcPr>
            <w:tcW w:w="4961" w:type="dxa"/>
          </w:tcPr>
          <w:p w14:paraId="5BA2D398" w14:textId="77777777" w:rsidR="00D121F6" w:rsidRPr="00076D99" w:rsidRDefault="00D121F6" w:rsidP="00A01A4A">
            <w:pPr>
              <w:pStyle w:val="Ttulo2"/>
              <w:spacing w:before="0" w:after="0" w:line="276" w:lineRule="auto"/>
              <w:jc w:val="both"/>
              <w:rPr>
                <w:rStyle w:val="Textoennegrita"/>
                <w:rFonts w:ascii="Arial" w:hAnsi="Arial" w:cs="Arial"/>
                <w:b w:val="0"/>
                <w:bCs w:val="0"/>
                <w:sz w:val="20"/>
                <w:szCs w:val="20"/>
              </w:rPr>
            </w:pPr>
            <w:r w:rsidRPr="00076D99">
              <w:rPr>
                <w:rFonts w:ascii="Arial" w:hAnsi="Arial" w:cs="Arial"/>
                <w:sz w:val="20"/>
                <w:szCs w:val="20"/>
              </w:rPr>
              <w:t>Proceso que se realiza para darle muerte a un animal, inicia con la sensibilización y termina en desangrado.</w:t>
            </w:r>
          </w:p>
        </w:tc>
        <w:tc>
          <w:tcPr>
            <w:tcW w:w="3021" w:type="dxa"/>
          </w:tcPr>
          <w:p w14:paraId="109C528D" w14:textId="77777777" w:rsidR="00D121F6" w:rsidRPr="00076D99" w:rsidRDefault="00D121F6" w:rsidP="00A01A4A">
            <w:pPr>
              <w:spacing w:line="276" w:lineRule="auto"/>
              <w:jc w:val="center"/>
              <w:rPr>
                <w:rFonts w:ascii="Arial" w:hAnsi="Arial" w:cs="Arial"/>
                <w:color w:val="000000"/>
                <w:sz w:val="20"/>
                <w:szCs w:val="20"/>
                <w:highlight w:val="yellow"/>
                <w:lang w:val="es-MX"/>
              </w:rPr>
            </w:pPr>
            <w:r w:rsidRPr="00076D99">
              <w:rPr>
                <w:rFonts w:ascii="Arial" w:hAnsi="Arial" w:cs="Arial"/>
                <w:noProof/>
                <w:color w:val="000000"/>
                <w:sz w:val="20"/>
                <w:szCs w:val="20"/>
                <w:lang w:val="es-MX"/>
              </w:rPr>
              <w:drawing>
                <wp:inline distT="0" distB="0" distL="0" distR="0" wp14:anchorId="6E25698D" wp14:editId="2978FCE4">
                  <wp:extent cx="1423686" cy="748641"/>
                  <wp:effectExtent l="0" t="0" r="0" b="1270"/>
                  <wp:docPr id="24747993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79937" name="Imagen 2474799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33141" cy="753613"/>
                          </a:xfrm>
                          <a:prstGeom prst="rect">
                            <a:avLst/>
                          </a:prstGeom>
                        </pic:spPr>
                      </pic:pic>
                    </a:graphicData>
                  </a:graphic>
                </wp:inline>
              </w:drawing>
            </w:r>
          </w:p>
        </w:tc>
      </w:tr>
    </w:tbl>
    <w:p w14:paraId="6D517E4F" w14:textId="77777777" w:rsidR="00D121F6" w:rsidRDefault="00D121F6" w:rsidP="00076D99">
      <w:pPr>
        <w:spacing w:line="276" w:lineRule="auto"/>
        <w:rPr>
          <w:rFonts w:ascii="Arial" w:hAnsi="Arial" w:cs="Arial"/>
          <w:sz w:val="20"/>
          <w:szCs w:val="20"/>
        </w:rPr>
      </w:pPr>
    </w:p>
    <w:p w14:paraId="1F35728E" w14:textId="77777777" w:rsidR="00D121F6" w:rsidRDefault="00D121F6" w:rsidP="00076D99">
      <w:pPr>
        <w:spacing w:line="276" w:lineRule="auto"/>
        <w:rPr>
          <w:rFonts w:ascii="Arial" w:hAnsi="Arial" w:cs="Arial"/>
          <w:sz w:val="20"/>
          <w:szCs w:val="20"/>
        </w:rPr>
      </w:pPr>
    </w:p>
    <w:p w14:paraId="7AFC07C6" w14:textId="77777777" w:rsidR="0066280C" w:rsidRPr="00076D99" w:rsidRDefault="0066280C" w:rsidP="00076D99">
      <w:pPr>
        <w:spacing w:line="276" w:lineRule="auto"/>
        <w:rPr>
          <w:rFonts w:ascii="Arial" w:hAnsi="Arial" w:cs="Arial"/>
          <w:sz w:val="20"/>
          <w:szCs w:val="20"/>
        </w:rPr>
      </w:pPr>
    </w:p>
    <w:p w14:paraId="7B8FEE83" w14:textId="61347BB6" w:rsidR="00B04660" w:rsidRPr="00076D99" w:rsidRDefault="00B04660" w:rsidP="00D94118">
      <w:pPr>
        <w:pStyle w:val="NormalWeb"/>
        <w:numPr>
          <w:ilvl w:val="1"/>
          <w:numId w:val="72"/>
        </w:numPr>
        <w:spacing w:before="0" w:beforeAutospacing="0" w:after="0" w:afterAutospacing="0" w:line="276" w:lineRule="auto"/>
        <w:ind w:left="567" w:hanging="567"/>
        <w:rPr>
          <w:rStyle w:val="Textoennegrita"/>
          <w:rFonts w:ascii="Arial" w:hAnsi="Arial" w:cs="Arial"/>
          <w:sz w:val="20"/>
          <w:szCs w:val="20"/>
        </w:rPr>
      </w:pPr>
      <w:r w:rsidRPr="00076D99">
        <w:rPr>
          <w:rStyle w:val="Textoennegrita"/>
          <w:rFonts w:ascii="Arial" w:hAnsi="Arial" w:cs="Arial"/>
          <w:sz w:val="20"/>
          <w:szCs w:val="20"/>
        </w:rPr>
        <w:t xml:space="preserve">Decreto 1500 de 2007 y su aplicación </w:t>
      </w:r>
    </w:p>
    <w:p w14:paraId="4EF34433" w14:textId="77777777" w:rsidR="00544766" w:rsidRPr="00076D99" w:rsidRDefault="00544766" w:rsidP="00076D99">
      <w:pPr>
        <w:pStyle w:val="NormalWeb"/>
        <w:spacing w:before="0" w:beforeAutospacing="0" w:after="0" w:afterAutospacing="0" w:line="276" w:lineRule="auto"/>
        <w:ind w:left="567"/>
        <w:rPr>
          <w:rStyle w:val="Textoennegrita"/>
          <w:rFonts w:ascii="Arial" w:hAnsi="Arial" w:cs="Arial"/>
          <w:sz w:val="20"/>
          <w:szCs w:val="20"/>
        </w:rPr>
      </w:pPr>
    </w:p>
    <w:p w14:paraId="4D30F1C1" w14:textId="6E17359B" w:rsidR="00B04660" w:rsidRPr="00076D99" w:rsidRDefault="00603AFD" w:rsidP="00076D99">
      <w:pPr>
        <w:pStyle w:val="Ttulo2"/>
        <w:spacing w:before="0" w:after="0" w:line="276" w:lineRule="auto"/>
        <w:ind w:left="567"/>
        <w:jc w:val="both"/>
        <w:rPr>
          <w:rFonts w:ascii="Arial" w:hAnsi="Arial" w:cs="Arial"/>
          <w:sz w:val="20"/>
          <w:szCs w:val="20"/>
        </w:rPr>
      </w:pPr>
      <w:r w:rsidRPr="00076D99">
        <w:rPr>
          <w:rFonts w:ascii="Arial" w:hAnsi="Arial" w:cs="Arial"/>
          <w:sz w:val="20"/>
          <w:szCs w:val="20"/>
        </w:rPr>
        <w:t>El Decreto 1500 de 2007 regula la cadena cárnica en Colombia para garantizar la inocuidad desde la producción hasta el consumo y su aplicación en la cadena productiva está dad en:</w:t>
      </w:r>
    </w:p>
    <w:p w14:paraId="75E01B17" w14:textId="77777777" w:rsidR="00603AFD" w:rsidRPr="00076D99" w:rsidRDefault="00603AFD" w:rsidP="00076D99">
      <w:pPr>
        <w:spacing w:line="276" w:lineRule="auto"/>
        <w:rPr>
          <w:rFonts w:ascii="Arial" w:hAnsi="Arial" w:cs="Arial"/>
        </w:rPr>
      </w:pPr>
    </w:p>
    <w:tbl>
      <w:tblPr>
        <w:tblStyle w:val="Tablaconcuadrcula"/>
        <w:tblW w:w="0" w:type="auto"/>
        <w:tblLayout w:type="fixed"/>
        <w:tblLook w:val="04A0" w:firstRow="1" w:lastRow="0" w:firstColumn="1" w:lastColumn="0" w:noHBand="0" w:noVBand="1"/>
      </w:tblPr>
      <w:tblGrid>
        <w:gridCol w:w="1980"/>
        <w:gridCol w:w="7982"/>
      </w:tblGrid>
      <w:tr w:rsidR="00061AEC" w:rsidRPr="00076D99" w14:paraId="65CF775F" w14:textId="77777777" w:rsidTr="00A01A4A">
        <w:tc>
          <w:tcPr>
            <w:tcW w:w="9962" w:type="dxa"/>
            <w:gridSpan w:val="2"/>
            <w:shd w:val="clear" w:color="auto" w:fill="9BBB59" w:themeFill="accent3"/>
          </w:tcPr>
          <w:p w14:paraId="418D53AA" w14:textId="77777777" w:rsidR="00061AEC" w:rsidRPr="00076D99" w:rsidRDefault="00061AEC" w:rsidP="00076D99">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076D99">
              <w:rPr>
                <w:rFonts w:ascii="Arial" w:hAnsi="Arial" w:cs="Arial"/>
                <w:b/>
                <w:bCs/>
                <w:color w:val="000000"/>
                <w:sz w:val="20"/>
                <w:szCs w:val="20"/>
                <w:lang w:val="es-MX"/>
              </w:rPr>
              <w:t>Acordeón</w:t>
            </w:r>
          </w:p>
        </w:tc>
      </w:tr>
      <w:tr w:rsidR="00061AEC" w:rsidRPr="00076D99" w14:paraId="154BAFDF" w14:textId="77777777" w:rsidTr="00A01A4A">
        <w:tc>
          <w:tcPr>
            <w:tcW w:w="1980" w:type="dxa"/>
          </w:tcPr>
          <w:p w14:paraId="632376D0" w14:textId="05F071D4" w:rsidR="00061AEC" w:rsidRPr="00076D99" w:rsidRDefault="00061AEC" w:rsidP="00076D99">
            <w:pPr>
              <w:pStyle w:val="NormalWeb"/>
              <w:spacing w:before="0" w:beforeAutospacing="0" w:after="0" w:afterAutospacing="0" w:line="276" w:lineRule="auto"/>
              <w:rPr>
                <w:rFonts w:ascii="Arial" w:hAnsi="Arial" w:cs="Arial"/>
                <w:sz w:val="20"/>
                <w:szCs w:val="20"/>
              </w:rPr>
            </w:pPr>
            <w:r w:rsidRPr="00076D99">
              <w:rPr>
                <w:rStyle w:val="Textoennegrita"/>
                <w:rFonts w:ascii="Arial" w:hAnsi="Arial" w:cs="Arial"/>
                <w:sz w:val="20"/>
                <w:szCs w:val="20"/>
              </w:rPr>
              <w:t>Producción primaria</w:t>
            </w:r>
          </w:p>
        </w:tc>
        <w:tc>
          <w:tcPr>
            <w:tcW w:w="7982" w:type="dxa"/>
          </w:tcPr>
          <w:p w14:paraId="111BED5E" w14:textId="4C3CF0F5" w:rsidR="00061AEC" w:rsidRPr="00076D99" w:rsidRDefault="00061AEC" w:rsidP="00D57814">
            <w:pPr>
              <w:numPr>
                <w:ilvl w:val="0"/>
                <w:numId w:val="19"/>
              </w:numPr>
              <w:spacing w:line="276" w:lineRule="auto"/>
              <w:rPr>
                <w:rFonts w:ascii="Arial" w:hAnsi="Arial" w:cs="Arial"/>
                <w:sz w:val="20"/>
                <w:szCs w:val="20"/>
              </w:rPr>
            </w:pPr>
            <w:r w:rsidRPr="00076D99">
              <w:rPr>
                <w:rFonts w:ascii="Arial" w:hAnsi="Arial" w:cs="Arial"/>
                <w:sz w:val="20"/>
                <w:szCs w:val="20"/>
              </w:rPr>
              <w:t>Control sanitario de animales.</w:t>
            </w:r>
          </w:p>
          <w:p w14:paraId="776DE279" w14:textId="58F4D66C" w:rsidR="00061AEC" w:rsidRPr="00076D99" w:rsidRDefault="00061AEC" w:rsidP="00D57814">
            <w:pPr>
              <w:numPr>
                <w:ilvl w:val="0"/>
                <w:numId w:val="19"/>
              </w:numPr>
              <w:spacing w:line="276" w:lineRule="auto"/>
              <w:rPr>
                <w:rFonts w:ascii="Arial" w:hAnsi="Arial" w:cs="Arial"/>
                <w:sz w:val="20"/>
                <w:szCs w:val="20"/>
              </w:rPr>
            </w:pPr>
            <w:r w:rsidRPr="00076D99">
              <w:rPr>
                <w:rFonts w:ascii="Arial" w:hAnsi="Arial" w:cs="Arial"/>
                <w:sz w:val="20"/>
                <w:szCs w:val="20"/>
              </w:rPr>
              <w:t xml:space="preserve">Prevención de enfermedades zoonóticas. </w:t>
            </w:r>
          </w:p>
          <w:p w14:paraId="6291FAB4" w14:textId="43D2CAE5" w:rsidR="00061AEC" w:rsidRPr="00076D99" w:rsidRDefault="00061AEC" w:rsidP="00D57814">
            <w:pPr>
              <w:numPr>
                <w:ilvl w:val="0"/>
                <w:numId w:val="19"/>
              </w:numPr>
              <w:spacing w:line="276" w:lineRule="auto"/>
              <w:rPr>
                <w:rFonts w:ascii="Arial" w:hAnsi="Arial" w:cs="Arial"/>
                <w:sz w:val="20"/>
                <w:szCs w:val="20"/>
              </w:rPr>
            </w:pPr>
            <w:r w:rsidRPr="00076D99">
              <w:rPr>
                <w:rFonts w:ascii="Arial" w:hAnsi="Arial" w:cs="Arial"/>
                <w:sz w:val="20"/>
                <w:szCs w:val="20"/>
              </w:rPr>
              <w:t xml:space="preserve">Uso responsable de medicamentos veterinarios. </w:t>
            </w:r>
          </w:p>
        </w:tc>
      </w:tr>
      <w:tr w:rsidR="00061AEC" w:rsidRPr="00076D99" w14:paraId="21B30A8C" w14:textId="77777777" w:rsidTr="00A01A4A">
        <w:tc>
          <w:tcPr>
            <w:tcW w:w="1980" w:type="dxa"/>
          </w:tcPr>
          <w:p w14:paraId="13A6C7BF" w14:textId="6858E5E1" w:rsidR="00061AEC" w:rsidRPr="00076D99" w:rsidRDefault="00061AEC" w:rsidP="00076D99">
            <w:pPr>
              <w:pStyle w:val="NormalWeb"/>
              <w:spacing w:before="0" w:beforeAutospacing="0" w:after="0" w:afterAutospacing="0" w:line="276" w:lineRule="auto"/>
              <w:rPr>
                <w:rFonts w:ascii="Arial" w:hAnsi="Arial" w:cs="Arial"/>
                <w:sz w:val="20"/>
                <w:szCs w:val="20"/>
              </w:rPr>
            </w:pPr>
            <w:r w:rsidRPr="00076D99">
              <w:rPr>
                <w:rStyle w:val="Textoennegrita"/>
                <w:rFonts w:ascii="Arial" w:hAnsi="Arial" w:cs="Arial"/>
                <w:sz w:val="20"/>
                <w:szCs w:val="20"/>
              </w:rPr>
              <w:t>Transporte de animales</w:t>
            </w:r>
          </w:p>
        </w:tc>
        <w:tc>
          <w:tcPr>
            <w:tcW w:w="7982" w:type="dxa"/>
          </w:tcPr>
          <w:p w14:paraId="5E521998" w14:textId="08BE8EFB" w:rsidR="00061AEC" w:rsidRPr="00076D99" w:rsidRDefault="00061AEC" w:rsidP="00D57814">
            <w:pPr>
              <w:numPr>
                <w:ilvl w:val="0"/>
                <w:numId w:val="20"/>
              </w:numPr>
              <w:spacing w:line="276" w:lineRule="auto"/>
              <w:rPr>
                <w:rFonts w:ascii="Arial" w:hAnsi="Arial" w:cs="Arial"/>
                <w:sz w:val="20"/>
                <w:szCs w:val="20"/>
              </w:rPr>
            </w:pPr>
            <w:r w:rsidRPr="00076D99">
              <w:rPr>
                <w:rFonts w:ascii="Arial" w:hAnsi="Arial" w:cs="Arial"/>
                <w:sz w:val="20"/>
                <w:szCs w:val="20"/>
              </w:rPr>
              <w:t xml:space="preserve">Vehículos en condiciones higiénicas y mecánicas adecuadas. </w:t>
            </w:r>
          </w:p>
          <w:p w14:paraId="0EACD681" w14:textId="117FFA38" w:rsidR="00061AEC" w:rsidRPr="00076D99" w:rsidRDefault="00061AEC" w:rsidP="00D57814">
            <w:pPr>
              <w:numPr>
                <w:ilvl w:val="0"/>
                <w:numId w:val="20"/>
              </w:numPr>
              <w:spacing w:line="276" w:lineRule="auto"/>
              <w:rPr>
                <w:rFonts w:ascii="Arial" w:hAnsi="Arial" w:cs="Arial"/>
                <w:sz w:val="20"/>
                <w:szCs w:val="20"/>
              </w:rPr>
            </w:pPr>
            <w:r w:rsidRPr="00076D99">
              <w:rPr>
                <w:rFonts w:ascii="Arial" w:hAnsi="Arial" w:cs="Arial"/>
                <w:sz w:val="20"/>
                <w:szCs w:val="20"/>
              </w:rPr>
              <w:t xml:space="preserve">Evitar hacinamiento. </w:t>
            </w:r>
          </w:p>
          <w:p w14:paraId="17ADD720" w14:textId="75AEF14F" w:rsidR="00061AEC" w:rsidRPr="00076D99" w:rsidRDefault="00061AEC" w:rsidP="00D57814">
            <w:pPr>
              <w:numPr>
                <w:ilvl w:val="0"/>
                <w:numId w:val="20"/>
              </w:numPr>
              <w:spacing w:line="276" w:lineRule="auto"/>
              <w:rPr>
                <w:rFonts w:ascii="Arial" w:hAnsi="Arial" w:cs="Arial"/>
                <w:sz w:val="20"/>
                <w:szCs w:val="20"/>
              </w:rPr>
            </w:pPr>
            <w:r w:rsidRPr="00076D99">
              <w:rPr>
                <w:rFonts w:ascii="Arial" w:hAnsi="Arial" w:cs="Arial"/>
                <w:sz w:val="20"/>
                <w:szCs w:val="20"/>
              </w:rPr>
              <w:t xml:space="preserve">No mezclar especies. </w:t>
            </w:r>
          </w:p>
          <w:p w14:paraId="004993AD" w14:textId="7FF989D2" w:rsidR="00061AEC" w:rsidRPr="00076D99" w:rsidRDefault="00061AEC" w:rsidP="00D57814">
            <w:pPr>
              <w:numPr>
                <w:ilvl w:val="0"/>
                <w:numId w:val="20"/>
              </w:numPr>
              <w:spacing w:line="276" w:lineRule="auto"/>
              <w:rPr>
                <w:rFonts w:ascii="Arial" w:hAnsi="Arial" w:cs="Arial"/>
                <w:sz w:val="20"/>
                <w:szCs w:val="20"/>
              </w:rPr>
            </w:pPr>
            <w:r w:rsidRPr="00076D99">
              <w:rPr>
                <w:rFonts w:ascii="Arial" w:hAnsi="Arial" w:cs="Arial"/>
                <w:sz w:val="20"/>
                <w:szCs w:val="20"/>
              </w:rPr>
              <w:t>Minimizar estrés y sufrimiento.</w:t>
            </w:r>
            <w:r w:rsidRPr="00076D99">
              <w:rPr>
                <w:rFonts w:ascii="Arial" w:hAnsi="Arial" w:cs="Arial"/>
                <w:sz w:val="20"/>
                <w:szCs w:val="20"/>
              </w:rPr>
              <w:br/>
              <w:t xml:space="preserve">(Regulado por Resoluciones 136 y 253 de 2020). </w:t>
            </w:r>
          </w:p>
        </w:tc>
      </w:tr>
      <w:tr w:rsidR="00061AEC" w:rsidRPr="00076D99" w14:paraId="59C7981C" w14:textId="77777777" w:rsidTr="00A01A4A">
        <w:tc>
          <w:tcPr>
            <w:tcW w:w="1980" w:type="dxa"/>
          </w:tcPr>
          <w:p w14:paraId="6CA86743" w14:textId="732E6F6A" w:rsidR="00061AEC" w:rsidRPr="00076D99" w:rsidRDefault="00061AEC" w:rsidP="00076D99">
            <w:pPr>
              <w:pStyle w:val="NormalWeb"/>
              <w:spacing w:before="0" w:beforeAutospacing="0" w:after="0" w:afterAutospacing="0" w:line="276" w:lineRule="auto"/>
              <w:rPr>
                <w:rFonts w:ascii="Arial" w:hAnsi="Arial" w:cs="Arial"/>
                <w:sz w:val="20"/>
                <w:szCs w:val="20"/>
              </w:rPr>
            </w:pPr>
            <w:r w:rsidRPr="00076D99">
              <w:rPr>
                <w:rStyle w:val="Textoennegrita"/>
                <w:rFonts w:ascii="Arial" w:hAnsi="Arial" w:cs="Arial"/>
                <w:sz w:val="20"/>
                <w:szCs w:val="20"/>
              </w:rPr>
              <w:t>Plantas de beneficio y procesamiento</w:t>
            </w:r>
          </w:p>
        </w:tc>
        <w:tc>
          <w:tcPr>
            <w:tcW w:w="7982" w:type="dxa"/>
          </w:tcPr>
          <w:p w14:paraId="7EF57973" w14:textId="232930FB" w:rsidR="00061AEC" w:rsidRPr="00076D99" w:rsidRDefault="00061AEC" w:rsidP="00D57814">
            <w:pPr>
              <w:numPr>
                <w:ilvl w:val="0"/>
                <w:numId w:val="21"/>
              </w:numPr>
              <w:spacing w:line="276" w:lineRule="auto"/>
              <w:rPr>
                <w:rFonts w:ascii="Arial" w:hAnsi="Arial" w:cs="Arial"/>
                <w:sz w:val="20"/>
                <w:szCs w:val="20"/>
              </w:rPr>
            </w:pPr>
            <w:r w:rsidRPr="00076D99">
              <w:rPr>
                <w:rFonts w:ascii="Arial" w:hAnsi="Arial" w:cs="Arial"/>
                <w:sz w:val="20"/>
                <w:szCs w:val="20"/>
              </w:rPr>
              <w:t xml:space="preserve">Autorización sanitaria (INVIMA). </w:t>
            </w:r>
          </w:p>
          <w:p w14:paraId="2A41351A" w14:textId="7E48D20A" w:rsidR="00061AEC" w:rsidRPr="00076D99" w:rsidRDefault="00061AEC" w:rsidP="00D57814">
            <w:pPr>
              <w:numPr>
                <w:ilvl w:val="0"/>
                <w:numId w:val="21"/>
              </w:numPr>
              <w:spacing w:line="276" w:lineRule="auto"/>
              <w:rPr>
                <w:rFonts w:ascii="Arial" w:hAnsi="Arial" w:cs="Arial"/>
                <w:sz w:val="20"/>
                <w:szCs w:val="20"/>
              </w:rPr>
            </w:pPr>
            <w:r w:rsidRPr="00076D99">
              <w:rPr>
                <w:rFonts w:ascii="Arial" w:hAnsi="Arial" w:cs="Arial"/>
                <w:sz w:val="20"/>
                <w:szCs w:val="20"/>
              </w:rPr>
              <w:t xml:space="preserve">Implementación de BPM (Decreto 2674 de 2013). </w:t>
            </w:r>
          </w:p>
          <w:p w14:paraId="229EF7BF" w14:textId="4AAEC710" w:rsidR="00061AEC" w:rsidRPr="00076D99" w:rsidRDefault="00061AEC" w:rsidP="00D57814">
            <w:pPr>
              <w:numPr>
                <w:ilvl w:val="0"/>
                <w:numId w:val="21"/>
              </w:numPr>
              <w:spacing w:line="276" w:lineRule="auto"/>
              <w:rPr>
                <w:rFonts w:ascii="Arial" w:hAnsi="Arial" w:cs="Arial"/>
                <w:sz w:val="20"/>
                <w:szCs w:val="20"/>
              </w:rPr>
            </w:pPr>
            <w:r w:rsidRPr="00076D99">
              <w:rPr>
                <w:rFonts w:ascii="Arial" w:hAnsi="Arial" w:cs="Arial"/>
                <w:sz w:val="20"/>
                <w:szCs w:val="20"/>
              </w:rPr>
              <w:t xml:space="preserve">Aplicación de sistemas HACCP. </w:t>
            </w:r>
          </w:p>
          <w:p w14:paraId="479310EF" w14:textId="2E178D33" w:rsidR="00061AEC" w:rsidRPr="00076D99" w:rsidRDefault="00061AEC" w:rsidP="00D57814">
            <w:pPr>
              <w:numPr>
                <w:ilvl w:val="0"/>
                <w:numId w:val="21"/>
              </w:numPr>
              <w:spacing w:line="276" w:lineRule="auto"/>
              <w:rPr>
                <w:rFonts w:ascii="Arial" w:hAnsi="Arial" w:cs="Arial"/>
                <w:sz w:val="20"/>
                <w:szCs w:val="20"/>
              </w:rPr>
            </w:pPr>
            <w:r w:rsidRPr="00076D99">
              <w:rPr>
                <w:rFonts w:ascii="Arial" w:hAnsi="Arial" w:cs="Arial"/>
                <w:sz w:val="20"/>
                <w:szCs w:val="20"/>
              </w:rPr>
              <w:t xml:space="preserve">Inspección ante y post mortem. </w:t>
            </w:r>
          </w:p>
          <w:p w14:paraId="138E6BBB" w14:textId="42A0C547" w:rsidR="00061AEC" w:rsidRPr="00076D99" w:rsidRDefault="00061AEC" w:rsidP="00D57814">
            <w:pPr>
              <w:numPr>
                <w:ilvl w:val="0"/>
                <w:numId w:val="21"/>
              </w:numPr>
              <w:spacing w:line="276" w:lineRule="auto"/>
              <w:rPr>
                <w:rFonts w:ascii="Arial" w:hAnsi="Arial" w:cs="Arial"/>
                <w:sz w:val="20"/>
                <w:szCs w:val="20"/>
              </w:rPr>
            </w:pPr>
            <w:r w:rsidRPr="00076D99">
              <w:rPr>
                <w:rFonts w:ascii="Arial" w:hAnsi="Arial" w:cs="Arial"/>
                <w:sz w:val="20"/>
                <w:szCs w:val="20"/>
              </w:rPr>
              <w:t>Métodos humanitarios de sacrificio.</w:t>
            </w:r>
            <w:r w:rsidRPr="00076D99">
              <w:rPr>
                <w:rFonts w:ascii="Arial" w:hAnsi="Arial" w:cs="Arial"/>
                <w:sz w:val="20"/>
                <w:szCs w:val="20"/>
              </w:rPr>
              <w:br/>
              <w:t xml:space="preserve">(Reglamentado por Resoluciones 240 y 242 de 2013). </w:t>
            </w:r>
          </w:p>
        </w:tc>
      </w:tr>
      <w:tr w:rsidR="00061AEC" w:rsidRPr="00076D99" w14:paraId="3423EE3A" w14:textId="77777777" w:rsidTr="00A01A4A">
        <w:tc>
          <w:tcPr>
            <w:tcW w:w="1980" w:type="dxa"/>
          </w:tcPr>
          <w:p w14:paraId="202102D5" w14:textId="1D1CB50E" w:rsidR="00061AEC" w:rsidRPr="00076D99" w:rsidRDefault="00061AEC" w:rsidP="00076D99">
            <w:pPr>
              <w:pStyle w:val="NormalWeb"/>
              <w:spacing w:before="0" w:beforeAutospacing="0" w:after="0" w:afterAutospacing="0" w:line="276" w:lineRule="auto"/>
              <w:rPr>
                <w:rStyle w:val="Textoennegrita"/>
                <w:rFonts w:ascii="Arial" w:hAnsi="Arial" w:cs="Arial"/>
                <w:b w:val="0"/>
                <w:bCs w:val="0"/>
                <w:sz w:val="20"/>
                <w:szCs w:val="20"/>
              </w:rPr>
            </w:pPr>
            <w:r w:rsidRPr="00076D99">
              <w:rPr>
                <w:rStyle w:val="Textoennegrita"/>
                <w:rFonts w:ascii="Arial" w:hAnsi="Arial" w:cs="Arial"/>
                <w:sz w:val="20"/>
                <w:szCs w:val="20"/>
              </w:rPr>
              <w:t>Expendio y almacenamiento</w:t>
            </w:r>
          </w:p>
        </w:tc>
        <w:tc>
          <w:tcPr>
            <w:tcW w:w="7982" w:type="dxa"/>
          </w:tcPr>
          <w:p w14:paraId="457B8B04" w14:textId="6C124C95" w:rsidR="00061AEC" w:rsidRPr="00076D99" w:rsidRDefault="00061AEC" w:rsidP="00D57814">
            <w:pPr>
              <w:numPr>
                <w:ilvl w:val="0"/>
                <w:numId w:val="21"/>
              </w:numPr>
              <w:spacing w:line="276" w:lineRule="auto"/>
              <w:rPr>
                <w:rFonts w:ascii="Arial" w:hAnsi="Arial" w:cs="Arial"/>
                <w:sz w:val="20"/>
                <w:szCs w:val="20"/>
              </w:rPr>
            </w:pPr>
            <w:r w:rsidRPr="00076D99">
              <w:rPr>
                <w:rFonts w:ascii="Arial" w:hAnsi="Arial" w:cs="Arial"/>
                <w:sz w:val="20"/>
                <w:szCs w:val="20"/>
              </w:rPr>
              <w:t>Registro sanitario vigente.</w:t>
            </w:r>
          </w:p>
          <w:p w14:paraId="2F90E0AF" w14:textId="1510D86F" w:rsidR="00061AEC" w:rsidRPr="00076D99" w:rsidRDefault="00061AEC" w:rsidP="00D57814">
            <w:pPr>
              <w:numPr>
                <w:ilvl w:val="0"/>
                <w:numId w:val="21"/>
              </w:numPr>
              <w:spacing w:line="276" w:lineRule="auto"/>
              <w:rPr>
                <w:rFonts w:ascii="Arial" w:hAnsi="Arial" w:cs="Arial"/>
                <w:sz w:val="20"/>
                <w:szCs w:val="20"/>
              </w:rPr>
            </w:pPr>
            <w:r w:rsidRPr="00076D99">
              <w:rPr>
                <w:rFonts w:ascii="Arial" w:hAnsi="Arial" w:cs="Arial"/>
                <w:sz w:val="20"/>
                <w:szCs w:val="20"/>
              </w:rPr>
              <w:t xml:space="preserve">Control de temperatura. </w:t>
            </w:r>
          </w:p>
          <w:p w14:paraId="6408774F" w14:textId="424BC7CE" w:rsidR="00061AEC" w:rsidRPr="00076D99" w:rsidRDefault="00061AEC" w:rsidP="00D57814">
            <w:pPr>
              <w:numPr>
                <w:ilvl w:val="0"/>
                <w:numId w:val="21"/>
              </w:numPr>
              <w:spacing w:line="276" w:lineRule="auto"/>
              <w:rPr>
                <w:rFonts w:ascii="Arial" w:hAnsi="Arial" w:cs="Arial"/>
                <w:sz w:val="20"/>
                <w:szCs w:val="20"/>
              </w:rPr>
            </w:pPr>
            <w:r w:rsidRPr="00076D99">
              <w:rPr>
                <w:rFonts w:ascii="Arial" w:hAnsi="Arial" w:cs="Arial"/>
                <w:sz w:val="20"/>
                <w:szCs w:val="20"/>
              </w:rPr>
              <w:t xml:space="preserve">Garantía de trazabilidad. </w:t>
            </w:r>
          </w:p>
          <w:p w14:paraId="2D7672EE" w14:textId="703D0D7D" w:rsidR="00061AEC" w:rsidRPr="00076D99" w:rsidRDefault="00061AEC" w:rsidP="00D57814">
            <w:pPr>
              <w:numPr>
                <w:ilvl w:val="0"/>
                <w:numId w:val="21"/>
              </w:numPr>
              <w:spacing w:line="276" w:lineRule="auto"/>
              <w:rPr>
                <w:rFonts w:ascii="Arial" w:hAnsi="Arial" w:cs="Arial"/>
                <w:sz w:val="20"/>
                <w:szCs w:val="20"/>
              </w:rPr>
            </w:pPr>
            <w:r w:rsidRPr="00076D99">
              <w:rPr>
                <w:rFonts w:ascii="Arial" w:hAnsi="Arial" w:cs="Arial"/>
                <w:sz w:val="20"/>
                <w:szCs w:val="20"/>
              </w:rPr>
              <w:lastRenderedPageBreak/>
              <w:t xml:space="preserve">Prevención de contaminación cruzada. </w:t>
            </w:r>
          </w:p>
        </w:tc>
      </w:tr>
      <w:tr w:rsidR="00061AEC" w:rsidRPr="00076D99" w14:paraId="47206F62" w14:textId="77777777" w:rsidTr="00A01A4A">
        <w:tc>
          <w:tcPr>
            <w:tcW w:w="1980" w:type="dxa"/>
          </w:tcPr>
          <w:p w14:paraId="37B66413" w14:textId="321FF1AE" w:rsidR="00061AEC" w:rsidRPr="00076D99" w:rsidRDefault="00061AEC" w:rsidP="00076D99">
            <w:pPr>
              <w:pStyle w:val="NormalWeb"/>
              <w:spacing w:before="0" w:beforeAutospacing="0" w:after="0" w:afterAutospacing="0" w:line="276" w:lineRule="auto"/>
              <w:rPr>
                <w:rStyle w:val="Textoennegrita"/>
                <w:rFonts w:ascii="Arial" w:hAnsi="Arial" w:cs="Arial"/>
                <w:b w:val="0"/>
                <w:bCs w:val="0"/>
                <w:sz w:val="20"/>
                <w:szCs w:val="20"/>
              </w:rPr>
            </w:pPr>
            <w:r w:rsidRPr="00076D99">
              <w:rPr>
                <w:rStyle w:val="Textoennegrita"/>
                <w:rFonts w:ascii="Arial" w:hAnsi="Arial" w:cs="Arial"/>
                <w:sz w:val="20"/>
                <w:szCs w:val="20"/>
              </w:rPr>
              <w:lastRenderedPageBreak/>
              <w:t>Transporte de carne</w:t>
            </w:r>
          </w:p>
        </w:tc>
        <w:tc>
          <w:tcPr>
            <w:tcW w:w="7982" w:type="dxa"/>
          </w:tcPr>
          <w:p w14:paraId="5B1C7548" w14:textId="713B6493" w:rsidR="00061AEC" w:rsidRPr="00076D99" w:rsidRDefault="00061AEC" w:rsidP="00D57814">
            <w:pPr>
              <w:numPr>
                <w:ilvl w:val="0"/>
                <w:numId w:val="21"/>
              </w:numPr>
              <w:spacing w:line="276" w:lineRule="auto"/>
              <w:rPr>
                <w:rFonts w:ascii="Arial" w:hAnsi="Arial" w:cs="Arial"/>
                <w:sz w:val="20"/>
                <w:szCs w:val="20"/>
              </w:rPr>
            </w:pPr>
            <w:r w:rsidRPr="00076D99">
              <w:rPr>
                <w:rFonts w:ascii="Arial" w:hAnsi="Arial" w:cs="Arial"/>
                <w:sz w:val="20"/>
                <w:szCs w:val="20"/>
              </w:rPr>
              <w:t xml:space="preserve">Vehículos refrigerados autorizados. </w:t>
            </w:r>
          </w:p>
          <w:p w14:paraId="6DCC2EBC" w14:textId="0E8E5876" w:rsidR="00061AEC" w:rsidRPr="00076D99" w:rsidRDefault="00061AEC" w:rsidP="00D57814">
            <w:pPr>
              <w:numPr>
                <w:ilvl w:val="0"/>
                <w:numId w:val="21"/>
              </w:numPr>
              <w:spacing w:line="276" w:lineRule="auto"/>
              <w:rPr>
                <w:rFonts w:ascii="Arial" w:hAnsi="Arial" w:cs="Arial"/>
                <w:sz w:val="20"/>
                <w:szCs w:val="20"/>
              </w:rPr>
            </w:pPr>
            <w:r w:rsidRPr="00076D99">
              <w:rPr>
                <w:rFonts w:ascii="Arial" w:hAnsi="Arial" w:cs="Arial"/>
                <w:sz w:val="20"/>
                <w:szCs w:val="20"/>
              </w:rPr>
              <w:t xml:space="preserve">Mantenimiento de cadena de frío. </w:t>
            </w:r>
          </w:p>
          <w:p w14:paraId="6B2A0C22" w14:textId="05E4607E" w:rsidR="00061AEC" w:rsidRPr="00076D99" w:rsidRDefault="00061AEC" w:rsidP="00D57814">
            <w:pPr>
              <w:numPr>
                <w:ilvl w:val="0"/>
                <w:numId w:val="21"/>
              </w:numPr>
              <w:spacing w:line="276" w:lineRule="auto"/>
              <w:rPr>
                <w:rFonts w:ascii="Arial" w:hAnsi="Arial" w:cs="Arial"/>
                <w:sz w:val="20"/>
                <w:szCs w:val="20"/>
              </w:rPr>
            </w:pPr>
            <w:r w:rsidRPr="00076D99">
              <w:rPr>
                <w:rFonts w:ascii="Arial" w:hAnsi="Arial" w:cs="Arial"/>
                <w:sz w:val="20"/>
                <w:szCs w:val="20"/>
              </w:rPr>
              <w:t xml:space="preserve">Documentación sanitaria del producto. </w:t>
            </w:r>
          </w:p>
        </w:tc>
      </w:tr>
      <w:tr w:rsidR="00061AEC" w:rsidRPr="00076D99" w14:paraId="3A83B757" w14:textId="77777777" w:rsidTr="00A01A4A">
        <w:tc>
          <w:tcPr>
            <w:tcW w:w="1980" w:type="dxa"/>
          </w:tcPr>
          <w:p w14:paraId="162256F5" w14:textId="0199EC81" w:rsidR="00061AEC" w:rsidRPr="00076D99" w:rsidRDefault="00061AEC" w:rsidP="00076D99">
            <w:pPr>
              <w:pStyle w:val="NormalWeb"/>
              <w:spacing w:before="0" w:beforeAutospacing="0" w:after="0" w:afterAutospacing="0" w:line="276" w:lineRule="auto"/>
              <w:rPr>
                <w:rStyle w:val="Textoennegrita"/>
                <w:rFonts w:ascii="Arial" w:hAnsi="Arial" w:cs="Arial"/>
                <w:b w:val="0"/>
                <w:bCs w:val="0"/>
                <w:sz w:val="20"/>
                <w:szCs w:val="20"/>
              </w:rPr>
            </w:pPr>
            <w:r w:rsidRPr="00076D99">
              <w:rPr>
                <w:rStyle w:val="Textoennegrita"/>
                <w:rFonts w:ascii="Arial" w:hAnsi="Arial" w:cs="Arial"/>
                <w:sz w:val="20"/>
                <w:szCs w:val="20"/>
              </w:rPr>
              <w:t>Empaque y etiquetado</w:t>
            </w:r>
          </w:p>
        </w:tc>
        <w:tc>
          <w:tcPr>
            <w:tcW w:w="7982" w:type="dxa"/>
          </w:tcPr>
          <w:p w14:paraId="702531BC" w14:textId="2556690A" w:rsidR="00061AEC" w:rsidRPr="00076D99" w:rsidRDefault="00061AEC" w:rsidP="00D57814">
            <w:pPr>
              <w:numPr>
                <w:ilvl w:val="0"/>
                <w:numId w:val="21"/>
              </w:numPr>
              <w:spacing w:line="276" w:lineRule="auto"/>
              <w:rPr>
                <w:rFonts w:ascii="Arial" w:hAnsi="Arial" w:cs="Arial"/>
                <w:sz w:val="20"/>
                <w:szCs w:val="20"/>
              </w:rPr>
            </w:pPr>
            <w:r w:rsidRPr="00076D99">
              <w:rPr>
                <w:rFonts w:ascii="Arial" w:hAnsi="Arial" w:cs="Arial"/>
                <w:sz w:val="20"/>
                <w:szCs w:val="20"/>
              </w:rPr>
              <w:t xml:space="preserve">Materiales inocuos. </w:t>
            </w:r>
          </w:p>
          <w:p w14:paraId="5DF1F7A0" w14:textId="77777777" w:rsidR="00061AEC" w:rsidRPr="00076D99" w:rsidRDefault="00061AEC" w:rsidP="00D57814">
            <w:pPr>
              <w:numPr>
                <w:ilvl w:val="0"/>
                <w:numId w:val="21"/>
              </w:numPr>
              <w:spacing w:line="276" w:lineRule="auto"/>
              <w:rPr>
                <w:rFonts w:ascii="Arial" w:hAnsi="Arial" w:cs="Arial"/>
                <w:sz w:val="20"/>
                <w:szCs w:val="20"/>
              </w:rPr>
            </w:pPr>
            <w:r w:rsidRPr="00076D99">
              <w:rPr>
                <w:rFonts w:ascii="Arial" w:hAnsi="Arial" w:cs="Arial"/>
                <w:sz w:val="20"/>
                <w:szCs w:val="20"/>
              </w:rPr>
              <w:t xml:space="preserve">Información obligatoria: </w:t>
            </w:r>
          </w:p>
          <w:p w14:paraId="26B59868" w14:textId="7F085F00" w:rsidR="00061AEC" w:rsidRPr="00076D99" w:rsidRDefault="00061AEC" w:rsidP="00D57814">
            <w:pPr>
              <w:numPr>
                <w:ilvl w:val="1"/>
                <w:numId w:val="21"/>
              </w:numPr>
              <w:spacing w:line="276" w:lineRule="auto"/>
              <w:rPr>
                <w:rFonts w:ascii="Arial" w:hAnsi="Arial" w:cs="Arial"/>
                <w:sz w:val="20"/>
                <w:szCs w:val="20"/>
              </w:rPr>
            </w:pPr>
            <w:r w:rsidRPr="00076D99">
              <w:rPr>
                <w:rFonts w:ascii="Arial" w:hAnsi="Arial" w:cs="Arial"/>
                <w:sz w:val="20"/>
                <w:szCs w:val="20"/>
              </w:rPr>
              <w:t xml:space="preserve">Nombre del producto. </w:t>
            </w:r>
          </w:p>
          <w:p w14:paraId="1FA49B1C" w14:textId="7F316FF1" w:rsidR="00061AEC" w:rsidRPr="00076D99" w:rsidRDefault="00061AEC" w:rsidP="00D57814">
            <w:pPr>
              <w:numPr>
                <w:ilvl w:val="1"/>
                <w:numId w:val="21"/>
              </w:numPr>
              <w:spacing w:line="276" w:lineRule="auto"/>
              <w:rPr>
                <w:rFonts w:ascii="Arial" w:hAnsi="Arial" w:cs="Arial"/>
                <w:sz w:val="20"/>
                <w:szCs w:val="20"/>
              </w:rPr>
            </w:pPr>
            <w:r w:rsidRPr="00076D99">
              <w:rPr>
                <w:rFonts w:ascii="Arial" w:hAnsi="Arial" w:cs="Arial"/>
                <w:sz w:val="20"/>
                <w:szCs w:val="20"/>
              </w:rPr>
              <w:t xml:space="preserve">Fecha de beneficio. </w:t>
            </w:r>
          </w:p>
          <w:p w14:paraId="65027587" w14:textId="26A074CD" w:rsidR="00061AEC" w:rsidRPr="00076D99" w:rsidRDefault="00061AEC" w:rsidP="00D57814">
            <w:pPr>
              <w:numPr>
                <w:ilvl w:val="1"/>
                <w:numId w:val="21"/>
              </w:numPr>
              <w:spacing w:line="276" w:lineRule="auto"/>
              <w:rPr>
                <w:rFonts w:ascii="Arial" w:hAnsi="Arial" w:cs="Arial"/>
                <w:sz w:val="20"/>
                <w:szCs w:val="20"/>
              </w:rPr>
            </w:pPr>
            <w:r w:rsidRPr="00076D99">
              <w:rPr>
                <w:rFonts w:ascii="Arial" w:hAnsi="Arial" w:cs="Arial"/>
                <w:sz w:val="20"/>
                <w:szCs w:val="20"/>
              </w:rPr>
              <w:t xml:space="preserve">Fecha de vencimiento. </w:t>
            </w:r>
          </w:p>
          <w:p w14:paraId="3E6EC4E1" w14:textId="74ADA6E0" w:rsidR="00061AEC" w:rsidRPr="00076D99" w:rsidRDefault="00061AEC" w:rsidP="00D57814">
            <w:pPr>
              <w:numPr>
                <w:ilvl w:val="1"/>
                <w:numId w:val="21"/>
              </w:numPr>
              <w:spacing w:line="276" w:lineRule="auto"/>
              <w:rPr>
                <w:rFonts w:ascii="Arial" w:hAnsi="Arial" w:cs="Arial"/>
                <w:sz w:val="20"/>
                <w:szCs w:val="20"/>
              </w:rPr>
            </w:pPr>
            <w:r w:rsidRPr="00076D99">
              <w:rPr>
                <w:rFonts w:ascii="Arial" w:hAnsi="Arial" w:cs="Arial"/>
                <w:sz w:val="20"/>
                <w:szCs w:val="20"/>
              </w:rPr>
              <w:t>Condiciones de conservación.</w:t>
            </w:r>
          </w:p>
        </w:tc>
      </w:tr>
    </w:tbl>
    <w:p w14:paraId="07CEF268" w14:textId="77777777" w:rsidR="00603AFD" w:rsidRPr="00076D99" w:rsidRDefault="00603AFD" w:rsidP="00076D99">
      <w:pPr>
        <w:spacing w:line="276" w:lineRule="auto"/>
        <w:rPr>
          <w:rFonts w:ascii="Arial" w:hAnsi="Arial" w:cs="Arial"/>
        </w:rPr>
      </w:pPr>
    </w:p>
    <w:p w14:paraId="4D2A3173" w14:textId="1F478EB8" w:rsidR="00B04660" w:rsidRPr="00076D99" w:rsidRDefault="00E42D27" w:rsidP="0053185A">
      <w:pPr>
        <w:pStyle w:val="Textoindependiente"/>
        <w:spacing w:line="276" w:lineRule="auto"/>
        <w:ind w:left="360"/>
        <w:rPr>
          <w:rFonts w:ascii="Arial" w:hAnsi="Arial" w:cs="Arial"/>
          <w:spacing w:val="-2"/>
          <w:sz w:val="20"/>
          <w:szCs w:val="20"/>
        </w:rPr>
      </w:pPr>
      <w:r w:rsidRPr="00076D99">
        <w:rPr>
          <w:rFonts w:ascii="Arial" w:hAnsi="Arial" w:cs="Arial"/>
          <w:sz w:val="20"/>
          <w:szCs w:val="20"/>
        </w:rPr>
        <w:t>La p</w:t>
      </w:r>
      <w:r w:rsidR="00B04660" w:rsidRPr="00076D99">
        <w:rPr>
          <w:rFonts w:ascii="Arial" w:hAnsi="Arial" w:cs="Arial"/>
          <w:sz w:val="20"/>
          <w:szCs w:val="20"/>
        </w:rPr>
        <w:t>roducción</w:t>
      </w:r>
      <w:r w:rsidR="00B04660" w:rsidRPr="00076D99">
        <w:rPr>
          <w:rFonts w:ascii="Arial" w:hAnsi="Arial" w:cs="Arial"/>
          <w:spacing w:val="-3"/>
          <w:sz w:val="20"/>
          <w:szCs w:val="20"/>
        </w:rPr>
        <w:t xml:space="preserve"> </w:t>
      </w:r>
      <w:r w:rsidR="00B04660" w:rsidRPr="00076D99">
        <w:rPr>
          <w:rFonts w:ascii="Arial" w:hAnsi="Arial" w:cs="Arial"/>
          <w:sz w:val="20"/>
          <w:szCs w:val="20"/>
        </w:rPr>
        <w:t>primaria</w:t>
      </w:r>
      <w:r w:rsidR="00B04660" w:rsidRPr="00076D99">
        <w:rPr>
          <w:rFonts w:ascii="Arial" w:hAnsi="Arial" w:cs="Arial"/>
          <w:spacing w:val="-4"/>
          <w:sz w:val="20"/>
          <w:szCs w:val="20"/>
        </w:rPr>
        <w:t xml:space="preserve"> </w:t>
      </w:r>
      <w:r w:rsidR="00B04660" w:rsidRPr="00076D99">
        <w:rPr>
          <w:rFonts w:ascii="Arial" w:hAnsi="Arial" w:cs="Arial"/>
          <w:sz w:val="20"/>
          <w:szCs w:val="20"/>
        </w:rPr>
        <w:t>de</w:t>
      </w:r>
      <w:r w:rsidR="00B04660" w:rsidRPr="00076D99">
        <w:rPr>
          <w:rFonts w:ascii="Arial" w:hAnsi="Arial" w:cs="Arial"/>
          <w:spacing w:val="-4"/>
          <w:sz w:val="20"/>
          <w:szCs w:val="20"/>
        </w:rPr>
        <w:t xml:space="preserve"> </w:t>
      </w:r>
      <w:r w:rsidR="00B04660" w:rsidRPr="00076D99">
        <w:rPr>
          <w:rFonts w:ascii="Arial" w:hAnsi="Arial" w:cs="Arial"/>
          <w:sz w:val="20"/>
          <w:szCs w:val="20"/>
        </w:rPr>
        <w:t>la</w:t>
      </w:r>
      <w:r w:rsidR="00B04660" w:rsidRPr="00076D99">
        <w:rPr>
          <w:rFonts w:ascii="Arial" w:hAnsi="Arial" w:cs="Arial"/>
          <w:spacing w:val="-5"/>
          <w:sz w:val="20"/>
          <w:szCs w:val="20"/>
        </w:rPr>
        <w:t xml:space="preserve"> </w:t>
      </w:r>
      <w:r w:rsidR="00B04660" w:rsidRPr="00076D99">
        <w:rPr>
          <w:rFonts w:ascii="Arial" w:hAnsi="Arial" w:cs="Arial"/>
          <w:sz w:val="20"/>
          <w:szCs w:val="20"/>
        </w:rPr>
        <w:t>carne</w:t>
      </w:r>
      <w:r w:rsidR="00B04660" w:rsidRPr="00076D99">
        <w:rPr>
          <w:rFonts w:ascii="Arial" w:hAnsi="Arial" w:cs="Arial"/>
          <w:spacing w:val="-4"/>
          <w:sz w:val="20"/>
          <w:szCs w:val="20"/>
        </w:rPr>
        <w:t xml:space="preserve"> </w:t>
      </w:r>
      <w:r w:rsidR="00B04660" w:rsidRPr="00076D99">
        <w:rPr>
          <w:rFonts w:ascii="Arial" w:hAnsi="Arial" w:cs="Arial"/>
          <w:sz w:val="20"/>
          <w:szCs w:val="20"/>
        </w:rPr>
        <w:t>según</w:t>
      </w:r>
      <w:r w:rsidR="00B04660" w:rsidRPr="00076D99">
        <w:rPr>
          <w:rFonts w:ascii="Arial" w:hAnsi="Arial" w:cs="Arial"/>
          <w:spacing w:val="-4"/>
          <w:sz w:val="20"/>
          <w:szCs w:val="20"/>
        </w:rPr>
        <w:t xml:space="preserve"> </w:t>
      </w:r>
      <w:r w:rsidR="00B04660" w:rsidRPr="00076D99">
        <w:rPr>
          <w:rFonts w:ascii="Arial" w:hAnsi="Arial" w:cs="Arial"/>
          <w:sz w:val="20"/>
          <w:szCs w:val="20"/>
        </w:rPr>
        <w:t>el</w:t>
      </w:r>
      <w:r w:rsidR="00B04660" w:rsidRPr="00076D99">
        <w:rPr>
          <w:rFonts w:ascii="Arial" w:hAnsi="Arial" w:cs="Arial"/>
          <w:spacing w:val="-4"/>
          <w:sz w:val="20"/>
          <w:szCs w:val="20"/>
        </w:rPr>
        <w:t xml:space="preserve"> </w:t>
      </w:r>
      <w:r w:rsidR="00B04660" w:rsidRPr="00076D99">
        <w:rPr>
          <w:rFonts w:ascii="Arial" w:hAnsi="Arial" w:cs="Arial"/>
          <w:sz w:val="20"/>
          <w:szCs w:val="20"/>
        </w:rPr>
        <w:t>decreto</w:t>
      </w:r>
      <w:r w:rsidR="00B04660" w:rsidRPr="00076D99">
        <w:rPr>
          <w:rFonts w:ascii="Arial" w:hAnsi="Arial" w:cs="Arial"/>
          <w:spacing w:val="-4"/>
          <w:sz w:val="20"/>
          <w:szCs w:val="20"/>
        </w:rPr>
        <w:t xml:space="preserve"> </w:t>
      </w:r>
      <w:r w:rsidR="00B04660" w:rsidRPr="00076D99">
        <w:rPr>
          <w:rFonts w:ascii="Arial" w:hAnsi="Arial" w:cs="Arial"/>
          <w:sz w:val="20"/>
          <w:szCs w:val="20"/>
        </w:rPr>
        <w:t>1500</w:t>
      </w:r>
      <w:r w:rsidR="00B04660" w:rsidRPr="00076D99">
        <w:rPr>
          <w:rFonts w:ascii="Arial" w:hAnsi="Arial" w:cs="Arial"/>
          <w:spacing w:val="-4"/>
          <w:sz w:val="20"/>
          <w:szCs w:val="20"/>
        </w:rPr>
        <w:t xml:space="preserve"> </w:t>
      </w:r>
      <w:r w:rsidR="00B04660" w:rsidRPr="00076D99">
        <w:rPr>
          <w:rFonts w:ascii="Arial" w:hAnsi="Arial" w:cs="Arial"/>
          <w:sz w:val="20"/>
          <w:szCs w:val="20"/>
        </w:rPr>
        <w:t>requiere</w:t>
      </w:r>
      <w:r w:rsidR="00B04660" w:rsidRPr="00076D99">
        <w:rPr>
          <w:rFonts w:ascii="Arial" w:hAnsi="Arial" w:cs="Arial"/>
          <w:spacing w:val="-4"/>
          <w:sz w:val="20"/>
          <w:szCs w:val="20"/>
        </w:rPr>
        <w:t xml:space="preserve"> </w:t>
      </w:r>
      <w:r w:rsidR="00B04660" w:rsidRPr="00076D99">
        <w:rPr>
          <w:rFonts w:ascii="Arial" w:hAnsi="Arial" w:cs="Arial"/>
          <w:sz w:val="20"/>
          <w:szCs w:val="20"/>
        </w:rPr>
        <w:t>lo</w:t>
      </w:r>
      <w:r w:rsidR="00B04660" w:rsidRPr="00076D99">
        <w:rPr>
          <w:rFonts w:ascii="Arial" w:hAnsi="Arial" w:cs="Arial"/>
          <w:spacing w:val="-4"/>
          <w:sz w:val="20"/>
          <w:szCs w:val="20"/>
        </w:rPr>
        <w:t xml:space="preserve"> </w:t>
      </w:r>
      <w:r w:rsidR="00B04660" w:rsidRPr="00076D99">
        <w:rPr>
          <w:rFonts w:ascii="Arial" w:hAnsi="Arial" w:cs="Arial"/>
          <w:spacing w:val="-2"/>
          <w:sz w:val="20"/>
          <w:szCs w:val="20"/>
        </w:rPr>
        <w:t>siguiente:</w:t>
      </w:r>
    </w:p>
    <w:p w14:paraId="4AC0C954" w14:textId="77777777" w:rsidR="00E42D27" w:rsidRPr="00076D99" w:rsidRDefault="00E42D27" w:rsidP="0053185A">
      <w:pPr>
        <w:pStyle w:val="Textoindependiente"/>
        <w:spacing w:line="276" w:lineRule="auto"/>
        <w:ind w:left="360"/>
        <w:rPr>
          <w:rFonts w:ascii="Arial" w:hAnsi="Arial" w:cs="Arial"/>
          <w:spacing w:val="-2"/>
          <w:sz w:val="20"/>
          <w:szCs w:val="20"/>
        </w:rPr>
      </w:pPr>
    </w:p>
    <w:p w14:paraId="367E9872" w14:textId="3D0A0449" w:rsidR="00E42D27" w:rsidRPr="00076D99" w:rsidRDefault="005547C3" w:rsidP="00D94118">
      <w:pPr>
        <w:pStyle w:val="Textoindependiente"/>
        <w:numPr>
          <w:ilvl w:val="0"/>
          <w:numId w:val="73"/>
        </w:numPr>
        <w:spacing w:line="276" w:lineRule="auto"/>
        <w:ind w:left="819"/>
        <w:rPr>
          <w:rFonts w:ascii="Arial" w:hAnsi="Arial" w:cs="Arial"/>
          <w:spacing w:val="-2"/>
          <w:sz w:val="20"/>
          <w:szCs w:val="20"/>
        </w:rPr>
      </w:pPr>
      <w:r w:rsidRPr="00076D99">
        <w:rPr>
          <w:rFonts w:ascii="Arial" w:hAnsi="Arial" w:cs="Arial"/>
          <w:spacing w:val="-2"/>
          <w:sz w:val="20"/>
          <w:szCs w:val="20"/>
        </w:rPr>
        <w:t>Inscripción y certificación sanitaria de predio.</w:t>
      </w:r>
    </w:p>
    <w:p w14:paraId="49669744" w14:textId="3F3FA928" w:rsidR="005547C3" w:rsidRPr="00076D99" w:rsidRDefault="005547C3" w:rsidP="00D94118">
      <w:pPr>
        <w:pStyle w:val="Textoindependiente"/>
        <w:numPr>
          <w:ilvl w:val="0"/>
          <w:numId w:val="73"/>
        </w:numPr>
        <w:spacing w:line="276" w:lineRule="auto"/>
        <w:ind w:left="819"/>
        <w:rPr>
          <w:rFonts w:ascii="Arial" w:hAnsi="Arial" w:cs="Arial"/>
          <w:spacing w:val="-2"/>
          <w:sz w:val="20"/>
          <w:szCs w:val="20"/>
        </w:rPr>
      </w:pPr>
      <w:r w:rsidRPr="00076D99">
        <w:rPr>
          <w:rFonts w:ascii="Arial" w:hAnsi="Arial" w:cs="Arial"/>
          <w:spacing w:val="-2"/>
          <w:sz w:val="20"/>
          <w:szCs w:val="20"/>
        </w:rPr>
        <w:t>Instalaciones y áreas de producción primaria.</w:t>
      </w:r>
    </w:p>
    <w:p w14:paraId="7A57531D" w14:textId="3BC030CC" w:rsidR="005547C3" w:rsidRPr="00076D99" w:rsidRDefault="004D6F19" w:rsidP="00D94118">
      <w:pPr>
        <w:pStyle w:val="Textoindependiente"/>
        <w:numPr>
          <w:ilvl w:val="0"/>
          <w:numId w:val="73"/>
        </w:numPr>
        <w:spacing w:line="276" w:lineRule="auto"/>
        <w:ind w:left="819"/>
        <w:rPr>
          <w:rFonts w:ascii="Arial" w:hAnsi="Arial" w:cs="Arial"/>
          <w:spacing w:val="-2"/>
          <w:sz w:val="20"/>
          <w:szCs w:val="20"/>
        </w:rPr>
      </w:pPr>
      <w:r w:rsidRPr="00076D99">
        <w:rPr>
          <w:rFonts w:ascii="Arial" w:hAnsi="Arial" w:cs="Arial"/>
          <w:spacing w:val="-2"/>
          <w:sz w:val="20"/>
          <w:szCs w:val="20"/>
        </w:rPr>
        <w:t>Condiciones de higiene.</w:t>
      </w:r>
    </w:p>
    <w:p w14:paraId="09D86353" w14:textId="455871FE" w:rsidR="004D6F19" w:rsidRPr="00076D99" w:rsidRDefault="004D6F19" w:rsidP="00D94118">
      <w:pPr>
        <w:pStyle w:val="Textoindependiente"/>
        <w:numPr>
          <w:ilvl w:val="0"/>
          <w:numId w:val="73"/>
        </w:numPr>
        <w:spacing w:line="276" w:lineRule="auto"/>
        <w:ind w:left="819"/>
        <w:rPr>
          <w:rFonts w:ascii="Arial" w:hAnsi="Arial" w:cs="Arial"/>
          <w:spacing w:val="-2"/>
          <w:sz w:val="20"/>
          <w:szCs w:val="20"/>
        </w:rPr>
      </w:pPr>
      <w:r w:rsidRPr="00076D99">
        <w:rPr>
          <w:rFonts w:ascii="Arial" w:hAnsi="Arial" w:cs="Arial"/>
          <w:spacing w:val="-2"/>
          <w:sz w:val="20"/>
          <w:szCs w:val="20"/>
        </w:rPr>
        <w:t>Obligaciones sanitarias.</w:t>
      </w:r>
    </w:p>
    <w:p w14:paraId="1A6E8B16" w14:textId="7D8ED136" w:rsidR="004D6F19" w:rsidRPr="00076D99" w:rsidRDefault="004D6F19" w:rsidP="00D94118">
      <w:pPr>
        <w:pStyle w:val="Textoindependiente"/>
        <w:numPr>
          <w:ilvl w:val="0"/>
          <w:numId w:val="73"/>
        </w:numPr>
        <w:spacing w:line="276" w:lineRule="auto"/>
        <w:ind w:left="819"/>
        <w:rPr>
          <w:rFonts w:ascii="Arial" w:hAnsi="Arial" w:cs="Arial"/>
          <w:spacing w:val="-2"/>
          <w:sz w:val="20"/>
          <w:szCs w:val="20"/>
        </w:rPr>
      </w:pPr>
      <w:r w:rsidRPr="00076D99">
        <w:rPr>
          <w:rFonts w:ascii="Arial" w:hAnsi="Arial" w:cs="Arial"/>
          <w:spacing w:val="-2"/>
          <w:sz w:val="20"/>
          <w:szCs w:val="20"/>
        </w:rPr>
        <w:t>Plan de saneamiento.</w:t>
      </w:r>
    </w:p>
    <w:p w14:paraId="66B7E0BE" w14:textId="77777777" w:rsidR="00B04660" w:rsidRPr="00076D99" w:rsidRDefault="00B04660" w:rsidP="00076D99">
      <w:pPr>
        <w:pStyle w:val="Textoindependiente"/>
        <w:spacing w:line="276" w:lineRule="auto"/>
        <w:ind w:left="261"/>
        <w:rPr>
          <w:rFonts w:ascii="Arial" w:hAnsi="Arial" w:cs="Arial"/>
          <w:spacing w:val="-2"/>
          <w:sz w:val="20"/>
          <w:szCs w:val="20"/>
        </w:rPr>
      </w:pPr>
    </w:p>
    <w:p w14:paraId="3AF7C5D1" w14:textId="77777777" w:rsidR="00B04660" w:rsidRPr="00076D99" w:rsidRDefault="00B04660" w:rsidP="00076D99">
      <w:pPr>
        <w:pStyle w:val="NormalWeb"/>
        <w:spacing w:before="0" w:beforeAutospacing="0" w:after="0" w:afterAutospacing="0" w:line="276" w:lineRule="auto"/>
        <w:ind w:left="567"/>
        <w:rPr>
          <w:rStyle w:val="Textoennegrita"/>
          <w:rFonts w:ascii="Arial" w:hAnsi="Arial" w:cs="Arial"/>
        </w:rPr>
      </w:pPr>
    </w:p>
    <w:p w14:paraId="4E6CA34A" w14:textId="406332CF" w:rsidR="00B04660" w:rsidRPr="00076D99" w:rsidRDefault="00B04660" w:rsidP="00D94118">
      <w:pPr>
        <w:pStyle w:val="NormalWeb"/>
        <w:numPr>
          <w:ilvl w:val="1"/>
          <w:numId w:val="72"/>
        </w:numPr>
        <w:spacing w:before="0" w:beforeAutospacing="0" w:after="0" w:afterAutospacing="0" w:line="276" w:lineRule="auto"/>
        <w:ind w:left="567" w:hanging="567"/>
        <w:rPr>
          <w:rStyle w:val="Textoennegrita"/>
          <w:rFonts w:ascii="Arial" w:hAnsi="Arial" w:cs="Arial"/>
        </w:rPr>
      </w:pPr>
      <w:r w:rsidRPr="00076D99">
        <w:rPr>
          <w:rStyle w:val="Textoennegrita"/>
          <w:rFonts w:ascii="Arial" w:hAnsi="Arial" w:cs="Arial"/>
          <w:sz w:val="20"/>
          <w:szCs w:val="20"/>
        </w:rPr>
        <w:t>Resolución 2574 y requisitos sanitarios</w:t>
      </w:r>
    </w:p>
    <w:p w14:paraId="4D1531B1" w14:textId="77777777" w:rsidR="004D6F19" w:rsidRPr="00076D99" w:rsidRDefault="004D6F19" w:rsidP="00076D99">
      <w:pPr>
        <w:pStyle w:val="NormalWeb"/>
        <w:spacing w:before="0" w:beforeAutospacing="0" w:after="0" w:afterAutospacing="0" w:line="276" w:lineRule="auto"/>
        <w:ind w:left="567"/>
        <w:rPr>
          <w:rStyle w:val="Textoennegrita"/>
          <w:rFonts w:ascii="Arial" w:hAnsi="Arial" w:cs="Arial"/>
        </w:rPr>
      </w:pPr>
    </w:p>
    <w:p w14:paraId="2BE731FD" w14:textId="2C31C858" w:rsidR="00F9625F" w:rsidRDefault="004F288E" w:rsidP="00326368">
      <w:pPr>
        <w:pStyle w:val="Textoindependiente"/>
        <w:spacing w:line="276" w:lineRule="auto"/>
        <w:ind w:left="567"/>
        <w:jc w:val="both"/>
        <w:rPr>
          <w:rFonts w:ascii="Arial" w:hAnsi="Arial" w:cs="Arial"/>
          <w:sz w:val="20"/>
          <w:szCs w:val="20"/>
        </w:rPr>
      </w:pPr>
      <w:r w:rsidRPr="004F288E">
        <w:rPr>
          <w:rFonts w:ascii="Arial" w:hAnsi="Arial" w:cs="Arial"/>
          <w:sz w:val="20"/>
          <w:szCs w:val="20"/>
        </w:rPr>
        <w:t>Los requisitos sanitarios de la industria cárnica garantizan la inocuidad mediante el control del personal, instalaciones, procesos y bienestar animal.</w:t>
      </w:r>
      <w:r>
        <w:rPr>
          <w:rFonts w:ascii="Arial" w:hAnsi="Arial" w:cs="Arial"/>
          <w:sz w:val="20"/>
          <w:szCs w:val="20"/>
        </w:rPr>
        <w:t xml:space="preserve"> </w:t>
      </w:r>
      <w:r w:rsidR="00CC4AB1" w:rsidRPr="00CC4AB1">
        <w:rPr>
          <w:rFonts w:ascii="Arial" w:hAnsi="Arial" w:cs="Arial"/>
          <w:sz w:val="20"/>
          <w:szCs w:val="20"/>
        </w:rPr>
        <w:t>Estos requisitos son:</w:t>
      </w:r>
    </w:p>
    <w:p w14:paraId="25541F8D" w14:textId="77777777" w:rsidR="0053185A" w:rsidRDefault="0053185A" w:rsidP="00A73F4A">
      <w:pPr>
        <w:pStyle w:val="Textoindependiente"/>
        <w:spacing w:line="276" w:lineRule="auto"/>
        <w:ind w:left="567"/>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53185A" w:rsidRPr="00076D99" w14:paraId="28CEA3B4" w14:textId="77777777" w:rsidTr="00A01A4A">
        <w:tc>
          <w:tcPr>
            <w:tcW w:w="9962" w:type="dxa"/>
            <w:gridSpan w:val="3"/>
            <w:shd w:val="clear" w:color="auto" w:fill="9BBB59" w:themeFill="accent3"/>
          </w:tcPr>
          <w:p w14:paraId="33A0544C" w14:textId="4ACABC28" w:rsidR="0053185A" w:rsidRPr="00076D99" w:rsidRDefault="003760FE"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Tarjetas</w:t>
            </w:r>
          </w:p>
        </w:tc>
      </w:tr>
      <w:tr w:rsidR="0053185A" w:rsidRPr="00076D99" w14:paraId="1A10B9BC" w14:textId="77777777" w:rsidTr="00A01A4A">
        <w:trPr>
          <w:trHeight w:val="550"/>
        </w:trPr>
        <w:tc>
          <w:tcPr>
            <w:tcW w:w="1980" w:type="dxa"/>
          </w:tcPr>
          <w:p w14:paraId="18720D3C" w14:textId="77777777" w:rsidR="0053185A" w:rsidRPr="00076D99" w:rsidRDefault="0053185A" w:rsidP="0053185A">
            <w:pPr>
              <w:pStyle w:val="NormalWeb"/>
              <w:spacing w:before="0" w:beforeAutospacing="0" w:after="0" w:afterAutospacing="0" w:line="276" w:lineRule="auto"/>
              <w:rPr>
                <w:rFonts w:ascii="Arial" w:hAnsi="Arial" w:cs="Arial"/>
                <w:sz w:val="20"/>
                <w:szCs w:val="20"/>
              </w:rPr>
            </w:pPr>
            <w:r w:rsidRPr="00076D99">
              <w:rPr>
                <w:rStyle w:val="Textoennegrita"/>
                <w:rFonts w:ascii="Arial" w:hAnsi="Arial" w:cs="Arial"/>
                <w:sz w:val="20"/>
                <w:szCs w:val="20"/>
              </w:rPr>
              <w:t>Personal manipulador</w:t>
            </w:r>
          </w:p>
          <w:p w14:paraId="28923C0D" w14:textId="21B7C4A5" w:rsidR="0053185A" w:rsidRPr="00076D99" w:rsidRDefault="0053185A" w:rsidP="00A01A4A">
            <w:pPr>
              <w:spacing w:line="276" w:lineRule="auto"/>
              <w:jc w:val="both"/>
              <w:rPr>
                <w:rFonts w:ascii="Arial" w:hAnsi="Arial" w:cs="Arial"/>
                <w:b/>
                <w:bCs/>
                <w:sz w:val="20"/>
                <w:szCs w:val="20"/>
              </w:rPr>
            </w:pPr>
          </w:p>
        </w:tc>
        <w:tc>
          <w:tcPr>
            <w:tcW w:w="4961" w:type="dxa"/>
          </w:tcPr>
          <w:p w14:paraId="70745444" w14:textId="77777777" w:rsidR="0053185A" w:rsidRPr="00076D99" w:rsidRDefault="0053185A"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 xml:space="preserve">Capacitación certificada </w:t>
            </w:r>
          </w:p>
          <w:p w14:paraId="39D1ACE4" w14:textId="77777777" w:rsidR="0053185A" w:rsidRPr="00076D99" w:rsidRDefault="0053185A"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 xml:space="preserve">Buen estado de salud </w:t>
            </w:r>
          </w:p>
          <w:p w14:paraId="0D169498" w14:textId="625DAEBA" w:rsidR="0053185A" w:rsidRPr="0053185A" w:rsidRDefault="0053185A"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 xml:space="preserve">Uso obligatorio de elementos de protección personal </w:t>
            </w:r>
          </w:p>
        </w:tc>
        <w:tc>
          <w:tcPr>
            <w:tcW w:w="3021" w:type="dxa"/>
          </w:tcPr>
          <w:p w14:paraId="364F44D7" w14:textId="55A44838" w:rsidR="0053185A" w:rsidRPr="00076D99" w:rsidRDefault="008B1036"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1A736177" wp14:editId="6F1D8ED8">
                  <wp:extent cx="595617" cy="590308"/>
                  <wp:effectExtent l="0" t="0" r="1905" b="0"/>
                  <wp:docPr id="18453399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3990" name="Imagen 18453399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5975" cy="620395"/>
                          </a:xfrm>
                          <a:prstGeom prst="rect">
                            <a:avLst/>
                          </a:prstGeom>
                        </pic:spPr>
                      </pic:pic>
                    </a:graphicData>
                  </a:graphic>
                </wp:inline>
              </w:drawing>
            </w:r>
          </w:p>
        </w:tc>
      </w:tr>
      <w:tr w:rsidR="0053185A" w:rsidRPr="00076D99" w14:paraId="3D5D2AC6" w14:textId="77777777" w:rsidTr="00A01A4A">
        <w:trPr>
          <w:trHeight w:val="550"/>
        </w:trPr>
        <w:tc>
          <w:tcPr>
            <w:tcW w:w="1980" w:type="dxa"/>
          </w:tcPr>
          <w:p w14:paraId="2C58720C" w14:textId="77777777" w:rsidR="001F1613" w:rsidRPr="00076D99" w:rsidRDefault="001F1613" w:rsidP="001F1613">
            <w:pPr>
              <w:pStyle w:val="NormalWeb"/>
              <w:spacing w:before="0" w:beforeAutospacing="0" w:after="0" w:afterAutospacing="0" w:line="276" w:lineRule="auto"/>
              <w:rPr>
                <w:rFonts w:ascii="Arial" w:hAnsi="Arial" w:cs="Arial"/>
                <w:sz w:val="20"/>
                <w:szCs w:val="20"/>
              </w:rPr>
            </w:pPr>
            <w:r w:rsidRPr="00076D99">
              <w:rPr>
                <w:rStyle w:val="Textoennegrita"/>
                <w:rFonts w:ascii="Arial" w:hAnsi="Arial" w:cs="Arial"/>
                <w:sz w:val="20"/>
                <w:szCs w:val="20"/>
              </w:rPr>
              <w:t>Equipos e instalaciones</w:t>
            </w:r>
          </w:p>
          <w:p w14:paraId="3608825D" w14:textId="77777777" w:rsidR="0053185A" w:rsidRPr="00076D99" w:rsidRDefault="0053185A" w:rsidP="0053185A">
            <w:pPr>
              <w:pStyle w:val="NormalWeb"/>
              <w:spacing w:before="0" w:beforeAutospacing="0" w:after="0" w:afterAutospacing="0" w:line="276" w:lineRule="auto"/>
              <w:rPr>
                <w:rStyle w:val="Textoennegrita"/>
                <w:rFonts w:ascii="Arial" w:hAnsi="Arial" w:cs="Arial"/>
                <w:sz w:val="20"/>
                <w:szCs w:val="20"/>
              </w:rPr>
            </w:pPr>
          </w:p>
        </w:tc>
        <w:tc>
          <w:tcPr>
            <w:tcW w:w="4961" w:type="dxa"/>
          </w:tcPr>
          <w:p w14:paraId="45594128" w14:textId="77777777" w:rsidR="001F1613" w:rsidRPr="00076D99" w:rsidRDefault="001F1613"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 xml:space="preserve">Materiales sanitarios e inocuos </w:t>
            </w:r>
          </w:p>
          <w:p w14:paraId="0C256736" w14:textId="77777777" w:rsidR="001F1613" w:rsidRPr="00076D99" w:rsidRDefault="001F1613"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 xml:space="preserve">Diseño higiénico </w:t>
            </w:r>
          </w:p>
          <w:p w14:paraId="7F7DF7C8" w14:textId="4F1965C3" w:rsidR="0053185A" w:rsidRPr="001F1613" w:rsidRDefault="001F1613"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 xml:space="preserve">Mantenimiento periódico </w:t>
            </w:r>
          </w:p>
        </w:tc>
        <w:tc>
          <w:tcPr>
            <w:tcW w:w="3021" w:type="dxa"/>
          </w:tcPr>
          <w:p w14:paraId="1E97B73C" w14:textId="6F7544BC" w:rsidR="0053185A" w:rsidRPr="00076D99" w:rsidRDefault="00403983"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0DAE500" wp14:editId="548ECF19">
                  <wp:extent cx="584149" cy="578734"/>
                  <wp:effectExtent l="0" t="0" r="635" b="5715"/>
                  <wp:docPr id="118513874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38749" name="Imagen 118513874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8796" cy="603152"/>
                          </a:xfrm>
                          <a:prstGeom prst="rect">
                            <a:avLst/>
                          </a:prstGeom>
                        </pic:spPr>
                      </pic:pic>
                    </a:graphicData>
                  </a:graphic>
                </wp:inline>
              </w:drawing>
            </w:r>
          </w:p>
        </w:tc>
      </w:tr>
      <w:tr w:rsidR="001F1613" w:rsidRPr="00076D99" w14:paraId="6BAE1C56" w14:textId="77777777" w:rsidTr="00A01A4A">
        <w:trPr>
          <w:trHeight w:val="550"/>
        </w:trPr>
        <w:tc>
          <w:tcPr>
            <w:tcW w:w="1980" w:type="dxa"/>
          </w:tcPr>
          <w:p w14:paraId="25378080" w14:textId="3F3F954A" w:rsidR="001F1613" w:rsidRPr="001F1613" w:rsidRDefault="001F1613" w:rsidP="001F1613">
            <w:pPr>
              <w:pStyle w:val="NormalWeb"/>
              <w:spacing w:before="0" w:beforeAutospacing="0" w:after="0" w:afterAutospacing="0" w:line="276" w:lineRule="auto"/>
              <w:rPr>
                <w:rStyle w:val="Textoennegrita"/>
                <w:rFonts w:ascii="Arial" w:hAnsi="Arial" w:cs="Arial"/>
                <w:b w:val="0"/>
                <w:bCs w:val="0"/>
                <w:sz w:val="20"/>
                <w:szCs w:val="20"/>
              </w:rPr>
            </w:pPr>
            <w:r w:rsidRPr="00076D99">
              <w:rPr>
                <w:rStyle w:val="Textoennegrita"/>
                <w:rFonts w:ascii="Arial" w:hAnsi="Arial" w:cs="Arial"/>
                <w:sz w:val="20"/>
                <w:szCs w:val="20"/>
              </w:rPr>
              <w:t>Limpieza y desinfección</w:t>
            </w:r>
          </w:p>
        </w:tc>
        <w:tc>
          <w:tcPr>
            <w:tcW w:w="4961" w:type="dxa"/>
          </w:tcPr>
          <w:p w14:paraId="6C562433" w14:textId="77777777" w:rsidR="001F1613" w:rsidRPr="00076D99" w:rsidRDefault="001F1613"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 xml:space="preserve">Programas POES </w:t>
            </w:r>
          </w:p>
          <w:p w14:paraId="5D49857E" w14:textId="1C46A6FA" w:rsidR="001F1613" w:rsidRPr="001F1613" w:rsidRDefault="001F1613"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 xml:space="preserve">Uso de desinfectantes aprobados </w:t>
            </w:r>
          </w:p>
        </w:tc>
        <w:tc>
          <w:tcPr>
            <w:tcW w:w="3021" w:type="dxa"/>
          </w:tcPr>
          <w:p w14:paraId="68930831" w14:textId="75C5E16A" w:rsidR="001F1613" w:rsidRPr="00076D99" w:rsidRDefault="00403983"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436584F6" wp14:editId="404340E6">
                  <wp:extent cx="530314" cy="520861"/>
                  <wp:effectExtent l="0" t="0" r="3175" b="0"/>
                  <wp:docPr id="130411316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13165" name="Imagen 13041131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6778" cy="546853"/>
                          </a:xfrm>
                          <a:prstGeom prst="rect">
                            <a:avLst/>
                          </a:prstGeom>
                        </pic:spPr>
                      </pic:pic>
                    </a:graphicData>
                  </a:graphic>
                </wp:inline>
              </w:drawing>
            </w:r>
          </w:p>
        </w:tc>
      </w:tr>
      <w:tr w:rsidR="001F1613" w:rsidRPr="00076D99" w14:paraId="70000E27" w14:textId="77777777" w:rsidTr="00A01A4A">
        <w:trPr>
          <w:trHeight w:val="550"/>
        </w:trPr>
        <w:tc>
          <w:tcPr>
            <w:tcW w:w="1980" w:type="dxa"/>
          </w:tcPr>
          <w:p w14:paraId="58116044" w14:textId="77777777" w:rsidR="001F1613" w:rsidRPr="00076D99" w:rsidRDefault="001F1613" w:rsidP="001F1613">
            <w:pPr>
              <w:pStyle w:val="NormalWeb"/>
              <w:spacing w:before="0" w:beforeAutospacing="0" w:after="0" w:afterAutospacing="0" w:line="276" w:lineRule="auto"/>
              <w:rPr>
                <w:rFonts w:ascii="Arial" w:hAnsi="Arial" w:cs="Arial"/>
                <w:sz w:val="20"/>
                <w:szCs w:val="20"/>
              </w:rPr>
            </w:pPr>
            <w:r w:rsidRPr="00076D99">
              <w:rPr>
                <w:rStyle w:val="Textoennegrita"/>
                <w:rFonts w:ascii="Arial" w:hAnsi="Arial" w:cs="Arial"/>
                <w:sz w:val="20"/>
                <w:szCs w:val="20"/>
              </w:rPr>
              <w:t>Control de plagas</w:t>
            </w:r>
          </w:p>
          <w:p w14:paraId="48D41D9A" w14:textId="77777777" w:rsidR="001F1613" w:rsidRPr="00076D99" w:rsidRDefault="001F1613" w:rsidP="001F1613">
            <w:pPr>
              <w:pStyle w:val="NormalWeb"/>
              <w:spacing w:before="0" w:beforeAutospacing="0" w:after="0" w:afterAutospacing="0" w:line="276" w:lineRule="auto"/>
              <w:rPr>
                <w:rStyle w:val="Textoennegrita"/>
                <w:rFonts w:ascii="Arial" w:hAnsi="Arial" w:cs="Arial"/>
                <w:sz w:val="20"/>
                <w:szCs w:val="20"/>
              </w:rPr>
            </w:pPr>
          </w:p>
        </w:tc>
        <w:tc>
          <w:tcPr>
            <w:tcW w:w="4961" w:type="dxa"/>
          </w:tcPr>
          <w:p w14:paraId="7E537B80" w14:textId="77777777" w:rsidR="001F1613" w:rsidRPr="00076D99" w:rsidRDefault="001F1613"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 xml:space="preserve">Programas preventivos </w:t>
            </w:r>
          </w:p>
          <w:p w14:paraId="0C806E3F" w14:textId="6B397D34" w:rsidR="001F1613" w:rsidRPr="001F1613" w:rsidRDefault="001F1613"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 xml:space="preserve">Monitoreo permanente </w:t>
            </w:r>
          </w:p>
        </w:tc>
        <w:tc>
          <w:tcPr>
            <w:tcW w:w="3021" w:type="dxa"/>
          </w:tcPr>
          <w:p w14:paraId="36121D6F" w14:textId="3B606F4B" w:rsidR="001F1613" w:rsidRPr="00076D99" w:rsidRDefault="00403983"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7D9A6463" wp14:editId="3C989BCD">
                  <wp:extent cx="544010" cy="544010"/>
                  <wp:effectExtent l="0" t="0" r="2540" b="2540"/>
                  <wp:docPr id="47684893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48931" name="Imagen 47684893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9990" cy="559990"/>
                          </a:xfrm>
                          <a:prstGeom prst="rect">
                            <a:avLst/>
                          </a:prstGeom>
                        </pic:spPr>
                      </pic:pic>
                    </a:graphicData>
                  </a:graphic>
                </wp:inline>
              </w:drawing>
            </w:r>
          </w:p>
        </w:tc>
      </w:tr>
      <w:tr w:rsidR="001F1613" w:rsidRPr="00076D99" w14:paraId="65844B90" w14:textId="77777777" w:rsidTr="00A01A4A">
        <w:trPr>
          <w:trHeight w:val="550"/>
        </w:trPr>
        <w:tc>
          <w:tcPr>
            <w:tcW w:w="1980" w:type="dxa"/>
          </w:tcPr>
          <w:p w14:paraId="0633ED2C" w14:textId="65B48D1C" w:rsidR="001F1613" w:rsidRPr="001F1613" w:rsidRDefault="001F1613" w:rsidP="001F1613">
            <w:pPr>
              <w:pStyle w:val="NormalWeb"/>
              <w:spacing w:before="0" w:beforeAutospacing="0" w:after="0" w:afterAutospacing="0" w:line="276" w:lineRule="auto"/>
              <w:rPr>
                <w:rStyle w:val="Textoennegrita"/>
                <w:rFonts w:ascii="Arial" w:hAnsi="Arial" w:cs="Arial"/>
                <w:b w:val="0"/>
                <w:bCs w:val="0"/>
                <w:sz w:val="20"/>
                <w:szCs w:val="20"/>
              </w:rPr>
            </w:pPr>
            <w:r w:rsidRPr="00076D99">
              <w:rPr>
                <w:rStyle w:val="Textoennegrita"/>
                <w:rFonts w:ascii="Arial" w:hAnsi="Arial" w:cs="Arial"/>
                <w:sz w:val="20"/>
                <w:szCs w:val="20"/>
              </w:rPr>
              <w:t>Manejo de residuos</w:t>
            </w:r>
          </w:p>
        </w:tc>
        <w:tc>
          <w:tcPr>
            <w:tcW w:w="4961" w:type="dxa"/>
          </w:tcPr>
          <w:p w14:paraId="61E2091A" w14:textId="77777777" w:rsidR="001F1613" w:rsidRPr="00076D99" w:rsidRDefault="001F1613"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 xml:space="preserve">Clasificación y disposición adecuada </w:t>
            </w:r>
          </w:p>
          <w:p w14:paraId="111E581A" w14:textId="77777777" w:rsidR="001F1613" w:rsidRPr="00076D99" w:rsidRDefault="001F1613" w:rsidP="001F1613">
            <w:pPr>
              <w:spacing w:line="276" w:lineRule="auto"/>
              <w:rPr>
                <w:rFonts w:ascii="Arial" w:hAnsi="Arial" w:cs="Arial"/>
                <w:sz w:val="20"/>
                <w:szCs w:val="20"/>
              </w:rPr>
            </w:pPr>
          </w:p>
        </w:tc>
        <w:tc>
          <w:tcPr>
            <w:tcW w:w="3021" w:type="dxa"/>
          </w:tcPr>
          <w:p w14:paraId="542689E0" w14:textId="321E8F61" w:rsidR="001F1613" w:rsidRPr="00076D99" w:rsidRDefault="00A236D5"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596F4B83" wp14:editId="74961460">
                  <wp:extent cx="509286" cy="495488"/>
                  <wp:effectExtent l="0" t="0" r="0" b="0"/>
                  <wp:docPr id="101919582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5821" name="Imagen 101919582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6211" cy="521684"/>
                          </a:xfrm>
                          <a:prstGeom prst="rect">
                            <a:avLst/>
                          </a:prstGeom>
                        </pic:spPr>
                      </pic:pic>
                    </a:graphicData>
                  </a:graphic>
                </wp:inline>
              </w:drawing>
            </w:r>
          </w:p>
        </w:tc>
      </w:tr>
      <w:tr w:rsidR="001F1613" w:rsidRPr="00076D99" w14:paraId="6D1A265F" w14:textId="77777777" w:rsidTr="00A01A4A">
        <w:trPr>
          <w:trHeight w:val="550"/>
        </w:trPr>
        <w:tc>
          <w:tcPr>
            <w:tcW w:w="1980" w:type="dxa"/>
          </w:tcPr>
          <w:p w14:paraId="465C8695" w14:textId="77777777" w:rsidR="005D333D" w:rsidRPr="00076D99" w:rsidRDefault="005D333D" w:rsidP="005D333D">
            <w:pPr>
              <w:pStyle w:val="NormalWeb"/>
              <w:spacing w:before="0" w:beforeAutospacing="0" w:after="0" w:afterAutospacing="0" w:line="276" w:lineRule="auto"/>
              <w:rPr>
                <w:rFonts w:ascii="Arial" w:hAnsi="Arial" w:cs="Arial"/>
                <w:sz w:val="20"/>
                <w:szCs w:val="20"/>
              </w:rPr>
            </w:pPr>
            <w:r w:rsidRPr="00076D99">
              <w:rPr>
                <w:rStyle w:val="Textoennegrita"/>
                <w:rFonts w:ascii="Arial" w:hAnsi="Arial" w:cs="Arial"/>
                <w:sz w:val="20"/>
                <w:szCs w:val="20"/>
              </w:rPr>
              <w:t>Control de procesos</w:t>
            </w:r>
          </w:p>
          <w:p w14:paraId="398E4190" w14:textId="77777777" w:rsidR="001F1613" w:rsidRPr="00076D99" w:rsidRDefault="001F1613" w:rsidP="001F1613">
            <w:pPr>
              <w:pStyle w:val="NormalWeb"/>
              <w:spacing w:before="0" w:beforeAutospacing="0" w:after="0" w:afterAutospacing="0" w:line="276" w:lineRule="auto"/>
              <w:rPr>
                <w:rStyle w:val="Textoennegrita"/>
                <w:rFonts w:ascii="Arial" w:hAnsi="Arial" w:cs="Arial"/>
                <w:sz w:val="20"/>
                <w:szCs w:val="20"/>
              </w:rPr>
            </w:pPr>
          </w:p>
        </w:tc>
        <w:tc>
          <w:tcPr>
            <w:tcW w:w="4961" w:type="dxa"/>
          </w:tcPr>
          <w:p w14:paraId="1312A774" w14:textId="77777777" w:rsidR="005D333D" w:rsidRPr="00076D99" w:rsidRDefault="005D333D"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 xml:space="preserve">Control de temperatura </w:t>
            </w:r>
          </w:p>
          <w:p w14:paraId="4DAECDF4" w14:textId="77777777" w:rsidR="005D333D" w:rsidRPr="00076D99" w:rsidRDefault="005D333D"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 xml:space="preserve">Supervisión continua </w:t>
            </w:r>
          </w:p>
          <w:p w14:paraId="2175F340" w14:textId="5E58186A" w:rsidR="001F1613" w:rsidRPr="00C3477D" w:rsidRDefault="005D333D"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 xml:space="preserve">Aplicación de HACCP </w:t>
            </w:r>
          </w:p>
        </w:tc>
        <w:tc>
          <w:tcPr>
            <w:tcW w:w="3021" w:type="dxa"/>
          </w:tcPr>
          <w:p w14:paraId="4501B218" w14:textId="2725395E" w:rsidR="001F1613" w:rsidRPr="00076D99" w:rsidRDefault="00A236D5" w:rsidP="00A01A4A">
            <w:pPr>
              <w:spacing w:line="276" w:lineRule="auto"/>
              <w:jc w:val="center"/>
              <w:rPr>
                <w:rFonts w:ascii="Arial" w:hAnsi="Arial" w:cs="Arial"/>
                <w:color w:val="000000"/>
                <w:sz w:val="20"/>
                <w:szCs w:val="20"/>
                <w:highlight w:val="yellow"/>
                <w:lang w:val="es-MX"/>
              </w:rPr>
            </w:pPr>
            <w:r>
              <w:rPr>
                <w:b/>
                <w:bCs/>
                <w:noProof/>
              </w:rPr>
              <w:drawing>
                <wp:inline distT="0" distB="0" distL="0" distR="0" wp14:anchorId="5A169B8C" wp14:editId="25DB9955">
                  <wp:extent cx="497712" cy="488663"/>
                  <wp:effectExtent l="0" t="0" r="0" b="0"/>
                  <wp:docPr id="168530601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06014" name="Imagen 16853060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0763" cy="521113"/>
                          </a:xfrm>
                          <a:prstGeom prst="rect">
                            <a:avLst/>
                          </a:prstGeom>
                        </pic:spPr>
                      </pic:pic>
                    </a:graphicData>
                  </a:graphic>
                </wp:inline>
              </w:drawing>
            </w:r>
          </w:p>
        </w:tc>
      </w:tr>
    </w:tbl>
    <w:p w14:paraId="0D08E6D4" w14:textId="02A8F755" w:rsidR="0053185A" w:rsidRPr="00CC4AB1" w:rsidRDefault="0053185A" w:rsidP="00A73F4A">
      <w:pPr>
        <w:pStyle w:val="Textoindependiente"/>
        <w:spacing w:line="276" w:lineRule="auto"/>
        <w:ind w:left="567"/>
        <w:rPr>
          <w:b/>
          <w:bCs/>
        </w:rPr>
      </w:pPr>
    </w:p>
    <w:p w14:paraId="3E882566" w14:textId="77777777" w:rsidR="00E73BED" w:rsidRPr="00E73BED" w:rsidRDefault="00E73BED" w:rsidP="00E73BED">
      <w:pPr>
        <w:pStyle w:val="NormalWeb"/>
        <w:spacing w:before="0" w:beforeAutospacing="0" w:after="0" w:afterAutospacing="0" w:line="276" w:lineRule="auto"/>
        <w:ind w:left="567"/>
        <w:jc w:val="both"/>
        <w:rPr>
          <w:rFonts w:ascii="Arial" w:hAnsi="Arial" w:cs="Arial"/>
          <w:sz w:val="20"/>
          <w:szCs w:val="20"/>
        </w:rPr>
      </w:pPr>
      <w:r w:rsidRPr="00E73BED">
        <w:rPr>
          <w:rFonts w:ascii="Arial" w:hAnsi="Arial" w:cs="Arial"/>
          <w:sz w:val="20"/>
          <w:szCs w:val="20"/>
        </w:rPr>
        <w:t>Los requisitos sanitarios garantizan la inocuidad mediante el control del personal, procesos, instalaciones y bienestar animal, clave para la calidad y seguridad de la carne.</w:t>
      </w:r>
    </w:p>
    <w:p w14:paraId="131762F7" w14:textId="77777777" w:rsidR="007C24AD" w:rsidRPr="00400AA6" w:rsidRDefault="007C24AD" w:rsidP="00190D43">
      <w:pPr>
        <w:pStyle w:val="NormalWeb"/>
        <w:spacing w:before="0" w:beforeAutospacing="0" w:after="0" w:afterAutospacing="0" w:line="276" w:lineRule="auto"/>
        <w:ind w:left="567"/>
        <w:jc w:val="both"/>
        <w:rPr>
          <w:b/>
          <w:bCs/>
        </w:rPr>
      </w:pPr>
    </w:p>
    <w:p w14:paraId="138A1F17" w14:textId="77777777" w:rsidR="0071443A" w:rsidRDefault="0071443A" w:rsidP="00076D99">
      <w:pPr>
        <w:pStyle w:val="Ttulo1"/>
        <w:spacing w:before="0" w:after="0" w:line="276" w:lineRule="auto"/>
        <w:rPr>
          <w:rStyle w:val="Textoennegrita"/>
          <w:rFonts w:ascii="Arial" w:hAnsi="Arial" w:cs="Arial"/>
          <w:sz w:val="20"/>
          <w:szCs w:val="20"/>
          <w:highlight w:val="yellow"/>
          <w:u w:val="single"/>
        </w:rPr>
      </w:pPr>
    </w:p>
    <w:p w14:paraId="633FE6BE" w14:textId="655A842B" w:rsidR="00B04660" w:rsidRPr="00076D99" w:rsidRDefault="00B04660" w:rsidP="00D94118">
      <w:pPr>
        <w:pStyle w:val="NormalWeb"/>
        <w:numPr>
          <w:ilvl w:val="1"/>
          <w:numId w:val="72"/>
        </w:numPr>
        <w:spacing w:before="0" w:beforeAutospacing="0" w:after="0" w:afterAutospacing="0" w:line="276" w:lineRule="auto"/>
        <w:ind w:left="567" w:hanging="567"/>
        <w:rPr>
          <w:rStyle w:val="Textoennegrita"/>
          <w:rFonts w:ascii="Arial" w:hAnsi="Arial" w:cs="Arial"/>
          <w:b w:val="0"/>
          <w:bCs w:val="0"/>
          <w:sz w:val="20"/>
          <w:szCs w:val="20"/>
          <w:u w:val="single"/>
        </w:rPr>
      </w:pPr>
      <w:r w:rsidRPr="0061427A">
        <w:rPr>
          <w:rStyle w:val="Textoennegrita"/>
          <w:rFonts w:ascii="Arial" w:hAnsi="Arial" w:cs="Arial"/>
          <w:sz w:val="20"/>
          <w:szCs w:val="20"/>
        </w:rPr>
        <w:t>Importancia de la normatividad en la inocuidad de la carne</w:t>
      </w:r>
      <w:r w:rsidRPr="00076D99">
        <w:rPr>
          <w:rStyle w:val="Textoennegrita"/>
          <w:rFonts w:ascii="Arial" w:hAnsi="Arial" w:cs="Arial"/>
          <w:sz w:val="20"/>
          <w:szCs w:val="20"/>
          <w:u w:val="single"/>
        </w:rPr>
        <w:t xml:space="preserve"> </w:t>
      </w:r>
    </w:p>
    <w:p w14:paraId="258400DC" w14:textId="77777777" w:rsidR="00B04660" w:rsidRPr="00076D99" w:rsidRDefault="00B04660" w:rsidP="00076D99">
      <w:pPr>
        <w:spacing w:line="276" w:lineRule="auto"/>
        <w:rPr>
          <w:rFonts w:ascii="Arial" w:hAnsi="Arial" w:cs="Arial"/>
          <w:sz w:val="20"/>
          <w:szCs w:val="20"/>
        </w:rPr>
      </w:pPr>
    </w:p>
    <w:p w14:paraId="6F896F2F" w14:textId="6187EE9F" w:rsidR="003121D3" w:rsidRDefault="003121D3" w:rsidP="00190D43">
      <w:pPr>
        <w:pStyle w:val="NormalWeb"/>
        <w:spacing w:before="0" w:beforeAutospacing="0" w:after="0" w:afterAutospacing="0" w:line="276" w:lineRule="auto"/>
        <w:ind w:left="567"/>
        <w:jc w:val="both"/>
        <w:rPr>
          <w:rFonts w:ascii="Arial" w:hAnsi="Arial" w:cs="Arial"/>
          <w:sz w:val="20"/>
          <w:szCs w:val="20"/>
        </w:rPr>
      </w:pPr>
      <w:r w:rsidRPr="003121D3">
        <w:rPr>
          <w:rFonts w:ascii="Arial" w:hAnsi="Arial" w:cs="Arial"/>
          <w:sz w:val="20"/>
          <w:szCs w:val="20"/>
        </w:rPr>
        <w:t>La normatividad sanitaria en la industria cárnica es fundamental para garantizar la inocuidad, ya que regula toda la cadena productiva con lineamientos técnicos obligatorios. Su importancia radica en el enfoque preventivo, la reducción de enfermedades, la estandarización de procesos, la responsabilidad legal y su impacto en la calidad y acceso a mercados.</w:t>
      </w:r>
    </w:p>
    <w:p w14:paraId="79E86110" w14:textId="77777777" w:rsidR="0078314A" w:rsidRPr="00076D99" w:rsidRDefault="0078314A" w:rsidP="00076D99">
      <w:pPr>
        <w:pStyle w:val="NormalWeb"/>
        <w:spacing w:before="0" w:beforeAutospacing="0" w:after="0" w:afterAutospacing="0" w:line="276" w:lineRule="auto"/>
        <w:rPr>
          <w:rFonts w:ascii="Arial" w:hAnsi="Arial" w:cs="Arial"/>
          <w:sz w:val="20"/>
          <w:szCs w:val="20"/>
        </w:rPr>
      </w:pPr>
    </w:p>
    <w:p w14:paraId="15A3D6D3" w14:textId="77777777" w:rsidR="00B04660" w:rsidRPr="00076D99" w:rsidRDefault="00B04660" w:rsidP="007972B0">
      <w:pPr>
        <w:spacing w:line="276" w:lineRule="auto"/>
        <w:ind w:left="720"/>
        <w:rPr>
          <w:rFonts w:ascii="Arial" w:hAnsi="Arial" w:cs="Arial"/>
          <w:sz w:val="20"/>
          <w:szCs w:val="20"/>
        </w:rPr>
      </w:pPr>
    </w:p>
    <w:p w14:paraId="49750E1B" w14:textId="5D41D0BC" w:rsidR="00B04660" w:rsidRPr="00076D99" w:rsidRDefault="00B04660" w:rsidP="00D94118">
      <w:pPr>
        <w:pStyle w:val="NormalWeb"/>
        <w:numPr>
          <w:ilvl w:val="2"/>
          <w:numId w:val="72"/>
        </w:numPr>
        <w:spacing w:before="0" w:beforeAutospacing="0" w:after="0" w:afterAutospacing="0" w:line="276" w:lineRule="auto"/>
        <w:rPr>
          <w:rFonts w:ascii="Arial" w:hAnsi="Arial" w:cs="Arial"/>
          <w:sz w:val="20"/>
          <w:szCs w:val="20"/>
        </w:rPr>
      </w:pPr>
      <w:r w:rsidRPr="00076D99">
        <w:rPr>
          <w:rStyle w:val="Textoennegrita"/>
          <w:rFonts w:ascii="Arial" w:hAnsi="Arial" w:cs="Arial"/>
          <w:sz w:val="20"/>
          <w:szCs w:val="20"/>
        </w:rPr>
        <w:t xml:space="preserve">Enfoque preventivo de la normatividad </w:t>
      </w:r>
    </w:p>
    <w:p w14:paraId="58D987CA" w14:textId="77777777" w:rsidR="0095340E" w:rsidRDefault="0095340E" w:rsidP="00076D99">
      <w:pPr>
        <w:pStyle w:val="NormalWeb"/>
        <w:spacing w:before="0" w:beforeAutospacing="0" w:after="0" w:afterAutospacing="0" w:line="276" w:lineRule="auto"/>
        <w:rPr>
          <w:rFonts w:ascii="Arial" w:hAnsi="Arial" w:cs="Arial"/>
          <w:sz w:val="20"/>
          <w:szCs w:val="20"/>
        </w:rPr>
      </w:pPr>
    </w:p>
    <w:p w14:paraId="785635C4" w14:textId="0F6838BC" w:rsidR="0095340E" w:rsidRDefault="00862F9C" w:rsidP="00862F9C">
      <w:pPr>
        <w:pStyle w:val="NormalWeb"/>
        <w:spacing w:before="0" w:beforeAutospacing="0" w:after="0" w:afterAutospacing="0" w:line="276" w:lineRule="auto"/>
        <w:ind w:left="720"/>
        <w:jc w:val="both"/>
        <w:rPr>
          <w:rFonts w:ascii="Arial" w:hAnsi="Arial" w:cs="Arial"/>
          <w:sz w:val="20"/>
          <w:szCs w:val="20"/>
        </w:rPr>
      </w:pPr>
      <w:r w:rsidRPr="00862F9C">
        <w:rPr>
          <w:rFonts w:ascii="Arial" w:hAnsi="Arial" w:cs="Arial"/>
          <w:sz w:val="20"/>
          <w:szCs w:val="20"/>
        </w:rPr>
        <w:t>La legislación sanitaria cárnica es preventiva, controla riesgos desde el inicio y asegura la inocuidad en toda la cadena productiva.</w:t>
      </w:r>
      <w:r>
        <w:rPr>
          <w:rFonts w:ascii="Arial" w:hAnsi="Arial" w:cs="Arial"/>
          <w:sz w:val="20"/>
          <w:szCs w:val="20"/>
        </w:rPr>
        <w:t xml:space="preserve"> </w:t>
      </w:r>
      <w:r w:rsidR="005869BA">
        <w:rPr>
          <w:rFonts w:ascii="Arial" w:hAnsi="Arial" w:cs="Arial"/>
          <w:sz w:val="20"/>
          <w:szCs w:val="20"/>
        </w:rPr>
        <w:t>Los fundamentos del enfoque preventivo son:</w:t>
      </w:r>
    </w:p>
    <w:p w14:paraId="05E455A6" w14:textId="77777777" w:rsidR="003F559F" w:rsidRDefault="003F559F" w:rsidP="00DA4348">
      <w:pPr>
        <w:pStyle w:val="Ttulo2"/>
        <w:spacing w:before="0" w:after="0" w:line="276" w:lineRule="auto"/>
        <w:ind w:left="567"/>
        <w:rPr>
          <w:rStyle w:val="Textoennegrita"/>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F44346" w:rsidRPr="00391AFF" w14:paraId="60F33192" w14:textId="77777777" w:rsidTr="00A01A4A">
        <w:tc>
          <w:tcPr>
            <w:tcW w:w="9962" w:type="dxa"/>
            <w:gridSpan w:val="3"/>
            <w:shd w:val="clear" w:color="auto" w:fill="9BBB59" w:themeFill="accent3"/>
          </w:tcPr>
          <w:p w14:paraId="47494545" w14:textId="77777777" w:rsidR="00F44346" w:rsidRPr="00391AFF" w:rsidRDefault="00F44346"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391AFF">
              <w:rPr>
                <w:rFonts w:ascii="Arial" w:hAnsi="Arial" w:cs="Arial"/>
                <w:b/>
                <w:bCs/>
                <w:color w:val="000000"/>
                <w:sz w:val="20"/>
                <w:szCs w:val="20"/>
                <w:lang w:val="es-MX"/>
              </w:rPr>
              <w:t>Pestañas</w:t>
            </w:r>
          </w:p>
        </w:tc>
      </w:tr>
      <w:tr w:rsidR="00F44346" w:rsidRPr="00391AFF" w14:paraId="290A0D5D" w14:textId="77777777" w:rsidTr="00A01A4A">
        <w:tc>
          <w:tcPr>
            <w:tcW w:w="1980" w:type="dxa"/>
          </w:tcPr>
          <w:p w14:paraId="086671EB" w14:textId="77777777" w:rsidR="00F44346" w:rsidRDefault="00F44346" w:rsidP="00F44346">
            <w:pPr>
              <w:pStyle w:val="Ttulo3"/>
              <w:spacing w:before="0" w:after="0" w:line="276" w:lineRule="auto"/>
              <w:rPr>
                <w:rStyle w:val="Textoennegrita"/>
                <w:rFonts w:ascii="Arial" w:hAnsi="Arial" w:cs="Arial"/>
                <w:sz w:val="20"/>
                <w:szCs w:val="20"/>
              </w:rPr>
            </w:pPr>
            <w:r w:rsidRPr="00076D99">
              <w:rPr>
                <w:rStyle w:val="Textoennegrita"/>
                <w:rFonts w:ascii="Arial" w:hAnsi="Arial" w:cs="Arial"/>
                <w:sz w:val="20"/>
                <w:szCs w:val="20"/>
              </w:rPr>
              <w:t>Identificación de peligros</w:t>
            </w:r>
          </w:p>
          <w:p w14:paraId="6CC18F25" w14:textId="31F9FF4C" w:rsidR="00F44346" w:rsidRPr="00391AFF" w:rsidRDefault="00F44346" w:rsidP="00A01A4A">
            <w:pPr>
              <w:spacing w:line="276" w:lineRule="auto"/>
              <w:jc w:val="both"/>
              <w:rPr>
                <w:rFonts w:ascii="Arial" w:hAnsi="Arial" w:cs="Arial"/>
                <w:b/>
                <w:bCs/>
                <w:sz w:val="20"/>
                <w:szCs w:val="20"/>
              </w:rPr>
            </w:pPr>
          </w:p>
        </w:tc>
        <w:tc>
          <w:tcPr>
            <w:tcW w:w="4961" w:type="dxa"/>
          </w:tcPr>
          <w:p w14:paraId="5CAA8243" w14:textId="77777777" w:rsidR="001F6AE0" w:rsidRPr="001F6AE0" w:rsidRDefault="001F6AE0" w:rsidP="001F6AE0">
            <w:pPr>
              <w:pStyle w:val="NormalWeb"/>
              <w:jc w:val="both"/>
              <w:rPr>
                <w:rFonts w:ascii="Arial" w:hAnsi="Arial" w:cs="Arial"/>
                <w:sz w:val="20"/>
                <w:szCs w:val="20"/>
              </w:rPr>
            </w:pPr>
            <w:r w:rsidRPr="001F6AE0">
              <w:rPr>
                <w:rFonts w:ascii="Arial" w:hAnsi="Arial" w:cs="Arial"/>
                <w:sz w:val="20"/>
                <w:szCs w:val="20"/>
              </w:rPr>
              <w:t>Consiste en identificar los riesgos que pueden contaminar la carne durante el proceso.</w:t>
            </w:r>
          </w:p>
          <w:p w14:paraId="284C72D3" w14:textId="77777777" w:rsidR="001F6AE0" w:rsidRDefault="001F6AE0" w:rsidP="001F6AE0">
            <w:pPr>
              <w:pStyle w:val="NormalWeb"/>
              <w:jc w:val="both"/>
              <w:rPr>
                <w:rFonts w:ascii="Arial" w:hAnsi="Arial" w:cs="Arial"/>
                <w:b/>
                <w:bCs/>
                <w:sz w:val="20"/>
                <w:szCs w:val="20"/>
              </w:rPr>
            </w:pPr>
            <w:r w:rsidRPr="001F6AE0">
              <w:rPr>
                <w:rFonts w:ascii="Arial" w:hAnsi="Arial" w:cs="Arial"/>
                <w:b/>
                <w:bCs/>
                <w:sz w:val="20"/>
                <w:szCs w:val="20"/>
              </w:rPr>
              <w:t>Tipos de peligros</w:t>
            </w:r>
          </w:p>
          <w:p w14:paraId="1E516083" w14:textId="77777777" w:rsidR="00DE6380" w:rsidRDefault="001F6AE0" w:rsidP="00D94118">
            <w:pPr>
              <w:pStyle w:val="NormalWeb"/>
              <w:numPr>
                <w:ilvl w:val="1"/>
                <w:numId w:val="73"/>
              </w:numPr>
              <w:ind w:left="314"/>
              <w:jc w:val="both"/>
              <w:rPr>
                <w:rFonts w:ascii="Arial" w:hAnsi="Arial" w:cs="Arial"/>
                <w:sz w:val="20"/>
                <w:szCs w:val="20"/>
              </w:rPr>
            </w:pPr>
            <w:r w:rsidRPr="001F6AE0">
              <w:rPr>
                <w:rFonts w:ascii="Arial" w:hAnsi="Arial" w:cs="Arial"/>
                <w:sz w:val="20"/>
                <w:szCs w:val="20"/>
              </w:rPr>
              <w:t>Biológicos: bacterias, virus y parásitos.</w:t>
            </w:r>
          </w:p>
          <w:p w14:paraId="67E77A0E" w14:textId="77777777" w:rsidR="00DE6380" w:rsidRDefault="001F6AE0" w:rsidP="00D94118">
            <w:pPr>
              <w:pStyle w:val="NormalWeb"/>
              <w:numPr>
                <w:ilvl w:val="1"/>
                <w:numId w:val="73"/>
              </w:numPr>
              <w:ind w:left="314"/>
              <w:jc w:val="both"/>
              <w:rPr>
                <w:rFonts w:ascii="Arial" w:hAnsi="Arial" w:cs="Arial"/>
                <w:sz w:val="20"/>
                <w:szCs w:val="20"/>
              </w:rPr>
            </w:pPr>
            <w:r w:rsidRPr="001F6AE0">
              <w:rPr>
                <w:rFonts w:ascii="Arial" w:hAnsi="Arial" w:cs="Arial"/>
                <w:sz w:val="20"/>
                <w:szCs w:val="20"/>
              </w:rPr>
              <w:t>Químicos: residuos de medicamentos o sustancias.</w:t>
            </w:r>
          </w:p>
          <w:p w14:paraId="14543902" w14:textId="6604F993" w:rsidR="001F6AE0" w:rsidRPr="001F6AE0" w:rsidRDefault="001F6AE0" w:rsidP="00D94118">
            <w:pPr>
              <w:pStyle w:val="NormalWeb"/>
              <w:numPr>
                <w:ilvl w:val="1"/>
                <w:numId w:val="73"/>
              </w:numPr>
              <w:ind w:left="314"/>
              <w:jc w:val="both"/>
              <w:rPr>
                <w:rFonts w:ascii="Arial" w:hAnsi="Arial" w:cs="Arial"/>
                <w:sz w:val="20"/>
                <w:szCs w:val="20"/>
              </w:rPr>
            </w:pPr>
            <w:r w:rsidRPr="001F6AE0">
              <w:rPr>
                <w:rFonts w:ascii="Arial" w:hAnsi="Arial" w:cs="Arial"/>
                <w:sz w:val="20"/>
                <w:szCs w:val="20"/>
              </w:rPr>
              <w:t>Físicos: objetos como metal, vidrio o plástico.</w:t>
            </w:r>
          </w:p>
          <w:p w14:paraId="6B61B646" w14:textId="2ADEC14B" w:rsidR="00F44346" w:rsidRPr="001F6AE0" w:rsidRDefault="001F6AE0" w:rsidP="001F6AE0">
            <w:pPr>
              <w:pStyle w:val="NormalWeb"/>
              <w:jc w:val="both"/>
            </w:pPr>
            <w:r w:rsidRPr="00DE6380">
              <w:rPr>
                <w:rFonts w:ascii="Arial" w:hAnsi="Arial" w:cs="Arial"/>
                <w:b/>
                <w:bCs/>
                <w:sz w:val="20"/>
                <w:szCs w:val="20"/>
              </w:rPr>
              <w:t>Ejemplo</w:t>
            </w:r>
            <w:r w:rsidRPr="001F6AE0">
              <w:rPr>
                <w:rFonts w:ascii="Arial" w:hAnsi="Arial" w:cs="Arial"/>
                <w:sz w:val="20"/>
                <w:szCs w:val="20"/>
              </w:rPr>
              <w:t xml:space="preserve">: </w:t>
            </w:r>
            <w:r w:rsidR="00DE6380">
              <w:rPr>
                <w:rFonts w:ascii="Arial" w:hAnsi="Arial" w:cs="Arial"/>
                <w:sz w:val="20"/>
                <w:szCs w:val="20"/>
              </w:rPr>
              <w:t>u</w:t>
            </w:r>
            <w:r w:rsidRPr="001F6AE0">
              <w:rPr>
                <w:rFonts w:ascii="Arial" w:hAnsi="Arial" w:cs="Arial"/>
                <w:sz w:val="20"/>
                <w:szCs w:val="20"/>
              </w:rPr>
              <w:t>n mal eviscerado puede contaminar la carne con contenido intestinal.</w:t>
            </w:r>
          </w:p>
        </w:tc>
        <w:tc>
          <w:tcPr>
            <w:tcW w:w="3021" w:type="dxa"/>
          </w:tcPr>
          <w:p w14:paraId="1E9A85C1" w14:textId="6A4135EA" w:rsidR="00F44346" w:rsidRPr="00391AFF" w:rsidRDefault="00BA3A42"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62BE3570" wp14:editId="179BAD62">
                  <wp:extent cx="1227857" cy="1221731"/>
                  <wp:effectExtent l="0" t="0" r="4445" b="0"/>
                  <wp:docPr id="189640987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09877" name="Imagen 189640987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56891" cy="1250620"/>
                          </a:xfrm>
                          <a:prstGeom prst="rect">
                            <a:avLst/>
                          </a:prstGeom>
                        </pic:spPr>
                      </pic:pic>
                    </a:graphicData>
                  </a:graphic>
                </wp:inline>
              </w:drawing>
            </w:r>
          </w:p>
        </w:tc>
      </w:tr>
      <w:tr w:rsidR="00F44346" w:rsidRPr="00391AFF" w14:paraId="4F871383" w14:textId="77777777" w:rsidTr="00A01A4A">
        <w:trPr>
          <w:trHeight w:val="550"/>
        </w:trPr>
        <w:tc>
          <w:tcPr>
            <w:tcW w:w="1980" w:type="dxa"/>
          </w:tcPr>
          <w:p w14:paraId="01AF70DF" w14:textId="59FD8D6D" w:rsidR="00F44346" w:rsidRPr="00391AFF" w:rsidRDefault="00F44346" w:rsidP="00A01A4A">
            <w:pPr>
              <w:spacing w:line="276" w:lineRule="auto"/>
              <w:jc w:val="both"/>
              <w:rPr>
                <w:rFonts w:ascii="Arial" w:hAnsi="Arial" w:cs="Arial"/>
                <w:b/>
                <w:bCs/>
                <w:sz w:val="20"/>
                <w:szCs w:val="20"/>
              </w:rPr>
            </w:pPr>
            <w:r w:rsidRPr="00076D99">
              <w:rPr>
                <w:rStyle w:val="Textoennegrita"/>
                <w:rFonts w:ascii="Arial" w:hAnsi="Arial" w:cs="Arial"/>
                <w:sz w:val="20"/>
                <w:szCs w:val="20"/>
              </w:rPr>
              <w:t>Evaluación del riesgo</w:t>
            </w:r>
          </w:p>
        </w:tc>
        <w:tc>
          <w:tcPr>
            <w:tcW w:w="4961" w:type="dxa"/>
          </w:tcPr>
          <w:p w14:paraId="302E02C8" w14:textId="77777777" w:rsidR="006B2C1D" w:rsidRPr="006B2C1D" w:rsidRDefault="006B2C1D" w:rsidP="006B2C1D">
            <w:pPr>
              <w:pStyle w:val="NormalWeb"/>
              <w:jc w:val="both"/>
              <w:rPr>
                <w:rFonts w:ascii="Arial" w:hAnsi="Arial" w:cs="Arial"/>
                <w:sz w:val="20"/>
                <w:szCs w:val="20"/>
              </w:rPr>
            </w:pPr>
            <w:r w:rsidRPr="006B2C1D">
              <w:rPr>
                <w:rFonts w:ascii="Arial" w:hAnsi="Arial" w:cs="Arial"/>
                <w:sz w:val="20"/>
                <w:szCs w:val="20"/>
              </w:rPr>
              <w:t>Análisis de riesgos: evaluar probabilidad e impacto.</w:t>
            </w:r>
          </w:p>
          <w:p w14:paraId="0C56C677" w14:textId="77777777" w:rsidR="006B2C1D" w:rsidRDefault="006B2C1D" w:rsidP="006B2C1D">
            <w:pPr>
              <w:pStyle w:val="NormalWeb"/>
              <w:jc w:val="both"/>
              <w:rPr>
                <w:rFonts w:ascii="Arial" w:hAnsi="Arial" w:cs="Arial"/>
                <w:sz w:val="20"/>
                <w:szCs w:val="20"/>
              </w:rPr>
            </w:pPr>
            <w:r w:rsidRPr="006B2C1D">
              <w:rPr>
                <w:rFonts w:ascii="Arial" w:hAnsi="Arial" w:cs="Arial"/>
                <w:sz w:val="20"/>
                <w:szCs w:val="20"/>
              </w:rPr>
              <w:t xml:space="preserve">• </w:t>
            </w:r>
            <w:r w:rsidRPr="006B2C1D">
              <w:rPr>
                <w:rFonts w:ascii="Arial" w:hAnsi="Arial" w:cs="Arial"/>
                <w:b/>
                <w:bCs/>
                <w:sz w:val="20"/>
                <w:szCs w:val="20"/>
              </w:rPr>
              <w:t>Clasificación</w:t>
            </w:r>
            <w:r w:rsidRPr="006B2C1D">
              <w:rPr>
                <w:rFonts w:ascii="Arial" w:hAnsi="Arial" w:cs="Arial"/>
                <w:sz w:val="20"/>
                <w:szCs w:val="20"/>
              </w:rPr>
              <w:t>: alto, medio, bajo.</w:t>
            </w:r>
          </w:p>
          <w:p w14:paraId="702D8633" w14:textId="0993CE6E" w:rsidR="006B2C1D" w:rsidRPr="006B2C1D" w:rsidRDefault="006B2C1D" w:rsidP="006B2C1D">
            <w:pPr>
              <w:pStyle w:val="NormalWeb"/>
              <w:jc w:val="both"/>
              <w:rPr>
                <w:rFonts w:ascii="Arial" w:hAnsi="Arial" w:cs="Arial"/>
                <w:sz w:val="20"/>
                <w:szCs w:val="20"/>
              </w:rPr>
            </w:pPr>
            <w:r w:rsidRPr="006B2C1D">
              <w:rPr>
                <w:rFonts w:ascii="Arial" w:hAnsi="Arial" w:cs="Arial"/>
                <w:b/>
                <w:bCs/>
                <w:sz w:val="20"/>
                <w:szCs w:val="20"/>
              </w:rPr>
              <w:t>Ejemplo</w:t>
            </w:r>
            <w:r w:rsidRPr="006B2C1D">
              <w:rPr>
                <w:rFonts w:ascii="Arial" w:hAnsi="Arial" w:cs="Arial"/>
                <w:sz w:val="20"/>
                <w:szCs w:val="20"/>
              </w:rPr>
              <w:t>: Salmonella → riesgo alto.</w:t>
            </w:r>
          </w:p>
          <w:p w14:paraId="22B7692B" w14:textId="4054A03B" w:rsidR="00F44346" w:rsidRPr="006B2C1D" w:rsidRDefault="006B2C1D" w:rsidP="006B2C1D">
            <w:pPr>
              <w:pStyle w:val="NormalWeb"/>
              <w:jc w:val="both"/>
            </w:pPr>
            <w:r w:rsidRPr="006B2C1D">
              <w:rPr>
                <w:rFonts w:ascii="Arial" w:hAnsi="Arial" w:cs="Arial"/>
                <w:b/>
                <w:bCs/>
                <w:sz w:val="20"/>
                <w:szCs w:val="20"/>
              </w:rPr>
              <w:t>Control</w:t>
            </w:r>
            <w:r w:rsidRPr="006B2C1D">
              <w:rPr>
                <w:rFonts w:ascii="Arial" w:hAnsi="Arial" w:cs="Arial"/>
                <w:sz w:val="20"/>
                <w:szCs w:val="20"/>
              </w:rPr>
              <w:t>: aplicar medidas en puntos críticos del proceso.</w:t>
            </w:r>
          </w:p>
        </w:tc>
        <w:tc>
          <w:tcPr>
            <w:tcW w:w="3021" w:type="dxa"/>
          </w:tcPr>
          <w:p w14:paraId="714A6EBC" w14:textId="21C6C2A1" w:rsidR="00F44346" w:rsidRPr="00391AFF" w:rsidRDefault="00BA3A42"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61255D53" wp14:editId="385C0331">
                  <wp:extent cx="1297660" cy="1180617"/>
                  <wp:effectExtent l="0" t="0" r="0" b="635"/>
                  <wp:docPr id="64314314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43143" name="Imagen 64314314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48254" cy="1226648"/>
                          </a:xfrm>
                          <a:prstGeom prst="rect">
                            <a:avLst/>
                          </a:prstGeom>
                        </pic:spPr>
                      </pic:pic>
                    </a:graphicData>
                  </a:graphic>
                </wp:inline>
              </w:drawing>
            </w:r>
          </w:p>
        </w:tc>
      </w:tr>
      <w:tr w:rsidR="00F44346" w:rsidRPr="00391AFF" w14:paraId="2AD2C78B" w14:textId="77777777" w:rsidTr="00A01A4A">
        <w:trPr>
          <w:trHeight w:val="550"/>
        </w:trPr>
        <w:tc>
          <w:tcPr>
            <w:tcW w:w="1980" w:type="dxa"/>
          </w:tcPr>
          <w:p w14:paraId="27FB534D" w14:textId="41F141D5" w:rsidR="00F44346" w:rsidRPr="006B2C1D" w:rsidRDefault="00F44346" w:rsidP="00A01A4A">
            <w:pPr>
              <w:spacing w:line="276" w:lineRule="auto"/>
              <w:jc w:val="both"/>
              <w:rPr>
                <w:rStyle w:val="Textoennegrita"/>
                <w:rFonts w:ascii="Arial" w:hAnsi="Arial" w:cs="Arial"/>
                <w:b w:val="0"/>
                <w:bCs w:val="0"/>
                <w:sz w:val="20"/>
                <w:szCs w:val="20"/>
              </w:rPr>
            </w:pPr>
            <w:r w:rsidRPr="006B2C1D">
              <w:rPr>
                <w:rFonts w:ascii="Arial" w:hAnsi="Arial" w:cs="Arial"/>
                <w:b/>
                <w:bCs/>
                <w:sz w:val="20"/>
                <w:szCs w:val="20"/>
              </w:rPr>
              <w:t>Características de un Punto Crítico de Control (PCC):</w:t>
            </w:r>
          </w:p>
          <w:p w14:paraId="3D1D9F40" w14:textId="77777777" w:rsidR="00F44346" w:rsidRPr="00076D99" w:rsidRDefault="00F44346" w:rsidP="00A01A4A">
            <w:pPr>
              <w:spacing w:line="276" w:lineRule="auto"/>
              <w:jc w:val="both"/>
              <w:rPr>
                <w:rStyle w:val="Textoennegrita"/>
                <w:rFonts w:ascii="Arial" w:hAnsi="Arial" w:cs="Arial"/>
                <w:sz w:val="20"/>
                <w:szCs w:val="20"/>
              </w:rPr>
            </w:pPr>
          </w:p>
        </w:tc>
        <w:tc>
          <w:tcPr>
            <w:tcW w:w="4961" w:type="dxa"/>
          </w:tcPr>
          <w:p w14:paraId="65786E77" w14:textId="77777777" w:rsidR="00F44346" w:rsidRPr="00076D99" w:rsidRDefault="00F44346" w:rsidP="00D94118">
            <w:pPr>
              <w:pStyle w:val="NormalWeb"/>
              <w:numPr>
                <w:ilvl w:val="1"/>
                <w:numId w:val="73"/>
              </w:numPr>
              <w:ind w:left="314"/>
              <w:jc w:val="both"/>
              <w:rPr>
                <w:rFonts w:ascii="Arial" w:hAnsi="Arial" w:cs="Arial"/>
                <w:sz w:val="20"/>
                <w:szCs w:val="20"/>
              </w:rPr>
            </w:pPr>
            <w:r w:rsidRPr="00076D99">
              <w:rPr>
                <w:rFonts w:ascii="Arial" w:hAnsi="Arial" w:cs="Arial"/>
                <w:sz w:val="20"/>
                <w:szCs w:val="20"/>
              </w:rPr>
              <w:t xml:space="preserve">Es una etapa clave del proceso </w:t>
            </w:r>
          </w:p>
          <w:p w14:paraId="5832B81A" w14:textId="77777777" w:rsidR="00F44346" w:rsidRPr="00076D99" w:rsidRDefault="00F44346" w:rsidP="00D94118">
            <w:pPr>
              <w:pStyle w:val="NormalWeb"/>
              <w:numPr>
                <w:ilvl w:val="1"/>
                <w:numId w:val="73"/>
              </w:numPr>
              <w:ind w:left="314"/>
              <w:jc w:val="both"/>
              <w:rPr>
                <w:rFonts w:ascii="Arial" w:hAnsi="Arial" w:cs="Arial"/>
                <w:sz w:val="20"/>
                <w:szCs w:val="20"/>
              </w:rPr>
            </w:pPr>
            <w:r w:rsidRPr="00076D99">
              <w:rPr>
                <w:rFonts w:ascii="Arial" w:hAnsi="Arial" w:cs="Arial"/>
                <w:sz w:val="20"/>
                <w:szCs w:val="20"/>
              </w:rPr>
              <w:t xml:space="preserve">Permite controlar un peligro significativo </w:t>
            </w:r>
          </w:p>
          <w:p w14:paraId="2CCD945D" w14:textId="77777777" w:rsidR="00F44346" w:rsidRPr="00076D99" w:rsidRDefault="00F44346" w:rsidP="00D94118">
            <w:pPr>
              <w:pStyle w:val="NormalWeb"/>
              <w:numPr>
                <w:ilvl w:val="1"/>
                <w:numId w:val="73"/>
              </w:numPr>
              <w:ind w:left="314"/>
              <w:jc w:val="both"/>
              <w:rPr>
                <w:rFonts w:ascii="Arial" w:hAnsi="Arial" w:cs="Arial"/>
                <w:sz w:val="20"/>
                <w:szCs w:val="20"/>
              </w:rPr>
            </w:pPr>
            <w:r w:rsidRPr="00076D99">
              <w:rPr>
                <w:rFonts w:ascii="Arial" w:hAnsi="Arial" w:cs="Arial"/>
                <w:sz w:val="20"/>
                <w:szCs w:val="20"/>
              </w:rPr>
              <w:t>Tiene límites definidos (</w:t>
            </w:r>
            <w:proofErr w:type="spellStart"/>
            <w:r w:rsidRPr="00076D99">
              <w:rPr>
                <w:rFonts w:ascii="Arial" w:hAnsi="Arial" w:cs="Arial"/>
                <w:sz w:val="20"/>
                <w:szCs w:val="20"/>
              </w:rPr>
              <w:t>ej</w:t>
            </w:r>
            <w:proofErr w:type="spellEnd"/>
            <w:r w:rsidRPr="00076D99">
              <w:rPr>
                <w:rFonts w:ascii="Arial" w:hAnsi="Arial" w:cs="Arial"/>
                <w:sz w:val="20"/>
                <w:szCs w:val="20"/>
              </w:rPr>
              <w:t xml:space="preserve">: temperatura, tiempo) </w:t>
            </w:r>
          </w:p>
          <w:p w14:paraId="3473319E" w14:textId="3A45FFE6" w:rsidR="00F44346" w:rsidRPr="00076D99" w:rsidRDefault="00F44346" w:rsidP="006B2C1D">
            <w:pPr>
              <w:spacing w:line="276" w:lineRule="auto"/>
              <w:jc w:val="both"/>
              <w:rPr>
                <w:rFonts w:ascii="Arial" w:hAnsi="Arial" w:cs="Arial"/>
                <w:sz w:val="20"/>
                <w:szCs w:val="20"/>
              </w:rPr>
            </w:pPr>
            <w:r w:rsidRPr="00076D99">
              <w:rPr>
                <w:rStyle w:val="Textoennegrita"/>
                <w:rFonts w:ascii="Arial" w:hAnsi="Arial" w:cs="Arial"/>
                <w:sz w:val="20"/>
                <w:szCs w:val="20"/>
              </w:rPr>
              <w:t>Ejemplo:</w:t>
            </w:r>
            <w:r w:rsidR="006B2C1D">
              <w:rPr>
                <w:rStyle w:val="Textoennegrita"/>
                <w:rFonts w:ascii="Arial" w:hAnsi="Arial" w:cs="Arial"/>
                <w:sz w:val="20"/>
                <w:szCs w:val="20"/>
              </w:rPr>
              <w:t xml:space="preserve"> r</w:t>
            </w:r>
            <w:r w:rsidRPr="00076D99">
              <w:rPr>
                <w:rFonts w:ascii="Arial" w:hAnsi="Arial" w:cs="Arial"/>
                <w:sz w:val="20"/>
                <w:szCs w:val="20"/>
              </w:rPr>
              <w:t xml:space="preserve">efrigeración de la canal a temperaturas </w:t>
            </w:r>
            <w:r w:rsidR="006B2C1D">
              <w:rPr>
                <w:rFonts w:ascii="Arial" w:hAnsi="Arial" w:cs="Arial"/>
                <w:sz w:val="20"/>
                <w:szCs w:val="20"/>
              </w:rPr>
              <w:t>menor igual que</w:t>
            </w:r>
            <w:r w:rsidRPr="00076D99">
              <w:rPr>
                <w:rFonts w:ascii="Arial" w:hAnsi="Arial" w:cs="Arial"/>
                <w:sz w:val="20"/>
                <w:szCs w:val="20"/>
              </w:rPr>
              <w:t xml:space="preserve"> 4°C para evitar crecimiento bacteriano.</w:t>
            </w:r>
          </w:p>
        </w:tc>
        <w:tc>
          <w:tcPr>
            <w:tcW w:w="3021" w:type="dxa"/>
          </w:tcPr>
          <w:p w14:paraId="42434C4C" w14:textId="58CFA06E" w:rsidR="00F44346" w:rsidRPr="00391AFF" w:rsidRDefault="00BA3A42"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04A71E8" wp14:editId="247F07D4">
                  <wp:extent cx="1297908" cy="1220634"/>
                  <wp:effectExtent l="0" t="0" r="0" b="0"/>
                  <wp:docPr id="10431862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8627" name="Imagen 10431862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62247" cy="1281142"/>
                          </a:xfrm>
                          <a:prstGeom prst="rect">
                            <a:avLst/>
                          </a:prstGeom>
                        </pic:spPr>
                      </pic:pic>
                    </a:graphicData>
                  </a:graphic>
                </wp:inline>
              </w:drawing>
            </w:r>
          </w:p>
        </w:tc>
      </w:tr>
      <w:tr w:rsidR="00163BFE" w:rsidRPr="00391AFF" w14:paraId="20340E3E" w14:textId="77777777" w:rsidTr="00A01A4A">
        <w:trPr>
          <w:trHeight w:val="550"/>
        </w:trPr>
        <w:tc>
          <w:tcPr>
            <w:tcW w:w="1980" w:type="dxa"/>
          </w:tcPr>
          <w:p w14:paraId="2EF93E1B" w14:textId="77777777" w:rsidR="00163BFE" w:rsidRPr="00163BFE" w:rsidRDefault="00163BFE" w:rsidP="002E1D3C">
            <w:pPr>
              <w:pStyle w:val="Ttulo2"/>
              <w:spacing w:before="0" w:after="0" w:line="276" w:lineRule="auto"/>
              <w:jc w:val="both"/>
              <w:rPr>
                <w:rStyle w:val="Textoennegrita"/>
                <w:rFonts w:ascii="Arial" w:hAnsi="Arial" w:cs="Arial"/>
                <w:b w:val="0"/>
                <w:bCs w:val="0"/>
                <w:sz w:val="20"/>
                <w:szCs w:val="20"/>
              </w:rPr>
            </w:pPr>
            <w:r w:rsidRPr="00163BFE">
              <w:rPr>
                <w:rStyle w:val="Textoennegrita"/>
                <w:rFonts w:ascii="Arial" w:hAnsi="Arial" w:cs="Arial"/>
                <w:sz w:val="20"/>
                <w:szCs w:val="20"/>
              </w:rPr>
              <w:lastRenderedPageBreak/>
              <w:t>Esquema del enfoque preventivo</w:t>
            </w:r>
          </w:p>
          <w:p w14:paraId="5B293210" w14:textId="77777777" w:rsidR="00163BFE" w:rsidRPr="00163BFE" w:rsidRDefault="00163BFE" w:rsidP="00163BFE">
            <w:pPr>
              <w:spacing w:line="276" w:lineRule="auto"/>
              <w:jc w:val="both"/>
              <w:rPr>
                <w:rFonts w:ascii="Arial" w:hAnsi="Arial" w:cs="Arial"/>
                <w:b/>
                <w:bCs/>
                <w:sz w:val="20"/>
                <w:szCs w:val="20"/>
              </w:rPr>
            </w:pPr>
          </w:p>
        </w:tc>
        <w:tc>
          <w:tcPr>
            <w:tcW w:w="4961" w:type="dxa"/>
          </w:tcPr>
          <w:p w14:paraId="56728227" w14:textId="2AD04D61" w:rsidR="00163BFE" w:rsidRPr="00163BFE" w:rsidRDefault="00163BFE" w:rsidP="00163BFE">
            <w:pPr>
              <w:pStyle w:val="NormalWeb"/>
              <w:jc w:val="both"/>
              <w:rPr>
                <w:rFonts w:ascii="Arial" w:hAnsi="Arial" w:cs="Arial"/>
                <w:sz w:val="20"/>
                <w:szCs w:val="20"/>
              </w:rPr>
            </w:pPr>
            <w:r w:rsidRPr="00163BFE">
              <w:rPr>
                <w:rFonts w:ascii="Arial" w:hAnsi="Arial" w:cs="Arial"/>
                <w:sz w:val="20"/>
                <w:szCs w:val="20"/>
              </w:rPr>
              <w:t>El proceso consiste en identificar los peligros, evaluar los riesgos, definir los controles en puntos críticos (PCC), realizar el monitoreo continuo y, finalmente, corregir las desviaciones que se presenten.</w:t>
            </w:r>
          </w:p>
        </w:tc>
        <w:tc>
          <w:tcPr>
            <w:tcW w:w="3021" w:type="dxa"/>
          </w:tcPr>
          <w:p w14:paraId="01F7F30E" w14:textId="5B4985EB" w:rsidR="00163BFE" w:rsidRPr="00391AFF" w:rsidRDefault="00142635" w:rsidP="00163BFE">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EA37026" wp14:editId="13920513">
                  <wp:extent cx="1145893" cy="926925"/>
                  <wp:effectExtent l="0" t="0" r="0" b="635"/>
                  <wp:docPr id="122387500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5008" name="Imagen 122387500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12488" cy="980795"/>
                          </a:xfrm>
                          <a:prstGeom prst="rect">
                            <a:avLst/>
                          </a:prstGeom>
                        </pic:spPr>
                      </pic:pic>
                    </a:graphicData>
                  </a:graphic>
                </wp:inline>
              </w:drawing>
            </w:r>
          </w:p>
        </w:tc>
      </w:tr>
      <w:tr w:rsidR="00F44346" w:rsidRPr="00391AFF" w14:paraId="3A8BC1B3" w14:textId="77777777" w:rsidTr="00A01A4A">
        <w:trPr>
          <w:trHeight w:val="550"/>
        </w:trPr>
        <w:tc>
          <w:tcPr>
            <w:tcW w:w="1980" w:type="dxa"/>
          </w:tcPr>
          <w:p w14:paraId="400A861E" w14:textId="77777777" w:rsidR="007E6CF6" w:rsidRPr="002E1D3C" w:rsidRDefault="007E6CF6" w:rsidP="002E1D3C">
            <w:pPr>
              <w:pStyle w:val="Ttulo2"/>
              <w:spacing w:before="0" w:after="0" w:line="276" w:lineRule="auto"/>
              <w:jc w:val="both"/>
              <w:rPr>
                <w:rFonts w:ascii="Arial" w:hAnsi="Arial" w:cs="Arial"/>
                <w:sz w:val="20"/>
                <w:szCs w:val="20"/>
              </w:rPr>
            </w:pPr>
            <w:r w:rsidRPr="002E1D3C">
              <w:rPr>
                <w:rStyle w:val="Textoennegrita"/>
                <w:rFonts w:ascii="Arial" w:hAnsi="Arial" w:cs="Arial"/>
                <w:sz w:val="20"/>
                <w:szCs w:val="20"/>
              </w:rPr>
              <w:t>Herramientas de implementación del enfoque preventivo</w:t>
            </w:r>
          </w:p>
          <w:p w14:paraId="78D60218" w14:textId="77777777" w:rsidR="00F44346" w:rsidRPr="002E1D3C" w:rsidRDefault="00F44346" w:rsidP="002E1D3C">
            <w:pPr>
              <w:pStyle w:val="Ttulo2"/>
              <w:spacing w:before="0" w:after="0" w:line="276" w:lineRule="auto"/>
              <w:ind w:left="567"/>
              <w:jc w:val="both"/>
              <w:rPr>
                <w:rStyle w:val="Textoennegrita"/>
                <w:rFonts w:ascii="Arial" w:hAnsi="Arial" w:cs="Arial"/>
                <w:sz w:val="20"/>
                <w:szCs w:val="20"/>
              </w:rPr>
            </w:pPr>
          </w:p>
        </w:tc>
        <w:tc>
          <w:tcPr>
            <w:tcW w:w="4961" w:type="dxa"/>
          </w:tcPr>
          <w:p w14:paraId="2E913F48" w14:textId="0FE634A9" w:rsidR="00932B2C" w:rsidRDefault="002E1D3C" w:rsidP="00D94118">
            <w:pPr>
              <w:pStyle w:val="NormalWeb"/>
              <w:numPr>
                <w:ilvl w:val="1"/>
                <w:numId w:val="73"/>
              </w:numPr>
              <w:ind w:left="314"/>
              <w:jc w:val="both"/>
              <w:rPr>
                <w:rFonts w:ascii="Arial" w:hAnsi="Arial" w:cs="Arial"/>
                <w:sz w:val="20"/>
                <w:szCs w:val="20"/>
              </w:rPr>
            </w:pPr>
            <w:r w:rsidRPr="002E1D3C">
              <w:rPr>
                <w:rStyle w:val="Textoennegrita"/>
                <w:rFonts w:ascii="Arial" w:hAnsi="Arial" w:cs="Arial"/>
                <w:sz w:val="20"/>
                <w:szCs w:val="20"/>
              </w:rPr>
              <w:t>BPM</w:t>
            </w:r>
            <w:r w:rsidR="00932B2C">
              <w:rPr>
                <w:rStyle w:val="Textoennegrita"/>
                <w:rFonts w:ascii="Arial" w:hAnsi="Arial" w:cs="Arial"/>
                <w:sz w:val="20"/>
                <w:szCs w:val="20"/>
              </w:rPr>
              <w:t xml:space="preserve"> (Buenas</w:t>
            </w:r>
            <w:r w:rsidR="00767754">
              <w:rPr>
                <w:rStyle w:val="Textoennegrita"/>
                <w:rFonts w:ascii="Arial" w:hAnsi="Arial" w:cs="Arial"/>
                <w:sz w:val="20"/>
                <w:szCs w:val="20"/>
              </w:rPr>
              <w:t xml:space="preserve"> Prácticas de Manufactura)</w:t>
            </w:r>
            <w:r w:rsidRPr="002E1D3C">
              <w:rPr>
                <w:rStyle w:val="Textoennegrita"/>
                <w:rFonts w:ascii="Arial" w:hAnsi="Arial" w:cs="Arial"/>
                <w:sz w:val="20"/>
                <w:szCs w:val="20"/>
              </w:rPr>
              <w:t>:</w:t>
            </w:r>
            <w:r w:rsidRPr="002E1D3C">
              <w:rPr>
                <w:rFonts w:ascii="Arial" w:hAnsi="Arial" w:cs="Arial"/>
                <w:sz w:val="20"/>
                <w:szCs w:val="20"/>
              </w:rPr>
              <w:t xml:space="preserve"> normas básicas de higiene (personal, instalaciones, agua, residuos, plagas). Previenen riesgos.</w:t>
            </w:r>
          </w:p>
          <w:p w14:paraId="1E48F5DA" w14:textId="61AF5D3E" w:rsidR="00932B2C" w:rsidRDefault="002E1D3C" w:rsidP="00D94118">
            <w:pPr>
              <w:pStyle w:val="NormalWeb"/>
              <w:numPr>
                <w:ilvl w:val="1"/>
                <w:numId w:val="73"/>
              </w:numPr>
              <w:ind w:left="314"/>
              <w:jc w:val="both"/>
              <w:rPr>
                <w:rFonts w:ascii="Arial" w:hAnsi="Arial" w:cs="Arial"/>
                <w:sz w:val="20"/>
                <w:szCs w:val="20"/>
              </w:rPr>
            </w:pPr>
            <w:r w:rsidRPr="00932B2C">
              <w:rPr>
                <w:rStyle w:val="Textoennegrita"/>
                <w:rFonts w:ascii="Arial" w:hAnsi="Arial" w:cs="Arial"/>
                <w:sz w:val="20"/>
                <w:szCs w:val="20"/>
              </w:rPr>
              <w:t>POES</w:t>
            </w:r>
            <w:r w:rsidR="00EE057E">
              <w:rPr>
                <w:rStyle w:val="Textoennegrita"/>
                <w:rFonts w:ascii="Arial" w:hAnsi="Arial" w:cs="Arial"/>
                <w:sz w:val="20"/>
                <w:szCs w:val="20"/>
              </w:rPr>
              <w:t xml:space="preserve"> (</w:t>
            </w:r>
            <w:r w:rsidR="00EE057E" w:rsidRPr="00C45D23">
              <w:rPr>
                <w:rStyle w:val="Textoennegrita"/>
                <w:rFonts w:ascii="Arial" w:hAnsi="Arial" w:cs="Arial"/>
                <w:sz w:val="20"/>
                <w:szCs w:val="20"/>
              </w:rPr>
              <w:t>Procedimientos Operativos Estandarizados de Saneamiento</w:t>
            </w:r>
            <w:r w:rsidR="00EE057E">
              <w:rPr>
                <w:rStyle w:val="Textoennegrita"/>
                <w:rFonts w:ascii="Arial" w:hAnsi="Arial" w:cs="Arial"/>
                <w:sz w:val="20"/>
                <w:szCs w:val="20"/>
              </w:rPr>
              <w:t>)</w:t>
            </w:r>
            <w:r w:rsidRPr="00932B2C">
              <w:rPr>
                <w:rStyle w:val="Textoennegrita"/>
                <w:rFonts w:ascii="Arial" w:hAnsi="Arial" w:cs="Arial"/>
                <w:sz w:val="20"/>
                <w:szCs w:val="20"/>
              </w:rPr>
              <w:t>:</w:t>
            </w:r>
            <w:r w:rsidRPr="00932B2C">
              <w:rPr>
                <w:rFonts w:ascii="Arial" w:hAnsi="Arial" w:cs="Arial"/>
                <w:sz w:val="20"/>
                <w:szCs w:val="20"/>
              </w:rPr>
              <w:t xml:space="preserve"> procedimientos de limpieza y desinfección (qué, cómo, con qué, cuándo y quién). Evitan contaminación.</w:t>
            </w:r>
          </w:p>
          <w:p w14:paraId="451B5744" w14:textId="1320F57E" w:rsidR="00F44346" w:rsidRPr="00932B2C" w:rsidRDefault="002E1D3C" w:rsidP="00D94118">
            <w:pPr>
              <w:pStyle w:val="NormalWeb"/>
              <w:numPr>
                <w:ilvl w:val="1"/>
                <w:numId w:val="73"/>
              </w:numPr>
              <w:ind w:left="314"/>
              <w:jc w:val="both"/>
              <w:rPr>
                <w:rFonts w:ascii="Arial" w:hAnsi="Arial" w:cs="Arial"/>
                <w:sz w:val="20"/>
                <w:szCs w:val="20"/>
              </w:rPr>
            </w:pPr>
            <w:r w:rsidRPr="00932B2C">
              <w:rPr>
                <w:rStyle w:val="Textoennegrita"/>
                <w:rFonts w:ascii="Arial" w:hAnsi="Arial" w:cs="Arial"/>
                <w:sz w:val="20"/>
                <w:szCs w:val="20"/>
              </w:rPr>
              <w:t>HACCP</w:t>
            </w:r>
            <w:r w:rsidR="00D7685A">
              <w:rPr>
                <w:rStyle w:val="Textoennegrita"/>
                <w:rFonts w:ascii="Arial" w:hAnsi="Arial" w:cs="Arial"/>
                <w:sz w:val="20"/>
                <w:szCs w:val="20"/>
              </w:rPr>
              <w:t xml:space="preserve"> (</w:t>
            </w:r>
            <w:r w:rsidR="00D7685A" w:rsidRPr="00C45D23">
              <w:rPr>
                <w:rStyle w:val="Textoennegrita"/>
                <w:rFonts w:ascii="Arial" w:hAnsi="Arial" w:cs="Arial"/>
                <w:sz w:val="20"/>
                <w:szCs w:val="20"/>
              </w:rPr>
              <w:t>Análisis de Peligros y Puntos Críticos de Control</w:t>
            </w:r>
            <w:r w:rsidR="00D7685A">
              <w:rPr>
                <w:rStyle w:val="Textoennegrita"/>
                <w:rFonts w:ascii="Arial" w:hAnsi="Arial" w:cs="Arial"/>
                <w:sz w:val="20"/>
                <w:szCs w:val="20"/>
              </w:rPr>
              <w:t>)</w:t>
            </w:r>
            <w:r w:rsidRPr="00932B2C">
              <w:rPr>
                <w:rStyle w:val="Textoennegrita"/>
                <w:rFonts w:ascii="Arial" w:hAnsi="Arial" w:cs="Arial"/>
                <w:sz w:val="20"/>
                <w:szCs w:val="20"/>
              </w:rPr>
              <w:t>:</w:t>
            </w:r>
            <w:r w:rsidRPr="00932B2C">
              <w:rPr>
                <w:rFonts w:ascii="Arial" w:hAnsi="Arial" w:cs="Arial"/>
                <w:sz w:val="20"/>
                <w:szCs w:val="20"/>
              </w:rPr>
              <w:t xml:space="preserve"> sistema de control basado en riesgos (identificar, controlar, monitorear y corregir). Garantiza inocuidad</w:t>
            </w:r>
            <w:r w:rsidR="00932B2C">
              <w:rPr>
                <w:rFonts w:ascii="Arial" w:hAnsi="Arial" w:cs="Arial"/>
                <w:sz w:val="20"/>
                <w:szCs w:val="20"/>
              </w:rPr>
              <w:t>.</w:t>
            </w:r>
          </w:p>
        </w:tc>
        <w:tc>
          <w:tcPr>
            <w:tcW w:w="3021" w:type="dxa"/>
          </w:tcPr>
          <w:p w14:paraId="44EFB1FB" w14:textId="6AB9E978" w:rsidR="00F44346" w:rsidRPr="00391AFF" w:rsidRDefault="00142635"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793E8020" wp14:editId="1C529199">
                  <wp:extent cx="1781175" cy="838835"/>
                  <wp:effectExtent l="0" t="0" r="0" b="0"/>
                  <wp:docPr id="55750754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07549" name="Imagen 55750754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81175" cy="838835"/>
                          </a:xfrm>
                          <a:prstGeom prst="rect">
                            <a:avLst/>
                          </a:prstGeom>
                        </pic:spPr>
                      </pic:pic>
                    </a:graphicData>
                  </a:graphic>
                </wp:inline>
              </w:drawing>
            </w:r>
          </w:p>
        </w:tc>
      </w:tr>
    </w:tbl>
    <w:p w14:paraId="7CBF39FB" w14:textId="77777777" w:rsidR="0009120A" w:rsidRPr="0009120A" w:rsidRDefault="0009120A" w:rsidP="0009120A"/>
    <w:p w14:paraId="29CA8CE8" w14:textId="4D2384EC" w:rsidR="003F559F" w:rsidRPr="001A2830" w:rsidRDefault="001A2830" w:rsidP="001A2830">
      <w:pPr>
        <w:pStyle w:val="Ttulo2"/>
        <w:spacing w:before="0" w:after="0" w:line="276" w:lineRule="auto"/>
        <w:ind w:left="720"/>
        <w:jc w:val="both"/>
        <w:rPr>
          <w:b/>
          <w:bCs/>
        </w:rPr>
      </w:pPr>
      <w:r w:rsidRPr="001A2830">
        <w:rPr>
          <w:rFonts w:ascii="Arial" w:hAnsi="Arial" w:cs="Arial"/>
          <w:sz w:val="20"/>
          <w:szCs w:val="20"/>
        </w:rPr>
        <w:t>A continuación, se presenta un cuadro comparativo de las principales herramientas preventivas utilizadas en la industria cárnica, con el fin de facilitar su comprensión y diferenciación.</w:t>
      </w:r>
    </w:p>
    <w:p w14:paraId="6CA63A40" w14:textId="77777777" w:rsidR="00A27CEF" w:rsidRDefault="00A27CEF" w:rsidP="00A27CEF">
      <w:pPr>
        <w:pStyle w:val="NormalWeb"/>
        <w:spacing w:before="0" w:beforeAutospacing="0" w:after="0" w:afterAutospacing="0" w:line="276" w:lineRule="auto"/>
        <w:ind w:left="720"/>
        <w:rPr>
          <w:rStyle w:val="Textoennegrita"/>
          <w:rFonts w:ascii="Arial" w:hAnsi="Arial" w:cs="Arial"/>
          <w:sz w:val="20"/>
          <w:szCs w:val="20"/>
        </w:rPr>
      </w:pPr>
    </w:p>
    <w:p w14:paraId="19EA5AB3" w14:textId="2AF41D9C" w:rsidR="00A27CEF" w:rsidRPr="00454490" w:rsidRDefault="00A27CEF" w:rsidP="00A27CEF">
      <w:pPr>
        <w:pStyle w:val="NormalWeb"/>
        <w:spacing w:before="0" w:beforeAutospacing="0" w:after="0" w:afterAutospacing="0" w:line="276" w:lineRule="auto"/>
        <w:ind w:left="720"/>
        <w:rPr>
          <w:rStyle w:val="Textoennegrita"/>
          <w:rFonts w:ascii="Arial" w:hAnsi="Arial" w:cs="Arial"/>
          <w:b w:val="0"/>
          <w:bCs w:val="0"/>
          <w:sz w:val="20"/>
          <w:szCs w:val="20"/>
        </w:rPr>
      </w:pPr>
      <w:r>
        <w:rPr>
          <w:rStyle w:val="Textoennegrita"/>
          <w:rFonts w:ascii="Arial" w:hAnsi="Arial" w:cs="Arial"/>
          <w:sz w:val="20"/>
          <w:szCs w:val="20"/>
        </w:rPr>
        <w:t>Tabla 1. Cuadro comparativo de herramientas preventivas</w:t>
      </w:r>
    </w:p>
    <w:p w14:paraId="297BE6F1" w14:textId="77777777" w:rsidR="00454490" w:rsidRPr="00454490" w:rsidRDefault="00454490" w:rsidP="00454490">
      <w:pPr>
        <w:pStyle w:val="NormalWeb"/>
        <w:spacing w:before="0" w:beforeAutospacing="0" w:after="0" w:afterAutospacing="0" w:line="276" w:lineRule="auto"/>
        <w:ind w:left="720"/>
        <w:rPr>
          <w:rFonts w:ascii="Arial" w:hAnsi="Arial" w:cs="Arial"/>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3"/>
        <w:gridCol w:w="1003"/>
        <w:gridCol w:w="2241"/>
      </w:tblGrid>
      <w:tr w:rsidR="00B04660" w:rsidRPr="00076D99" w14:paraId="01A7AAA2" w14:textId="77777777" w:rsidTr="00DA4348">
        <w:trPr>
          <w:tblHeader/>
          <w:tblCellSpacing w:w="15" w:type="dxa"/>
          <w:jc w:val="center"/>
        </w:trPr>
        <w:tc>
          <w:tcPr>
            <w:tcW w:w="0" w:type="auto"/>
            <w:vAlign w:val="center"/>
            <w:hideMark/>
          </w:tcPr>
          <w:p w14:paraId="7ABBACC1" w14:textId="77777777" w:rsidR="00B04660" w:rsidRPr="00076D99" w:rsidRDefault="00B04660" w:rsidP="00076D99">
            <w:pPr>
              <w:spacing w:line="276" w:lineRule="auto"/>
              <w:jc w:val="center"/>
              <w:rPr>
                <w:rFonts w:ascii="Arial" w:hAnsi="Arial" w:cs="Arial"/>
                <w:b/>
                <w:bCs/>
                <w:sz w:val="20"/>
                <w:szCs w:val="20"/>
              </w:rPr>
            </w:pPr>
            <w:r w:rsidRPr="00076D99">
              <w:rPr>
                <w:rFonts w:ascii="Arial" w:hAnsi="Arial" w:cs="Arial"/>
                <w:b/>
                <w:bCs/>
                <w:sz w:val="20"/>
                <w:szCs w:val="20"/>
              </w:rPr>
              <w:t>Herramienta</w:t>
            </w:r>
          </w:p>
        </w:tc>
        <w:tc>
          <w:tcPr>
            <w:tcW w:w="0" w:type="auto"/>
            <w:vAlign w:val="center"/>
            <w:hideMark/>
          </w:tcPr>
          <w:p w14:paraId="0CDF6FA9" w14:textId="77777777" w:rsidR="00B04660" w:rsidRPr="00076D99" w:rsidRDefault="00B04660" w:rsidP="00076D99">
            <w:pPr>
              <w:spacing w:line="276" w:lineRule="auto"/>
              <w:jc w:val="center"/>
              <w:rPr>
                <w:rFonts w:ascii="Arial" w:hAnsi="Arial" w:cs="Arial"/>
                <w:b/>
                <w:bCs/>
                <w:sz w:val="20"/>
                <w:szCs w:val="20"/>
              </w:rPr>
            </w:pPr>
            <w:r w:rsidRPr="00076D99">
              <w:rPr>
                <w:rFonts w:ascii="Arial" w:hAnsi="Arial" w:cs="Arial"/>
                <w:b/>
                <w:bCs/>
                <w:sz w:val="20"/>
                <w:szCs w:val="20"/>
              </w:rPr>
              <w:t>Enfoque</w:t>
            </w:r>
          </w:p>
        </w:tc>
        <w:tc>
          <w:tcPr>
            <w:tcW w:w="0" w:type="auto"/>
            <w:vAlign w:val="center"/>
            <w:hideMark/>
          </w:tcPr>
          <w:p w14:paraId="72CB707F" w14:textId="77777777" w:rsidR="00B04660" w:rsidRPr="00076D99" w:rsidRDefault="00B04660" w:rsidP="00076D99">
            <w:pPr>
              <w:spacing w:line="276" w:lineRule="auto"/>
              <w:jc w:val="center"/>
              <w:rPr>
                <w:rFonts w:ascii="Arial" w:hAnsi="Arial" w:cs="Arial"/>
                <w:b/>
                <w:bCs/>
                <w:sz w:val="20"/>
                <w:szCs w:val="20"/>
              </w:rPr>
            </w:pPr>
            <w:r w:rsidRPr="00076D99">
              <w:rPr>
                <w:rFonts w:ascii="Arial" w:hAnsi="Arial" w:cs="Arial"/>
                <w:b/>
                <w:bCs/>
                <w:sz w:val="20"/>
                <w:szCs w:val="20"/>
              </w:rPr>
              <w:t>Función principal</w:t>
            </w:r>
          </w:p>
        </w:tc>
      </w:tr>
      <w:tr w:rsidR="00B04660" w:rsidRPr="00076D99" w14:paraId="188C1663" w14:textId="77777777" w:rsidTr="00DA4348">
        <w:trPr>
          <w:tblCellSpacing w:w="15" w:type="dxa"/>
          <w:jc w:val="center"/>
        </w:trPr>
        <w:tc>
          <w:tcPr>
            <w:tcW w:w="0" w:type="auto"/>
            <w:vAlign w:val="center"/>
            <w:hideMark/>
          </w:tcPr>
          <w:p w14:paraId="1849AAF2" w14:textId="77777777" w:rsidR="00B04660" w:rsidRPr="00076D99" w:rsidRDefault="00B04660" w:rsidP="00076D99">
            <w:pPr>
              <w:spacing w:line="276" w:lineRule="auto"/>
              <w:rPr>
                <w:rFonts w:ascii="Arial" w:hAnsi="Arial" w:cs="Arial"/>
                <w:sz w:val="20"/>
                <w:szCs w:val="20"/>
              </w:rPr>
            </w:pPr>
            <w:r w:rsidRPr="00076D99">
              <w:rPr>
                <w:rFonts w:ascii="Arial" w:hAnsi="Arial" w:cs="Arial"/>
                <w:sz w:val="20"/>
                <w:szCs w:val="20"/>
              </w:rPr>
              <w:t>BPM</w:t>
            </w:r>
          </w:p>
        </w:tc>
        <w:tc>
          <w:tcPr>
            <w:tcW w:w="0" w:type="auto"/>
            <w:vAlign w:val="center"/>
            <w:hideMark/>
          </w:tcPr>
          <w:p w14:paraId="5D2FD231" w14:textId="77777777" w:rsidR="00B04660" w:rsidRPr="00076D99" w:rsidRDefault="00B04660" w:rsidP="00076D99">
            <w:pPr>
              <w:spacing w:line="276" w:lineRule="auto"/>
              <w:rPr>
                <w:rFonts w:ascii="Arial" w:hAnsi="Arial" w:cs="Arial"/>
                <w:sz w:val="20"/>
                <w:szCs w:val="20"/>
              </w:rPr>
            </w:pPr>
            <w:r w:rsidRPr="00076D99">
              <w:rPr>
                <w:rFonts w:ascii="Arial" w:hAnsi="Arial" w:cs="Arial"/>
                <w:sz w:val="20"/>
                <w:szCs w:val="20"/>
              </w:rPr>
              <w:t>General</w:t>
            </w:r>
          </w:p>
        </w:tc>
        <w:tc>
          <w:tcPr>
            <w:tcW w:w="0" w:type="auto"/>
            <w:vAlign w:val="center"/>
            <w:hideMark/>
          </w:tcPr>
          <w:p w14:paraId="0E9F83B3" w14:textId="77777777" w:rsidR="00B04660" w:rsidRPr="00076D99" w:rsidRDefault="00B04660" w:rsidP="00076D99">
            <w:pPr>
              <w:spacing w:line="276" w:lineRule="auto"/>
              <w:rPr>
                <w:rFonts w:ascii="Arial" w:hAnsi="Arial" w:cs="Arial"/>
                <w:sz w:val="20"/>
                <w:szCs w:val="20"/>
              </w:rPr>
            </w:pPr>
            <w:r w:rsidRPr="00076D99">
              <w:rPr>
                <w:rFonts w:ascii="Arial" w:hAnsi="Arial" w:cs="Arial"/>
                <w:sz w:val="20"/>
                <w:szCs w:val="20"/>
              </w:rPr>
              <w:t>Prevención básica</w:t>
            </w:r>
          </w:p>
        </w:tc>
      </w:tr>
      <w:tr w:rsidR="00B04660" w:rsidRPr="00076D99" w14:paraId="1D875FF6" w14:textId="77777777" w:rsidTr="00DA4348">
        <w:trPr>
          <w:tblCellSpacing w:w="15" w:type="dxa"/>
          <w:jc w:val="center"/>
        </w:trPr>
        <w:tc>
          <w:tcPr>
            <w:tcW w:w="0" w:type="auto"/>
            <w:vAlign w:val="center"/>
            <w:hideMark/>
          </w:tcPr>
          <w:p w14:paraId="51439BD2" w14:textId="77777777" w:rsidR="00B04660" w:rsidRPr="00076D99" w:rsidRDefault="00B04660" w:rsidP="00076D99">
            <w:pPr>
              <w:spacing w:line="276" w:lineRule="auto"/>
              <w:rPr>
                <w:rFonts w:ascii="Arial" w:hAnsi="Arial" w:cs="Arial"/>
                <w:sz w:val="20"/>
                <w:szCs w:val="20"/>
              </w:rPr>
            </w:pPr>
            <w:r w:rsidRPr="00076D99">
              <w:rPr>
                <w:rFonts w:ascii="Arial" w:hAnsi="Arial" w:cs="Arial"/>
                <w:sz w:val="20"/>
                <w:szCs w:val="20"/>
              </w:rPr>
              <w:t>POES</w:t>
            </w:r>
          </w:p>
        </w:tc>
        <w:tc>
          <w:tcPr>
            <w:tcW w:w="0" w:type="auto"/>
            <w:vAlign w:val="center"/>
            <w:hideMark/>
          </w:tcPr>
          <w:p w14:paraId="29BDA88C" w14:textId="77777777" w:rsidR="00B04660" w:rsidRPr="00076D99" w:rsidRDefault="00B04660" w:rsidP="00076D99">
            <w:pPr>
              <w:spacing w:line="276" w:lineRule="auto"/>
              <w:rPr>
                <w:rFonts w:ascii="Arial" w:hAnsi="Arial" w:cs="Arial"/>
                <w:sz w:val="20"/>
                <w:szCs w:val="20"/>
              </w:rPr>
            </w:pPr>
            <w:r w:rsidRPr="00076D99">
              <w:rPr>
                <w:rFonts w:ascii="Arial" w:hAnsi="Arial" w:cs="Arial"/>
                <w:sz w:val="20"/>
                <w:szCs w:val="20"/>
              </w:rPr>
              <w:t>Específico</w:t>
            </w:r>
          </w:p>
        </w:tc>
        <w:tc>
          <w:tcPr>
            <w:tcW w:w="0" w:type="auto"/>
            <w:vAlign w:val="center"/>
            <w:hideMark/>
          </w:tcPr>
          <w:p w14:paraId="6BF7D3DB" w14:textId="77777777" w:rsidR="00B04660" w:rsidRPr="00076D99" w:rsidRDefault="00B04660" w:rsidP="00076D99">
            <w:pPr>
              <w:spacing w:line="276" w:lineRule="auto"/>
              <w:rPr>
                <w:rFonts w:ascii="Arial" w:hAnsi="Arial" w:cs="Arial"/>
                <w:sz w:val="20"/>
                <w:szCs w:val="20"/>
              </w:rPr>
            </w:pPr>
            <w:r w:rsidRPr="00076D99">
              <w:rPr>
                <w:rFonts w:ascii="Arial" w:hAnsi="Arial" w:cs="Arial"/>
                <w:sz w:val="20"/>
                <w:szCs w:val="20"/>
              </w:rPr>
              <w:t>Limpieza y desinfección</w:t>
            </w:r>
          </w:p>
        </w:tc>
      </w:tr>
      <w:tr w:rsidR="00B04660" w:rsidRPr="00076D99" w14:paraId="6D6DE3C2" w14:textId="77777777" w:rsidTr="00DA4348">
        <w:trPr>
          <w:tblCellSpacing w:w="15" w:type="dxa"/>
          <w:jc w:val="center"/>
        </w:trPr>
        <w:tc>
          <w:tcPr>
            <w:tcW w:w="0" w:type="auto"/>
            <w:vAlign w:val="center"/>
            <w:hideMark/>
          </w:tcPr>
          <w:p w14:paraId="6D792D51" w14:textId="77777777" w:rsidR="00B04660" w:rsidRPr="00076D99" w:rsidRDefault="00B04660" w:rsidP="00076D99">
            <w:pPr>
              <w:spacing w:line="276" w:lineRule="auto"/>
              <w:rPr>
                <w:rFonts w:ascii="Arial" w:hAnsi="Arial" w:cs="Arial"/>
                <w:sz w:val="20"/>
                <w:szCs w:val="20"/>
              </w:rPr>
            </w:pPr>
            <w:r w:rsidRPr="00076D99">
              <w:rPr>
                <w:rFonts w:ascii="Arial" w:hAnsi="Arial" w:cs="Arial"/>
                <w:sz w:val="20"/>
                <w:szCs w:val="20"/>
              </w:rPr>
              <w:t>HACCP</w:t>
            </w:r>
          </w:p>
        </w:tc>
        <w:tc>
          <w:tcPr>
            <w:tcW w:w="0" w:type="auto"/>
            <w:vAlign w:val="center"/>
            <w:hideMark/>
          </w:tcPr>
          <w:p w14:paraId="5CCC6B2B" w14:textId="77777777" w:rsidR="00B04660" w:rsidRPr="00076D99" w:rsidRDefault="00B04660" w:rsidP="00076D99">
            <w:pPr>
              <w:spacing w:line="276" w:lineRule="auto"/>
              <w:rPr>
                <w:rFonts w:ascii="Arial" w:hAnsi="Arial" w:cs="Arial"/>
                <w:sz w:val="20"/>
                <w:szCs w:val="20"/>
              </w:rPr>
            </w:pPr>
            <w:r w:rsidRPr="00076D99">
              <w:rPr>
                <w:rFonts w:ascii="Arial" w:hAnsi="Arial" w:cs="Arial"/>
                <w:sz w:val="20"/>
                <w:szCs w:val="20"/>
              </w:rPr>
              <w:t>Crítico</w:t>
            </w:r>
          </w:p>
        </w:tc>
        <w:tc>
          <w:tcPr>
            <w:tcW w:w="0" w:type="auto"/>
            <w:vAlign w:val="center"/>
            <w:hideMark/>
          </w:tcPr>
          <w:p w14:paraId="29383C4B" w14:textId="77777777" w:rsidR="00B04660" w:rsidRPr="00076D99" w:rsidRDefault="00B04660" w:rsidP="00076D99">
            <w:pPr>
              <w:spacing w:line="276" w:lineRule="auto"/>
              <w:rPr>
                <w:rFonts w:ascii="Arial" w:hAnsi="Arial" w:cs="Arial"/>
                <w:sz w:val="20"/>
                <w:szCs w:val="20"/>
              </w:rPr>
            </w:pPr>
            <w:r w:rsidRPr="00076D99">
              <w:rPr>
                <w:rFonts w:ascii="Arial" w:hAnsi="Arial" w:cs="Arial"/>
                <w:sz w:val="20"/>
                <w:szCs w:val="20"/>
              </w:rPr>
              <w:t>Control de riesgos clave</w:t>
            </w:r>
          </w:p>
        </w:tc>
      </w:tr>
    </w:tbl>
    <w:p w14:paraId="6D66B0DB" w14:textId="77777777" w:rsidR="00A27CEF" w:rsidRDefault="00A27CEF" w:rsidP="00DA4348">
      <w:pPr>
        <w:pStyle w:val="Ttulo2"/>
        <w:spacing w:before="0" w:after="0" w:line="276" w:lineRule="auto"/>
        <w:ind w:left="567"/>
        <w:rPr>
          <w:rStyle w:val="Textoennegrita"/>
          <w:rFonts w:ascii="Arial" w:hAnsi="Arial" w:cs="Arial"/>
          <w:sz w:val="20"/>
          <w:szCs w:val="20"/>
        </w:rPr>
      </w:pPr>
    </w:p>
    <w:p w14:paraId="144C3AE3" w14:textId="6E88BC7D" w:rsidR="00475591" w:rsidRPr="008A3F9F" w:rsidRDefault="008A3F9F" w:rsidP="008A3F9F">
      <w:pPr>
        <w:pStyle w:val="Ttulo2"/>
        <w:spacing w:before="0" w:after="0" w:line="276" w:lineRule="auto"/>
        <w:ind w:left="720"/>
        <w:jc w:val="both"/>
        <w:rPr>
          <w:rStyle w:val="Textoennegrita"/>
          <w:rFonts w:ascii="Arial" w:hAnsi="Arial" w:cs="Arial"/>
          <w:sz w:val="20"/>
          <w:szCs w:val="20"/>
        </w:rPr>
      </w:pPr>
      <w:r w:rsidRPr="008A3F9F">
        <w:rPr>
          <w:rFonts w:ascii="Arial" w:hAnsi="Arial" w:cs="Arial"/>
          <w:sz w:val="20"/>
          <w:szCs w:val="20"/>
        </w:rPr>
        <w:t>En planta, las BPM aseguran higiene, los POES la limpieza y el HACCP controla puntos críticos como temperatura y eviscerado.</w:t>
      </w:r>
    </w:p>
    <w:p w14:paraId="40DEECAB" w14:textId="77777777" w:rsidR="008A3F9F" w:rsidRDefault="008A3F9F" w:rsidP="00076D99">
      <w:pPr>
        <w:pStyle w:val="Ttulo2"/>
        <w:spacing w:before="0" w:after="0" w:line="276" w:lineRule="auto"/>
        <w:rPr>
          <w:rStyle w:val="Textoennegrita"/>
          <w:rFonts w:ascii="Arial" w:hAnsi="Arial" w:cs="Arial"/>
          <w:sz w:val="20"/>
          <w:szCs w:val="20"/>
        </w:rPr>
      </w:pPr>
    </w:p>
    <w:p w14:paraId="431F04CF" w14:textId="77777777" w:rsidR="001A2830" w:rsidRPr="001A2830" w:rsidRDefault="001A2830" w:rsidP="001A2830">
      <w:pPr>
        <w:pStyle w:val="NormalWeb"/>
        <w:spacing w:before="0" w:beforeAutospacing="0" w:after="0" w:afterAutospacing="0" w:line="276" w:lineRule="auto"/>
        <w:ind w:left="720"/>
        <w:rPr>
          <w:rStyle w:val="Textoennegrita"/>
          <w:rFonts w:ascii="Arial" w:hAnsi="Arial" w:cs="Arial"/>
          <w:b w:val="0"/>
          <w:bCs w:val="0"/>
          <w:sz w:val="20"/>
          <w:szCs w:val="20"/>
        </w:rPr>
      </w:pPr>
    </w:p>
    <w:p w14:paraId="43F50098" w14:textId="7A3127E5" w:rsidR="008A3F9F" w:rsidRPr="00352017" w:rsidRDefault="001A2830" w:rsidP="00D94118">
      <w:pPr>
        <w:pStyle w:val="NormalWeb"/>
        <w:numPr>
          <w:ilvl w:val="2"/>
          <w:numId w:val="72"/>
        </w:numPr>
        <w:spacing w:before="0" w:beforeAutospacing="0" w:after="0" w:afterAutospacing="0" w:line="276" w:lineRule="auto"/>
        <w:rPr>
          <w:rStyle w:val="Textoennegrita"/>
          <w:rFonts w:ascii="Arial" w:hAnsi="Arial" w:cs="Arial"/>
          <w:b w:val="0"/>
          <w:bCs w:val="0"/>
          <w:sz w:val="20"/>
          <w:szCs w:val="20"/>
        </w:rPr>
      </w:pPr>
      <w:r>
        <w:rPr>
          <w:rStyle w:val="Textoennegrita"/>
          <w:rFonts w:ascii="Arial" w:hAnsi="Arial" w:cs="Arial"/>
          <w:sz w:val="20"/>
          <w:szCs w:val="20"/>
        </w:rPr>
        <w:t>Articulación institucional</w:t>
      </w:r>
    </w:p>
    <w:p w14:paraId="38791943" w14:textId="77777777" w:rsidR="00352017" w:rsidRDefault="00352017" w:rsidP="00352017">
      <w:pPr>
        <w:pStyle w:val="Ttulo2"/>
        <w:spacing w:before="0" w:after="0" w:line="276" w:lineRule="auto"/>
        <w:ind w:left="720"/>
        <w:jc w:val="both"/>
        <w:rPr>
          <w:rFonts w:ascii="Arial" w:hAnsi="Arial" w:cs="Arial"/>
          <w:sz w:val="20"/>
          <w:szCs w:val="20"/>
        </w:rPr>
      </w:pPr>
    </w:p>
    <w:p w14:paraId="571D2994" w14:textId="77777777" w:rsidR="00A87C1C" w:rsidRDefault="00A87C1C" w:rsidP="00A87C1C">
      <w:pPr>
        <w:pStyle w:val="Ttulo2"/>
        <w:spacing w:before="0" w:after="0" w:line="276" w:lineRule="auto"/>
        <w:ind w:left="720"/>
        <w:jc w:val="both"/>
        <w:rPr>
          <w:rFonts w:ascii="Arial" w:hAnsi="Arial" w:cs="Arial"/>
          <w:sz w:val="20"/>
          <w:szCs w:val="20"/>
        </w:rPr>
      </w:pPr>
    </w:p>
    <w:p w14:paraId="4467E80C" w14:textId="1D8D770F" w:rsidR="00A87C1C" w:rsidRPr="00A87C1C" w:rsidRDefault="00A87C1C" w:rsidP="00A87C1C">
      <w:pPr>
        <w:pStyle w:val="Ttulo2"/>
        <w:spacing w:before="0" w:after="0" w:line="276" w:lineRule="auto"/>
        <w:ind w:left="720"/>
        <w:jc w:val="both"/>
        <w:rPr>
          <w:rFonts w:ascii="Arial" w:hAnsi="Arial" w:cs="Arial"/>
          <w:sz w:val="20"/>
          <w:szCs w:val="20"/>
        </w:rPr>
      </w:pPr>
      <w:r w:rsidRPr="00A87C1C">
        <w:rPr>
          <w:rFonts w:ascii="Arial" w:hAnsi="Arial" w:cs="Arial"/>
          <w:sz w:val="20"/>
          <w:szCs w:val="20"/>
        </w:rPr>
        <w:t>El control sanitario en la cadena cárnica cubre todas las etapas bajo supervisión del ICA y el INVIMA, garantizando la inocuidad “de la granja a la mesa”.</w:t>
      </w:r>
    </w:p>
    <w:p w14:paraId="61D72F15" w14:textId="77777777" w:rsidR="00B04660" w:rsidRPr="00076D99" w:rsidRDefault="00B04660" w:rsidP="00076D99">
      <w:pPr>
        <w:spacing w:line="276" w:lineRule="auto"/>
        <w:rPr>
          <w:rFonts w:ascii="Arial" w:hAnsi="Arial" w:cs="Arial"/>
          <w:sz w:val="20"/>
          <w:szCs w:val="20"/>
        </w:rPr>
      </w:pPr>
    </w:p>
    <w:p w14:paraId="62065730" w14:textId="77777777" w:rsidR="00B04660" w:rsidRPr="00076D99" w:rsidRDefault="00B04660" w:rsidP="00076D99">
      <w:pPr>
        <w:pStyle w:val="NormalWeb"/>
        <w:spacing w:before="0" w:beforeAutospacing="0" w:after="0" w:afterAutospacing="0" w:line="276" w:lineRule="auto"/>
        <w:rPr>
          <w:rFonts w:ascii="Arial" w:hAnsi="Arial" w:cs="Arial"/>
          <w:sz w:val="20"/>
          <w:szCs w:val="20"/>
        </w:rPr>
      </w:pPr>
    </w:p>
    <w:p w14:paraId="284BAFB8" w14:textId="75415416" w:rsidR="00B04660" w:rsidRPr="00A87C1C" w:rsidRDefault="00B04660" w:rsidP="00D94118">
      <w:pPr>
        <w:pStyle w:val="NormalWeb"/>
        <w:numPr>
          <w:ilvl w:val="2"/>
          <w:numId w:val="72"/>
        </w:numPr>
        <w:spacing w:before="0" w:beforeAutospacing="0" w:after="0" w:afterAutospacing="0" w:line="276" w:lineRule="auto"/>
        <w:rPr>
          <w:rStyle w:val="Textoennegrita"/>
          <w:rFonts w:ascii="Arial" w:hAnsi="Arial" w:cs="Arial"/>
          <w:b w:val="0"/>
          <w:bCs w:val="0"/>
          <w:sz w:val="20"/>
          <w:szCs w:val="20"/>
        </w:rPr>
      </w:pPr>
      <w:r w:rsidRPr="00076D99">
        <w:rPr>
          <w:rStyle w:val="Textoennegrita"/>
          <w:rFonts w:ascii="Arial" w:hAnsi="Arial" w:cs="Arial"/>
          <w:sz w:val="20"/>
          <w:szCs w:val="20"/>
        </w:rPr>
        <w:t>Reducción de enfermedades transmitidas por alimentos (ETA)</w:t>
      </w:r>
    </w:p>
    <w:p w14:paraId="2F84974C" w14:textId="77777777" w:rsidR="00A87C1C" w:rsidRDefault="00A87C1C" w:rsidP="00A87C1C">
      <w:pPr>
        <w:pStyle w:val="NormalWeb"/>
        <w:spacing w:before="0" w:beforeAutospacing="0" w:after="0" w:afterAutospacing="0" w:line="276" w:lineRule="auto"/>
        <w:ind w:left="720"/>
        <w:rPr>
          <w:rStyle w:val="Textoennegrita"/>
          <w:rFonts w:ascii="Arial" w:hAnsi="Arial" w:cs="Arial"/>
          <w:sz w:val="20"/>
          <w:szCs w:val="20"/>
        </w:rPr>
      </w:pPr>
    </w:p>
    <w:p w14:paraId="68505CC8" w14:textId="77777777" w:rsidR="00A87C1C" w:rsidRPr="00076D99" w:rsidRDefault="00A87C1C" w:rsidP="00A87C1C">
      <w:pPr>
        <w:pStyle w:val="NormalWeb"/>
        <w:spacing w:before="0" w:beforeAutospacing="0" w:after="0" w:afterAutospacing="0" w:line="276" w:lineRule="auto"/>
        <w:ind w:left="720"/>
        <w:rPr>
          <w:rFonts w:ascii="Arial" w:hAnsi="Arial" w:cs="Arial"/>
          <w:sz w:val="20"/>
          <w:szCs w:val="20"/>
        </w:rPr>
      </w:pPr>
    </w:p>
    <w:p w14:paraId="1C9098AA" w14:textId="01A9AE75" w:rsidR="00071852" w:rsidRDefault="00AB1120" w:rsidP="00AB1120">
      <w:pPr>
        <w:pStyle w:val="Ttulo2"/>
        <w:spacing w:before="0" w:after="0" w:line="276" w:lineRule="auto"/>
        <w:ind w:left="720"/>
        <w:jc w:val="both"/>
        <w:rPr>
          <w:rFonts w:ascii="Arial" w:hAnsi="Arial" w:cs="Arial"/>
          <w:sz w:val="20"/>
          <w:szCs w:val="20"/>
        </w:rPr>
      </w:pPr>
      <w:r w:rsidRPr="00AB1120">
        <w:rPr>
          <w:rFonts w:ascii="Arial" w:hAnsi="Arial" w:cs="Arial"/>
          <w:sz w:val="20"/>
          <w:szCs w:val="20"/>
        </w:rPr>
        <w:t>La reducción de enfermedades transmitidas por alimentos se logra mediante control sanitario, buenas prácticas, vigilancia continua y prevención de riesgos en toda la cadena cárnica.</w:t>
      </w:r>
    </w:p>
    <w:p w14:paraId="2E29022B" w14:textId="77777777" w:rsidR="00247246" w:rsidRDefault="00247246" w:rsidP="00247246"/>
    <w:tbl>
      <w:tblPr>
        <w:tblStyle w:val="Tablaconcuadrcula"/>
        <w:tblW w:w="0" w:type="auto"/>
        <w:tblLayout w:type="fixed"/>
        <w:tblLook w:val="04A0" w:firstRow="1" w:lastRow="0" w:firstColumn="1" w:lastColumn="0" w:noHBand="0" w:noVBand="1"/>
      </w:tblPr>
      <w:tblGrid>
        <w:gridCol w:w="1980"/>
        <w:gridCol w:w="4961"/>
        <w:gridCol w:w="3021"/>
      </w:tblGrid>
      <w:tr w:rsidR="00247246" w:rsidRPr="00076D99" w14:paraId="7541F8C2" w14:textId="77777777" w:rsidTr="00A01A4A">
        <w:tc>
          <w:tcPr>
            <w:tcW w:w="9962" w:type="dxa"/>
            <w:gridSpan w:val="3"/>
            <w:shd w:val="clear" w:color="auto" w:fill="9BBB59" w:themeFill="accent3"/>
          </w:tcPr>
          <w:p w14:paraId="2F6C9FFA" w14:textId="77777777" w:rsidR="00247246" w:rsidRPr="00076D99" w:rsidRDefault="00247246"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lastRenderedPageBreak/>
              <w:t>Tarjetas</w:t>
            </w:r>
          </w:p>
        </w:tc>
      </w:tr>
      <w:tr w:rsidR="00247246" w:rsidRPr="00076D99" w14:paraId="0C698896" w14:textId="77777777" w:rsidTr="00A01A4A">
        <w:trPr>
          <w:trHeight w:val="550"/>
        </w:trPr>
        <w:tc>
          <w:tcPr>
            <w:tcW w:w="1980" w:type="dxa"/>
          </w:tcPr>
          <w:p w14:paraId="1AC396BD" w14:textId="77777777" w:rsidR="000C435D" w:rsidRPr="000C435D" w:rsidRDefault="000C435D" w:rsidP="000C435D">
            <w:pPr>
              <w:pStyle w:val="Ttulo3"/>
              <w:spacing w:before="0" w:after="0" w:line="276" w:lineRule="auto"/>
              <w:rPr>
                <w:rFonts w:ascii="Arial" w:hAnsi="Arial" w:cs="Arial"/>
                <w:color w:val="000000" w:themeColor="text1"/>
                <w:sz w:val="20"/>
                <w:szCs w:val="20"/>
              </w:rPr>
            </w:pPr>
            <w:r w:rsidRPr="000C435D">
              <w:rPr>
                <w:rStyle w:val="Textoennegrita"/>
                <w:rFonts w:ascii="Arial" w:hAnsi="Arial" w:cs="Arial"/>
                <w:color w:val="000000" w:themeColor="text1"/>
                <w:sz w:val="20"/>
                <w:szCs w:val="20"/>
              </w:rPr>
              <w:t>Acciones establecidas por la normatividad</w:t>
            </w:r>
          </w:p>
          <w:p w14:paraId="029242E5" w14:textId="77777777" w:rsidR="00247246" w:rsidRPr="000C435D" w:rsidRDefault="00247246" w:rsidP="00A01A4A">
            <w:pPr>
              <w:spacing w:line="276" w:lineRule="auto"/>
              <w:jc w:val="both"/>
              <w:rPr>
                <w:rFonts w:ascii="Arial" w:hAnsi="Arial" w:cs="Arial"/>
                <w:b/>
                <w:bCs/>
                <w:color w:val="000000" w:themeColor="text1"/>
                <w:sz w:val="20"/>
                <w:szCs w:val="20"/>
              </w:rPr>
            </w:pPr>
          </w:p>
        </w:tc>
        <w:tc>
          <w:tcPr>
            <w:tcW w:w="4961" w:type="dxa"/>
          </w:tcPr>
          <w:p w14:paraId="5CF42163" w14:textId="6967FB2A" w:rsidR="000C435D" w:rsidRPr="00076D99" w:rsidRDefault="000C435D"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Control microbiológico</w:t>
            </w:r>
            <w:r w:rsidR="00CD5607">
              <w:rPr>
                <w:rFonts w:ascii="Arial" w:hAnsi="Arial" w:cs="Arial"/>
                <w:sz w:val="20"/>
                <w:szCs w:val="20"/>
              </w:rPr>
              <w:t>.</w:t>
            </w:r>
          </w:p>
          <w:p w14:paraId="1CB1C023" w14:textId="19052040" w:rsidR="000C435D" w:rsidRPr="00076D99" w:rsidRDefault="000C435D"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Manejo adecuado de temperaturas</w:t>
            </w:r>
            <w:r w:rsidR="00CD5607">
              <w:rPr>
                <w:rFonts w:ascii="Arial" w:hAnsi="Arial" w:cs="Arial"/>
                <w:sz w:val="20"/>
                <w:szCs w:val="20"/>
              </w:rPr>
              <w:t>.</w:t>
            </w:r>
          </w:p>
          <w:p w14:paraId="22014226" w14:textId="110B9A6A" w:rsidR="00247246" w:rsidRPr="000C435D" w:rsidRDefault="000C435D"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Higiene en procesos</w:t>
            </w:r>
            <w:r w:rsidR="00CD5607">
              <w:rPr>
                <w:rFonts w:ascii="Arial" w:hAnsi="Arial" w:cs="Arial"/>
                <w:sz w:val="20"/>
                <w:szCs w:val="20"/>
              </w:rPr>
              <w:t>.</w:t>
            </w:r>
          </w:p>
        </w:tc>
        <w:tc>
          <w:tcPr>
            <w:tcW w:w="3021" w:type="dxa"/>
          </w:tcPr>
          <w:p w14:paraId="25536C2C" w14:textId="2956C136" w:rsidR="00247246" w:rsidRPr="00076D99" w:rsidRDefault="00DA615A"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03EF92E" wp14:editId="2A18C6DE">
                  <wp:extent cx="717631" cy="693071"/>
                  <wp:effectExtent l="0" t="0" r="0" b="5715"/>
                  <wp:docPr id="91095586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55865" name="Imagen 91095586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35719" cy="710540"/>
                          </a:xfrm>
                          <a:prstGeom prst="rect">
                            <a:avLst/>
                          </a:prstGeom>
                        </pic:spPr>
                      </pic:pic>
                    </a:graphicData>
                  </a:graphic>
                </wp:inline>
              </w:drawing>
            </w:r>
          </w:p>
        </w:tc>
      </w:tr>
      <w:tr w:rsidR="00247246" w:rsidRPr="00076D99" w14:paraId="7650D5EE" w14:textId="77777777" w:rsidTr="00A01A4A">
        <w:trPr>
          <w:trHeight w:val="550"/>
        </w:trPr>
        <w:tc>
          <w:tcPr>
            <w:tcW w:w="1980" w:type="dxa"/>
          </w:tcPr>
          <w:p w14:paraId="4ED4C3FC" w14:textId="77777777" w:rsidR="000C435D" w:rsidRPr="00076D99" w:rsidRDefault="000C435D" w:rsidP="000C435D">
            <w:pPr>
              <w:pStyle w:val="Ttulo3"/>
              <w:spacing w:before="0" w:after="0" w:line="276" w:lineRule="auto"/>
              <w:rPr>
                <w:rFonts w:ascii="Arial" w:hAnsi="Arial" w:cs="Arial"/>
                <w:sz w:val="20"/>
                <w:szCs w:val="20"/>
              </w:rPr>
            </w:pPr>
            <w:r w:rsidRPr="00076D99">
              <w:rPr>
                <w:rStyle w:val="Textoennegrita"/>
                <w:rFonts w:ascii="Arial" w:hAnsi="Arial" w:cs="Arial"/>
                <w:sz w:val="20"/>
                <w:szCs w:val="20"/>
              </w:rPr>
              <w:t>Resultados en salud pública</w:t>
            </w:r>
          </w:p>
          <w:p w14:paraId="52DC3AE2" w14:textId="77777777" w:rsidR="00247246" w:rsidRPr="000C435D" w:rsidRDefault="00247246" w:rsidP="00A01A4A">
            <w:pPr>
              <w:pStyle w:val="NormalWeb"/>
              <w:spacing w:before="0" w:beforeAutospacing="0" w:after="0" w:afterAutospacing="0" w:line="276" w:lineRule="auto"/>
              <w:rPr>
                <w:rStyle w:val="Textoennegrita"/>
                <w:rFonts w:ascii="Arial" w:hAnsi="Arial" w:cs="Arial"/>
                <w:color w:val="000000" w:themeColor="text1"/>
                <w:sz w:val="20"/>
                <w:szCs w:val="20"/>
              </w:rPr>
            </w:pPr>
          </w:p>
        </w:tc>
        <w:tc>
          <w:tcPr>
            <w:tcW w:w="4961" w:type="dxa"/>
          </w:tcPr>
          <w:p w14:paraId="20BAF0D8" w14:textId="052F95ED" w:rsidR="00247246" w:rsidRPr="000C435D" w:rsidRDefault="000C435D" w:rsidP="00D57814">
            <w:pPr>
              <w:numPr>
                <w:ilvl w:val="0"/>
                <w:numId w:val="22"/>
              </w:numPr>
              <w:spacing w:line="276" w:lineRule="auto"/>
              <w:ind w:left="314"/>
              <w:rPr>
                <w:rFonts w:ascii="Arial" w:hAnsi="Arial" w:cs="Arial"/>
                <w:sz w:val="20"/>
                <w:szCs w:val="20"/>
              </w:rPr>
            </w:pPr>
            <w:r w:rsidRPr="00076D99">
              <w:rPr>
                <w:rFonts w:ascii="Arial" w:hAnsi="Arial" w:cs="Arial"/>
                <w:sz w:val="20"/>
                <w:szCs w:val="20"/>
              </w:rPr>
              <w:t xml:space="preserve">Disminución de riesgos como Salmonella, E. </w:t>
            </w:r>
            <w:proofErr w:type="spellStart"/>
            <w:r w:rsidRPr="00076D99">
              <w:rPr>
                <w:rFonts w:ascii="Arial" w:hAnsi="Arial" w:cs="Arial"/>
                <w:sz w:val="20"/>
                <w:szCs w:val="20"/>
              </w:rPr>
              <w:t>coli</w:t>
            </w:r>
            <w:proofErr w:type="spellEnd"/>
            <w:r w:rsidRPr="00076D99">
              <w:rPr>
                <w:rFonts w:ascii="Arial" w:hAnsi="Arial" w:cs="Arial"/>
                <w:sz w:val="20"/>
                <w:szCs w:val="20"/>
              </w:rPr>
              <w:t>, Listeria</w:t>
            </w:r>
            <w:r w:rsidR="00CD5607">
              <w:rPr>
                <w:rFonts w:ascii="Arial" w:hAnsi="Arial" w:cs="Arial"/>
                <w:sz w:val="20"/>
                <w:szCs w:val="20"/>
              </w:rPr>
              <w:t>.</w:t>
            </w:r>
            <w:r w:rsidRPr="00076D99">
              <w:rPr>
                <w:rFonts w:ascii="Arial" w:hAnsi="Arial" w:cs="Arial"/>
                <w:sz w:val="20"/>
                <w:szCs w:val="20"/>
              </w:rPr>
              <w:t xml:space="preserve"> </w:t>
            </w:r>
          </w:p>
        </w:tc>
        <w:tc>
          <w:tcPr>
            <w:tcW w:w="3021" w:type="dxa"/>
          </w:tcPr>
          <w:p w14:paraId="3EB66516" w14:textId="7E753155" w:rsidR="00247246" w:rsidRPr="00076D99" w:rsidRDefault="00DA615A"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70F27DA4" wp14:editId="29D34C09">
                  <wp:extent cx="729205" cy="718027"/>
                  <wp:effectExtent l="0" t="0" r="0" b="6350"/>
                  <wp:docPr id="146019343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93432" name="Imagen 146019343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767499" cy="755734"/>
                          </a:xfrm>
                          <a:prstGeom prst="rect">
                            <a:avLst/>
                          </a:prstGeom>
                        </pic:spPr>
                      </pic:pic>
                    </a:graphicData>
                  </a:graphic>
                </wp:inline>
              </w:drawing>
            </w:r>
          </w:p>
        </w:tc>
      </w:tr>
    </w:tbl>
    <w:p w14:paraId="39197831" w14:textId="77777777" w:rsidR="00071852" w:rsidRDefault="00071852" w:rsidP="007334B5">
      <w:pPr>
        <w:spacing w:line="276" w:lineRule="auto"/>
        <w:rPr>
          <w:rFonts w:ascii="Arial" w:hAnsi="Arial" w:cs="Arial"/>
          <w:sz w:val="20"/>
          <w:szCs w:val="20"/>
        </w:rPr>
      </w:pPr>
    </w:p>
    <w:p w14:paraId="1BFF22C0" w14:textId="77777777" w:rsidR="00071852" w:rsidRPr="00076D99" w:rsidRDefault="00071852" w:rsidP="00071852">
      <w:pPr>
        <w:spacing w:line="276" w:lineRule="auto"/>
        <w:ind w:left="360"/>
        <w:rPr>
          <w:rFonts w:ascii="Arial" w:hAnsi="Arial" w:cs="Arial"/>
          <w:sz w:val="20"/>
          <w:szCs w:val="20"/>
        </w:rPr>
      </w:pPr>
    </w:p>
    <w:p w14:paraId="7B4CADE8" w14:textId="3F0F5BFC" w:rsidR="00B04660" w:rsidRPr="006F7231" w:rsidRDefault="00B04660" w:rsidP="00D94118">
      <w:pPr>
        <w:pStyle w:val="NormalWeb"/>
        <w:numPr>
          <w:ilvl w:val="2"/>
          <w:numId w:val="72"/>
        </w:numPr>
        <w:spacing w:before="0" w:beforeAutospacing="0" w:after="0" w:afterAutospacing="0" w:line="276" w:lineRule="auto"/>
        <w:rPr>
          <w:rStyle w:val="Textoennegrita"/>
          <w:rFonts w:ascii="Arial" w:hAnsi="Arial" w:cs="Arial"/>
          <w:b w:val="0"/>
          <w:bCs w:val="0"/>
          <w:sz w:val="20"/>
          <w:szCs w:val="20"/>
        </w:rPr>
      </w:pPr>
      <w:r w:rsidRPr="00076D99">
        <w:rPr>
          <w:rStyle w:val="Textoennegrita"/>
          <w:rFonts w:ascii="Arial" w:hAnsi="Arial" w:cs="Arial"/>
          <w:sz w:val="20"/>
          <w:szCs w:val="20"/>
        </w:rPr>
        <w:t xml:space="preserve">Estandarización de procesos </w:t>
      </w:r>
    </w:p>
    <w:p w14:paraId="34AD1599" w14:textId="77777777" w:rsidR="006F7231" w:rsidRDefault="006F7231" w:rsidP="006F7231">
      <w:pPr>
        <w:pStyle w:val="NormalWeb"/>
        <w:spacing w:before="0" w:beforeAutospacing="0" w:after="0" w:afterAutospacing="0" w:line="276" w:lineRule="auto"/>
        <w:ind w:left="720"/>
        <w:rPr>
          <w:rFonts w:ascii="Arial" w:hAnsi="Arial" w:cs="Arial"/>
          <w:sz w:val="20"/>
          <w:szCs w:val="20"/>
        </w:rPr>
      </w:pPr>
    </w:p>
    <w:p w14:paraId="649E6D6E" w14:textId="4FBB4B41" w:rsidR="00BF1BBC" w:rsidRDefault="00BF1BBC" w:rsidP="00BF1BBC">
      <w:pPr>
        <w:pStyle w:val="NormalWeb"/>
        <w:spacing w:before="0" w:beforeAutospacing="0" w:after="0" w:afterAutospacing="0" w:line="276" w:lineRule="auto"/>
        <w:ind w:left="720"/>
        <w:rPr>
          <w:rFonts w:ascii="Arial" w:hAnsi="Arial" w:cs="Arial"/>
          <w:sz w:val="20"/>
          <w:szCs w:val="20"/>
        </w:rPr>
      </w:pPr>
      <w:r w:rsidRPr="00BF1BBC">
        <w:rPr>
          <w:rFonts w:ascii="Arial" w:hAnsi="Arial" w:cs="Arial"/>
          <w:sz w:val="20"/>
          <w:szCs w:val="20"/>
        </w:rPr>
        <w:t>La estandarización de procesos en la industria cárnica define procedimientos uniformes para toda la cadena productiva, garantizando consistencia, reduciendo errores y asegurando la calidad e inocuidad del producto.</w:t>
      </w:r>
    </w:p>
    <w:p w14:paraId="6FD6B581" w14:textId="77777777" w:rsidR="00CB1A61" w:rsidRDefault="00CB1A61" w:rsidP="006F7231">
      <w:pPr>
        <w:pStyle w:val="NormalWeb"/>
        <w:spacing w:before="0" w:beforeAutospacing="0" w:after="0" w:afterAutospacing="0" w:line="276" w:lineRule="auto"/>
        <w:ind w:left="720"/>
        <w:rPr>
          <w:rFonts w:ascii="Arial" w:hAnsi="Arial" w:cs="Arial"/>
          <w:sz w:val="20"/>
          <w:szCs w:val="20"/>
        </w:rPr>
      </w:pPr>
    </w:p>
    <w:p w14:paraId="1BDE92C2" w14:textId="77777777" w:rsidR="00CB1A61" w:rsidRPr="00076D99" w:rsidRDefault="00CB1A61" w:rsidP="006F7231">
      <w:pPr>
        <w:pStyle w:val="NormalWeb"/>
        <w:spacing w:before="0" w:beforeAutospacing="0" w:after="0" w:afterAutospacing="0" w:line="276" w:lineRule="auto"/>
        <w:ind w:left="720"/>
        <w:rPr>
          <w:rFonts w:ascii="Arial" w:hAnsi="Arial" w:cs="Arial"/>
          <w:sz w:val="20"/>
          <w:szCs w:val="20"/>
        </w:rPr>
      </w:pPr>
    </w:p>
    <w:p w14:paraId="10591167" w14:textId="3FCD66CB" w:rsidR="00B04660" w:rsidRPr="00076D99" w:rsidRDefault="00B04660" w:rsidP="00D94118">
      <w:pPr>
        <w:pStyle w:val="NormalWeb"/>
        <w:numPr>
          <w:ilvl w:val="2"/>
          <w:numId w:val="72"/>
        </w:numPr>
        <w:spacing w:before="0" w:beforeAutospacing="0" w:after="0" w:afterAutospacing="0" w:line="276" w:lineRule="auto"/>
        <w:rPr>
          <w:rFonts w:ascii="Arial" w:hAnsi="Arial" w:cs="Arial"/>
          <w:sz w:val="20"/>
          <w:szCs w:val="20"/>
        </w:rPr>
      </w:pPr>
      <w:r w:rsidRPr="00076D99">
        <w:rPr>
          <w:rStyle w:val="Textoennegrita"/>
          <w:rFonts w:ascii="Arial" w:hAnsi="Arial" w:cs="Arial"/>
          <w:sz w:val="20"/>
          <w:szCs w:val="20"/>
        </w:rPr>
        <w:t>Responsabilidad legal</w:t>
      </w:r>
    </w:p>
    <w:p w14:paraId="39CC9446" w14:textId="77777777" w:rsidR="00BF1BBC" w:rsidRDefault="00BF1BBC" w:rsidP="00BF1BBC">
      <w:pPr>
        <w:pStyle w:val="NormalWeb"/>
        <w:spacing w:before="0" w:beforeAutospacing="0" w:after="0" w:afterAutospacing="0" w:line="276" w:lineRule="auto"/>
        <w:ind w:left="720"/>
        <w:jc w:val="both"/>
        <w:rPr>
          <w:rFonts w:ascii="Arial" w:hAnsi="Arial" w:cs="Arial"/>
          <w:sz w:val="20"/>
          <w:szCs w:val="20"/>
        </w:rPr>
      </w:pPr>
    </w:p>
    <w:p w14:paraId="43FD5EA8" w14:textId="17B541A3" w:rsidR="00B04660" w:rsidRPr="00076D99" w:rsidRDefault="00B04660" w:rsidP="00BF1BBC">
      <w:pPr>
        <w:pStyle w:val="NormalWeb"/>
        <w:spacing w:before="0" w:beforeAutospacing="0" w:after="0" w:afterAutospacing="0" w:line="276" w:lineRule="auto"/>
        <w:ind w:left="720"/>
        <w:jc w:val="both"/>
        <w:rPr>
          <w:rFonts w:ascii="Arial" w:hAnsi="Arial" w:cs="Arial"/>
          <w:sz w:val="20"/>
          <w:szCs w:val="20"/>
        </w:rPr>
      </w:pPr>
      <w:r w:rsidRPr="00076D99">
        <w:rPr>
          <w:rFonts w:ascii="Arial" w:hAnsi="Arial" w:cs="Arial"/>
          <w:sz w:val="20"/>
          <w:szCs w:val="20"/>
        </w:rPr>
        <w:t>La responsabilidad legal en la industria cárnica implica el cumplimiento obligatorio de la normatividad sanitaria vigente, ya que cualquier incumplimiento puede afectar directamente la salud pública y la inocuidad de los alimentos.</w:t>
      </w:r>
      <w:r w:rsidR="005121B9">
        <w:rPr>
          <w:rFonts w:ascii="Arial" w:hAnsi="Arial" w:cs="Arial"/>
          <w:sz w:val="20"/>
          <w:szCs w:val="20"/>
        </w:rPr>
        <w:t xml:space="preserve"> Las consecuencias del incumplimiento normativo son:</w:t>
      </w:r>
    </w:p>
    <w:p w14:paraId="30EE73F8" w14:textId="77777777" w:rsidR="005121B9" w:rsidRDefault="005121B9" w:rsidP="005121B9">
      <w:pPr>
        <w:pStyle w:val="Ttulo3"/>
        <w:spacing w:before="0" w:after="0" w:line="276" w:lineRule="auto"/>
        <w:ind w:firstLine="360"/>
        <w:jc w:val="both"/>
        <w:rPr>
          <w:rStyle w:val="Textoennegrita"/>
          <w:rFonts w:ascii="Arial" w:hAnsi="Arial" w:cs="Arial"/>
          <w:sz w:val="20"/>
          <w:szCs w:val="20"/>
        </w:rPr>
      </w:pPr>
    </w:p>
    <w:p w14:paraId="2CBED523" w14:textId="40756236" w:rsidR="00B04660" w:rsidRPr="00076D99" w:rsidRDefault="00B04660" w:rsidP="00D57814">
      <w:pPr>
        <w:numPr>
          <w:ilvl w:val="0"/>
          <w:numId w:val="17"/>
        </w:numPr>
        <w:spacing w:line="276" w:lineRule="auto"/>
        <w:jc w:val="both"/>
        <w:rPr>
          <w:rFonts w:ascii="Arial" w:hAnsi="Arial" w:cs="Arial"/>
          <w:sz w:val="20"/>
          <w:szCs w:val="20"/>
        </w:rPr>
      </w:pPr>
      <w:r w:rsidRPr="00076D99">
        <w:rPr>
          <w:rFonts w:ascii="Arial" w:hAnsi="Arial" w:cs="Arial"/>
          <w:sz w:val="20"/>
          <w:szCs w:val="20"/>
        </w:rPr>
        <w:t>Sanciones económicas</w:t>
      </w:r>
      <w:r w:rsidR="005121B9">
        <w:rPr>
          <w:rFonts w:ascii="Arial" w:hAnsi="Arial" w:cs="Arial"/>
          <w:sz w:val="20"/>
          <w:szCs w:val="20"/>
        </w:rPr>
        <w:t>.</w:t>
      </w:r>
    </w:p>
    <w:p w14:paraId="30036B05" w14:textId="72457952" w:rsidR="00B04660" w:rsidRPr="00076D99" w:rsidRDefault="00B04660" w:rsidP="00D57814">
      <w:pPr>
        <w:numPr>
          <w:ilvl w:val="0"/>
          <w:numId w:val="17"/>
        </w:numPr>
        <w:spacing w:line="276" w:lineRule="auto"/>
        <w:jc w:val="both"/>
        <w:rPr>
          <w:rFonts w:ascii="Arial" w:hAnsi="Arial" w:cs="Arial"/>
          <w:sz w:val="20"/>
          <w:szCs w:val="20"/>
        </w:rPr>
      </w:pPr>
      <w:r w:rsidRPr="00076D99">
        <w:rPr>
          <w:rFonts w:ascii="Arial" w:hAnsi="Arial" w:cs="Arial"/>
          <w:sz w:val="20"/>
          <w:szCs w:val="20"/>
        </w:rPr>
        <w:t>Clausura del establecimiento</w:t>
      </w:r>
      <w:r w:rsidR="005121B9">
        <w:rPr>
          <w:rFonts w:ascii="Arial" w:hAnsi="Arial" w:cs="Arial"/>
          <w:sz w:val="20"/>
          <w:szCs w:val="20"/>
        </w:rPr>
        <w:t>.</w:t>
      </w:r>
      <w:r w:rsidRPr="00076D99">
        <w:rPr>
          <w:rFonts w:ascii="Arial" w:hAnsi="Arial" w:cs="Arial"/>
          <w:sz w:val="20"/>
          <w:szCs w:val="20"/>
        </w:rPr>
        <w:t xml:space="preserve"> </w:t>
      </w:r>
    </w:p>
    <w:p w14:paraId="0E2D675A" w14:textId="6E4C3878" w:rsidR="00B04660" w:rsidRDefault="00B04660" w:rsidP="00D57814">
      <w:pPr>
        <w:numPr>
          <w:ilvl w:val="0"/>
          <w:numId w:val="17"/>
        </w:numPr>
        <w:spacing w:line="276" w:lineRule="auto"/>
        <w:jc w:val="both"/>
        <w:rPr>
          <w:rFonts w:ascii="Arial" w:hAnsi="Arial" w:cs="Arial"/>
          <w:sz w:val="20"/>
          <w:szCs w:val="20"/>
        </w:rPr>
      </w:pPr>
      <w:r w:rsidRPr="00076D99">
        <w:rPr>
          <w:rFonts w:ascii="Arial" w:hAnsi="Arial" w:cs="Arial"/>
          <w:sz w:val="20"/>
          <w:szCs w:val="20"/>
        </w:rPr>
        <w:t>Pérdida de registros sanitarios</w:t>
      </w:r>
      <w:r w:rsidR="005121B9">
        <w:rPr>
          <w:rFonts w:ascii="Arial" w:hAnsi="Arial" w:cs="Arial"/>
          <w:sz w:val="20"/>
          <w:szCs w:val="20"/>
        </w:rPr>
        <w:t>.</w:t>
      </w:r>
    </w:p>
    <w:p w14:paraId="37E56823" w14:textId="77777777" w:rsidR="005121B9" w:rsidRDefault="005121B9" w:rsidP="005121B9">
      <w:pPr>
        <w:spacing w:line="276" w:lineRule="auto"/>
        <w:ind w:left="720"/>
        <w:jc w:val="both"/>
        <w:rPr>
          <w:rFonts w:ascii="Arial" w:hAnsi="Arial" w:cs="Arial"/>
          <w:sz w:val="20"/>
          <w:szCs w:val="20"/>
        </w:rPr>
      </w:pPr>
    </w:p>
    <w:p w14:paraId="764B9A5D" w14:textId="77777777" w:rsidR="005121B9" w:rsidRPr="00076D99" w:rsidRDefault="005121B9" w:rsidP="005121B9">
      <w:pPr>
        <w:spacing w:line="276" w:lineRule="auto"/>
        <w:ind w:left="720"/>
        <w:jc w:val="both"/>
        <w:rPr>
          <w:rFonts w:ascii="Arial" w:hAnsi="Arial" w:cs="Arial"/>
          <w:sz w:val="20"/>
          <w:szCs w:val="20"/>
        </w:rPr>
      </w:pPr>
    </w:p>
    <w:p w14:paraId="7EE29493" w14:textId="1EA09706" w:rsidR="00B04660" w:rsidRPr="00076D99" w:rsidRDefault="00B04660" w:rsidP="00D94118">
      <w:pPr>
        <w:pStyle w:val="NormalWeb"/>
        <w:numPr>
          <w:ilvl w:val="2"/>
          <w:numId w:val="72"/>
        </w:numPr>
        <w:spacing w:before="0" w:beforeAutospacing="0" w:after="0" w:afterAutospacing="0" w:line="276" w:lineRule="auto"/>
        <w:jc w:val="both"/>
        <w:rPr>
          <w:rFonts w:ascii="Arial" w:hAnsi="Arial" w:cs="Arial"/>
          <w:sz w:val="20"/>
          <w:szCs w:val="20"/>
        </w:rPr>
      </w:pPr>
      <w:r w:rsidRPr="00076D99">
        <w:rPr>
          <w:rStyle w:val="Textoennegrita"/>
          <w:rFonts w:ascii="Arial" w:hAnsi="Arial" w:cs="Arial"/>
          <w:sz w:val="20"/>
          <w:szCs w:val="20"/>
        </w:rPr>
        <w:t>Impacto en la inocuidad y calidad</w:t>
      </w:r>
    </w:p>
    <w:p w14:paraId="35C78BE4" w14:textId="77777777" w:rsidR="005121B9" w:rsidRDefault="005121B9" w:rsidP="00BF1BBC">
      <w:pPr>
        <w:pStyle w:val="NormalWeb"/>
        <w:spacing w:before="0" w:beforeAutospacing="0" w:after="0" w:afterAutospacing="0" w:line="276" w:lineRule="auto"/>
        <w:jc w:val="both"/>
        <w:rPr>
          <w:rFonts w:ascii="Arial" w:hAnsi="Arial" w:cs="Arial"/>
          <w:sz w:val="20"/>
          <w:szCs w:val="20"/>
        </w:rPr>
      </w:pPr>
    </w:p>
    <w:p w14:paraId="2E0D2DD0" w14:textId="5683243E" w:rsidR="005E7352" w:rsidRPr="00076D99" w:rsidRDefault="005E7352" w:rsidP="005121B9">
      <w:pPr>
        <w:pStyle w:val="NormalWeb"/>
        <w:spacing w:before="0" w:beforeAutospacing="0" w:after="0" w:afterAutospacing="0" w:line="276" w:lineRule="auto"/>
        <w:ind w:left="720"/>
        <w:jc w:val="both"/>
        <w:rPr>
          <w:rFonts w:ascii="Arial" w:hAnsi="Arial" w:cs="Arial"/>
          <w:sz w:val="20"/>
          <w:szCs w:val="20"/>
        </w:rPr>
      </w:pPr>
      <w:r w:rsidRPr="005E7352">
        <w:rPr>
          <w:rFonts w:ascii="Arial" w:hAnsi="Arial" w:cs="Arial"/>
          <w:sz w:val="20"/>
          <w:szCs w:val="20"/>
        </w:rPr>
        <w:t>La normatividad sanitaria asegura la inocuidad y calidad de los productos cárnicos mediante condiciones adecuadas de higiene, conservación y manejo en toda la cadena productiva.</w:t>
      </w:r>
      <w:r>
        <w:rPr>
          <w:rFonts w:ascii="Arial" w:hAnsi="Arial" w:cs="Arial"/>
          <w:sz w:val="20"/>
          <w:szCs w:val="20"/>
        </w:rPr>
        <w:t xml:space="preserve"> La garantía que ofrece la normatividad sanitaria está en:</w:t>
      </w:r>
    </w:p>
    <w:p w14:paraId="047B0417" w14:textId="77777777" w:rsidR="007A6CC0" w:rsidRDefault="007A6CC0" w:rsidP="007A6CC0">
      <w:pPr>
        <w:spacing w:line="276" w:lineRule="auto"/>
        <w:ind w:left="720"/>
        <w:jc w:val="both"/>
        <w:rPr>
          <w:rStyle w:val="Textoennegrita"/>
          <w:rFonts w:ascii="Arial" w:hAnsi="Arial" w:cs="Arial"/>
          <w:b w:val="0"/>
          <w:bCs w:val="0"/>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7A6CC0" w:rsidRPr="00076D99" w14:paraId="2998E38D" w14:textId="77777777" w:rsidTr="00A01A4A">
        <w:tc>
          <w:tcPr>
            <w:tcW w:w="9962" w:type="dxa"/>
            <w:gridSpan w:val="3"/>
            <w:shd w:val="clear" w:color="auto" w:fill="9BBB59" w:themeFill="accent3"/>
          </w:tcPr>
          <w:p w14:paraId="55C2B4A4" w14:textId="0EDDC181" w:rsidR="007A6CC0" w:rsidRPr="00076D99" w:rsidRDefault="007A6CC0"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Carrusel de tarjetas</w:t>
            </w:r>
          </w:p>
        </w:tc>
      </w:tr>
      <w:tr w:rsidR="007A6CC0" w:rsidRPr="00076D99" w14:paraId="396AD793" w14:textId="77777777" w:rsidTr="00A01A4A">
        <w:trPr>
          <w:trHeight w:val="550"/>
        </w:trPr>
        <w:tc>
          <w:tcPr>
            <w:tcW w:w="1980" w:type="dxa"/>
          </w:tcPr>
          <w:p w14:paraId="65D2126D" w14:textId="529E131A" w:rsidR="007A6CC0" w:rsidRPr="000C435D" w:rsidRDefault="007A6CC0" w:rsidP="00A01A4A">
            <w:pPr>
              <w:spacing w:line="276" w:lineRule="auto"/>
              <w:jc w:val="both"/>
              <w:rPr>
                <w:rFonts w:ascii="Arial" w:hAnsi="Arial" w:cs="Arial"/>
                <w:b/>
                <w:bCs/>
                <w:color w:val="000000" w:themeColor="text1"/>
                <w:sz w:val="20"/>
                <w:szCs w:val="20"/>
              </w:rPr>
            </w:pPr>
            <w:r w:rsidRPr="00076D99">
              <w:rPr>
                <w:rStyle w:val="Textoennegrita"/>
                <w:rFonts w:ascii="Arial" w:hAnsi="Arial" w:cs="Arial"/>
                <w:sz w:val="20"/>
                <w:szCs w:val="20"/>
              </w:rPr>
              <w:t>Productos libres de contaminantes</w:t>
            </w:r>
            <w:r w:rsidRPr="000C435D">
              <w:rPr>
                <w:rFonts w:ascii="Arial" w:hAnsi="Arial" w:cs="Arial"/>
                <w:b/>
                <w:bCs/>
                <w:color w:val="000000" w:themeColor="text1"/>
                <w:sz w:val="20"/>
                <w:szCs w:val="20"/>
              </w:rPr>
              <w:t xml:space="preserve"> </w:t>
            </w:r>
          </w:p>
        </w:tc>
        <w:tc>
          <w:tcPr>
            <w:tcW w:w="4961" w:type="dxa"/>
          </w:tcPr>
          <w:p w14:paraId="0C05A86D" w14:textId="29FB1004" w:rsidR="007A6CC0" w:rsidRPr="000C435D" w:rsidRDefault="007A6CC0" w:rsidP="007A6CC0">
            <w:pPr>
              <w:spacing w:line="276" w:lineRule="auto"/>
              <w:jc w:val="both"/>
              <w:rPr>
                <w:rFonts w:ascii="Arial" w:hAnsi="Arial" w:cs="Arial"/>
                <w:sz w:val="20"/>
                <w:szCs w:val="20"/>
              </w:rPr>
            </w:pPr>
            <w:r w:rsidRPr="00076D99">
              <w:rPr>
                <w:rFonts w:ascii="Arial" w:hAnsi="Arial" w:cs="Arial"/>
                <w:sz w:val="20"/>
                <w:szCs w:val="20"/>
              </w:rPr>
              <w:t>La implementación de controles sanitarios reduce la presencia de agentes biológicos, químicos y físicos, garantizando alimentos seguros para el consumo humano.</w:t>
            </w:r>
          </w:p>
        </w:tc>
        <w:tc>
          <w:tcPr>
            <w:tcW w:w="3021" w:type="dxa"/>
          </w:tcPr>
          <w:p w14:paraId="501B1113" w14:textId="43A9FC76" w:rsidR="007A6CC0" w:rsidRPr="00076D99" w:rsidRDefault="007F1D7B"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6B471740" wp14:editId="0978DC75">
                  <wp:extent cx="509286" cy="739690"/>
                  <wp:effectExtent l="0" t="0" r="0" b="0"/>
                  <wp:docPr id="50144298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42987" name="Imagen 50144298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15717" cy="749030"/>
                          </a:xfrm>
                          <a:prstGeom prst="rect">
                            <a:avLst/>
                          </a:prstGeom>
                        </pic:spPr>
                      </pic:pic>
                    </a:graphicData>
                  </a:graphic>
                </wp:inline>
              </w:drawing>
            </w:r>
          </w:p>
        </w:tc>
      </w:tr>
      <w:tr w:rsidR="007A6CC0" w:rsidRPr="00076D99" w14:paraId="6EE8DF97" w14:textId="77777777" w:rsidTr="00A01A4A">
        <w:trPr>
          <w:trHeight w:val="550"/>
        </w:trPr>
        <w:tc>
          <w:tcPr>
            <w:tcW w:w="1980" w:type="dxa"/>
          </w:tcPr>
          <w:p w14:paraId="133DDF3B" w14:textId="4FB30619" w:rsidR="007A6CC0" w:rsidRPr="00076D99" w:rsidRDefault="007A6CC0" w:rsidP="00A01A4A">
            <w:pPr>
              <w:spacing w:line="276" w:lineRule="auto"/>
              <w:jc w:val="both"/>
              <w:rPr>
                <w:rStyle w:val="Textoennegrita"/>
                <w:rFonts w:ascii="Arial" w:hAnsi="Arial" w:cs="Arial"/>
                <w:sz w:val="20"/>
                <w:szCs w:val="20"/>
              </w:rPr>
            </w:pPr>
            <w:r w:rsidRPr="00076D99">
              <w:rPr>
                <w:rStyle w:val="Textoennegrita"/>
                <w:rFonts w:ascii="Arial" w:hAnsi="Arial" w:cs="Arial"/>
                <w:sz w:val="20"/>
                <w:szCs w:val="20"/>
              </w:rPr>
              <w:t>Mayor vida útil</w:t>
            </w:r>
          </w:p>
        </w:tc>
        <w:tc>
          <w:tcPr>
            <w:tcW w:w="4961" w:type="dxa"/>
          </w:tcPr>
          <w:p w14:paraId="47A98478" w14:textId="1FAF4B35" w:rsidR="007A6CC0" w:rsidRPr="00076D99" w:rsidRDefault="007A6CC0" w:rsidP="007A6CC0">
            <w:pPr>
              <w:spacing w:line="276" w:lineRule="auto"/>
              <w:jc w:val="both"/>
              <w:rPr>
                <w:rFonts w:ascii="Arial" w:hAnsi="Arial" w:cs="Arial"/>
                <w:sz w:val="20"/>
                <w:szCs w:val="20"/>
              </w:rPr>
            </w:pPr>
            <w:r w:rsidRPr="00076D99">
              <w:rPr>
                <w:rFonts w:ascii="Arial" w:hAnsi="Arial" w:cs="Arial"/>
                <w:sz w:val="20"/>
                <w:szCs w:val="20"/>
              </w:rPr>
              <w:t>El cumplimiento de condiciones adecuadas de higiene, conservación y cadena de frío permite prolongar el tiempo de conservación del producto sin comprometer su calidad.</w:t>
            </w:r>
          </w:p>
        </w:tc>
        <w:tc>
          <w:tcPr>
            <w:tcW w:w="3021" w:type="dxa"/>
          </w:tcPr>
          <w:p w14:paraId="4D4BC59C" w14:textId="59B2519E" w:rsidR="007A6CC0" w:rsidRPr="00076D99" w:rsidRDefault="007F1D7B"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11FA4C33" wp14:editId="287772B9">
                  <wp:extent cx="486121" cy="735161"/>
                  <wp:effectExtent l="0" t="0" r="0" b="1905"/>
                  <wp:docPr id="178287271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72718" name="Imagen 17828727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91570" cy="743401"/>
                          </a:xfrm>
                          <a:prstGeom prst="rect">
                            <a:avLst/>
                          </a:prstGeom>
                        </pic:spPr>
                      </pic:pic>
                    </a:graphicData>
                  </a:graphic>
                </wp:inline>
              </w:drawing>
            </w:r>
          </w:p>
        </w:tc>
      </w:tr>
      <w:tr w:rsidR="007A6CC0" w:rsidRPr="00076D99" w14:paraId="1251E3C2" w14:textId="77777777" w:rsidTr="007A6CC0">
        <w:trPr>
          <w:trHeight w:val="83"/>
        </w:trPr>
        <w:tc>
          <w:tcPr>
            <w:tcW w:w="1980" w:type="dxa"/>
          </w:tcPr>
          <w:p w14:paraId="431E6906" w14:textId="3903F17A" w:rsidR="007A6CC0" w:rsidRPr="00076D99" w:rsidRDefault="007A6CC0" w:rsidP="007A6CC0">
            <w:pPr>
              <w:spacing w:line="276" w:lineRule="auto"/>
              <w:jc w:val="both"/>
              <w:rPr>
                <w:rStyle w:val="Textoennegrita"/>
                <w:rFonts w:ascii="Arial" w:hAnsi="Arial" w:cs="Arial"/>
                <w:sz w:val="20"/>
                <w:szCs w:val="20"/>
              </w:rPr>
            </w:pPr>
            <w:r w:rsidRPr="00076D99">
              <w:rPr>
                <w:rStyle w:val="Textoennegrita"/>
                <w:rFonts w:ascii="Arial" w:hAnsi="Arial" w:cs="Arial"/>
                <w:sz w:val="20"/>
                <w:szCs w:val="20"/>
              </w:rPr>
              <w:lastRenderedPageBreak/>
              <w:t>Conservación de características organolépticas</w:t>
            </w:r>
          </w:p>
        </w:tc>
        <w:tc>
          <w:tcPr>
            <w:tcW w:w="4961" w:type="dxa"/>
          </w:tcPr>
          <w:p w14:paraId="00AFE300" w14:textId="05323F97" w:rsidR="007A6CC0" w:rsidRPr="00076D99" w:rsidRDefault="007A6CC0" w:rsidP="007A6CC0">
            <w:pPr>
              <w:spacing w:line="276" w:lineRule="auto"/>
              <w:jc w:val="both"/>
              <w:rPr>
                <w:rFonts w:ascii="Arial" w:hAnsi="Arial" w:cs="Arial"/>
                <w:sz w:val="20"/>
                <w:szCs w:val="20"/>
              </w:rPr>
            </w:pPr>
            <w:r w:rsidRPr="00076D99">
              <w:rPr>
                <w:rFonts w:ascii="Arial" w:hAnsi="Arial" w:cs="Arial"/>
                <w:sz w:val="20"/>
                <w:szCs w:val="20"/>
              </w:rPr>
              <w:t>La normatividad asegura que la carne mantenga sus propiedades sensoriales como color, olor, sabor y textura, aspectos fundamentales para la aceptación del consumidor.</w:t>
            </w:r>
          </w:p>
        </w:tc>
        <w:tc>
          <w:tcPr>
            <w:tcW w:w="3021" w:type="dxa"/>
          </w:tcPr>
          <w:p w14:paraId="76A425FA" w14:textId="28F1EEB2" w:rsidR="007A6CC0" w:rsidRPr="00076D99" w:rsidRDefault="007F1D7B"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645EE366" wp14:editId="3A3899F7">
                  <wp:extent cx="486121" cy="712979"/>
                  <wp:effectExtent l="0" t="0" r="0" b="0"/>
                  <wp:docPr id="146915039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50391" name="Imagen 146915039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7457" cy="744271"/>
                          </a:xfrm>
                          <a:prstGeom prst="rect">
                            <a:avLst/>
                          </a:prstGeom>
                        </pic:spPr>
                      </pic:pic>
                    </a:graphicData>
                  </a:graphic>
                </wp:inline>
              </w:drawing>
            </w:r>
          </w:p>
        </w:tc>
      </w:tr>
    </w:tbl>
    <w:p w14:paraId="74E2D149" w14:textId="77777777" w:rsidR="007A6CC0" w:rsidRDefault="007A6CC0" w:rsidP="007A6CC0">
      <w:pPr>
        <w:spacing w:line="276" w:lineRule="auto"/>
        <w:ind w:left="720"/>
        <w:jc w:val="both"/>
        <w:rPr>
          <w:rStyle w:val="Textoennegrita"/>
          <w:rFonts w:ascii="Arial" w:hAnsi="Arial" w:cs="Arial"/>
          <w:b w:val="0"/>
          <w:bCs w:val="0"/>
          <w:sz w:val="20"/>
          <w:szCs w:val="20"/>
        </w:rPr>
      </w:pPr>
    </w:p>
    <w:p w14:paraId="299BB6DB" w14:textId="77777777" w:rsidR="007A6CC0" w:rsidRPr="00FD03D0" w:rsidRDefault="007A6CC0" w:rsidP="007A6CC0">
      <w:pPr>
        <w:spacing w:line="276" w:lineRule="auto"/>
        <w:ind w:left="720"/>
        <w:jc w:val="both"/>
        <w:rPr>
          <w:rStyle w:val="Textoennegrita"/>
          <w:rFonts w:ascii="Arial" w:hAnsi="Arial" w:cs="Arial"/>
          <w:b w:val="0"/>
          <w:bCs w:val="0"/>
          <w:color w:val="000000" w:themeColor="text1"/>
          <w:sz w:val="20"/>
          <w:szCs w:val="20"/>
        </w:rPr>
      </w:pPr>
    </w:p>
    <w:p w14:paraId="05060ADC" w14:textId="21FAB9CD" w:rsidR="00B04660" w:rsidRPr="00FD03D0" w:rsidRDefault="00B04660" w:rsidP="00D94118">
      <w:pPr>
        <w:pStyle w:val="NormalWeb"/>
        <w:numPr>
          <w:ilvl w:val="2"/>
          <w:numId w:val="72"/>
        </w:numPr>
        <w:spacing w:before="0" w:beforeAutospacing="0" w:after="0" w:afterAutospacing="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Relación con mercados internacionales</w:t>
      </w:r>
    </w:p>
    <w:p w14:paraId="01264846" w14:textId="77777777" w:rsidR="007F1D7B" w:rsidRDefault="007F1D7B" w:rsidP="00FD03D0">
      <w:pPr>
        <w:pStyle w:val="Ttulo3"/>
        <w:spacing w:before="0" w:after="0" w:line="276" w:lineRule="auto"/>
        <w:ind w:left="720"/>
        <w:jc w:val="both"/>
        <w:rPr>
          <w:rStyle w:val="Textoennegrita"/>
          <w:rFonts w:ascii="Arial" w:hAnsi="Arial" w:cs="Arial"/>
          <w:color w:val="000000" w:themeColor="text1"/>
          <w:sz w:val="20"/>
          <w:szCs w:val="20"/>
        </w:rPr>
      </w:pPr>
    </w:p>
    <w:p w14:paraId="572176CB" w14:textId="77777777" w:rsidR="00A22459" w:rsidRPr="00A22459" w:rsidRDefault="00A22459" w:rsidP="00A22459">
      <w:pPr>
        <w:rPr>
          <w:sz w:val="20"/>
          <w:szCs w:val="20"/>
        </w:rPr>
      </w:pPr>
    </w:p>
    <w:p w14:paraId="4C624FDA" w14:textId="722F3E84" w:rsidR="007F1D7B" w:rsidRPr="00A22459" w:rsidRDefault="00A22459" w:rsidP="00A22459">
      <w:pPr>
        <w:pStyle w:val="NormalWeb"/>
        <w:spacing w:before="0" w:beforeAutospacing="0" w:after="0" w:afterAutospacing="0" w:line="276" w:lineRule="auto"/>
        <w:ind w:left="720"/>
        <w:jc w:val="both"/>
        <w:rPr>
          <w:rFonts w:ascii="Arial" w:hAnsi="Arial" w:cs="Arial"/>
          <w:color w:val="000000" w:themeColor="text1"/>
          <w:sz w:val="20"/>
          <w:szCs w:val="20"/>
        </w:rPr>
      </w:pPr>
      <w:r w:rsidRPr="00A22459">
        <w:rPr>
          <w:rFonts w:ascii="Arial" w:hAnsi="Arial" w:cs="Arial"/>
          <w:color w:val="000000" w:themeColor="text1"/>
          <w:sz w:val="20"/>
          <w:szCs w:val="20"/>
        </w:rPr>
        <w:t>El cumplimiento de la normatividad en la industria cárnica ofrece importantes ventajas, como el acceso a mercados internacionales mediante exportaciones, la obtención de certificaciones sanitarias que respaldan la calidad del producto y el fortalecimiento de la competitividad en el sector.</w:t>
      </w:r>
    </w:p>
    <w:p w14:paraId="3D25835D" w14:textId="77777777" w:rsidR="00A22459" w:rsidRPr="00A22459" w:rsidRDefault="00A22459" w:rsidP="00A22459"/>
    <w:p w14:paraId="110EFF9E" w14:textId="0DDFD636" w:rsidR="00B04660" w:rsidRPr="00FD03D0" w:rsidRDefault="00B04660" w:rsidP="00D94118">
      <w:pPr>
        <w:pStyle w:val="NormalWeb"/>
        <w:numPr>
          <w:ilvl w:val="2"/>
          <w:numId w:val="72"/>
        </w:numPr>
        <w:spacing w:before="0" w:beforeAutospacing="0" w:after="0" w:afterAutospacing="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Cultura sanitaria</w:t>
      </w:r>
    </w:p>
    <w:p w14:paraId="559A451E" w14:textId="77777777" w:rsidR="00A22459" w:rsidRDefault="00A22459" w:rsidP="00BF1BBC">
      <w:pPr>
        <w:pStyle w:val="Ttulo3"/>
        <w:spacing w:before="0" w:after="0" w:line="276" w:lineRule="auto"/>
        <w:jc w:val="both"/>
        <w:rPr>
          <w:rStyle w:val="Textoennegrita"/>
          <w:rFonts w:ascii="Arial" w:hAnsi="Arial" w:cs="Arial"/>
          <w:color w:val="000000" w:themeColor="text1"/>
          <w:sz w:val="20"/>
          <w:szCs w:val="20"/>
        </w:rPr>
      </w:pPr>
    </w:p>
    <w:p w14:paraId="35280CD9" w14:textId="77777777" w:rsidR="00B82DC5" w:rsidRPr="00B82DC5" w:rsidRDefault="00B82DC5" w:rsidP="00AF21A8">
      <w:pPr>
        <w:pStyle w:val="NormalWeb"/>
        <w:spacing w:before="0" w:beforeAutospacing="0" w:after="0" w:afterAutospacing="0" w:line="276" w:lineRule="auto"/>
        <w:ind w:left="720"/>
        <w:jc w:val="both"/>
        <w:rPr>
          <w:rFonts w:ascii="Arial" w:hAnsi="Arial" w:cs="Arial"/>
          <w:color w:val="000000" w:themeColor="text1"/>
          <w:sz w:val="20"/>
          <w:szCs w:val="20"/>
        </w:rPr>
      </w:pPr>
      <w:r w:rsidRPr="00B82DC5">
        <w:rPr>
          <w:rFonts w:ascii="Arial" w:hAnsi="Arial" w:cs="Arial"/>
          <w:color w:val="000000" w:themeColor="text1"/>
          <w:sz w:val="20"/>
          <w:szCs w:val="20"/>
        </w:rPr>
        <w:t>La normatividad en la industria cárnica aporta significativamente al talento humano al promover la capacitación del personal, fortalecer la conciencia sobre la inocuidad de los alimentos y fomentar la responsabilidad en cada etapa de la cadena productiva.</w:t>
      </w:r>
    </w:p>
    <w:p w14:paraId="08170227" w14:textId="77777777" w:rsidR="00B82DC5" w:rsidRDefault="00B82DC5" w:rsidP="00BF1BBC">
      <w:pPr>
        <w:pStyle w:val="Ttulo2"/>
        <w:spacing w:before="0" w:after="0" w:line="276" w:lineRule="auto"/>
        <w:jc w:val="both"/>
        <w:rPr>
          <w:rStyle w:val="Textoennegrita"/>
          <w:rFonts w:ascii="Arial" w:hAnsi="Arial" w:cs="Arial"/>
          <w:color w:val="000000" w:themeColor="text1"/>
          <w:sz w:val="20"/>
          <w:szCs w:val="20"/>
        </w:rPr>
      </w:pPr>
    </w:p>
    <w:p w14:paraId="02717302" w14:textId="77777777" w:rsidR="00B04660" w:rsidRPr="00FD03D0" w:rsidRDefault="00B04660" w:rsidP="00076D99">
      <w:pPr>
        <w:spacing w:line="276" w:lineRule="auto"/>
        <w:rPr>
          <w:rFonts w:ascii="Arial" w:hAnsi="Arial" w:cs="Arial"/>
          <w:color w:val="000000" w:themeColor="text1"/>
          <w:sz w:val="20"/>
          <w:szCs w:val="20"/>
        </w:rPr>
      </w:pPr>
    </w:p>
    <w:p w14:paraId="5555C3C1" w14:textId="3B087CC2" w:rsidR="00B04660" w:rsidRPr="00FD03D0" w:rsidRDefault="00B04660" w:rsidP="00D94118">
      <w:pPr>
        <w:pStyle w:val="NormalWeb"/>
        <w:numPr>
          <w:ilvl w:val="1"/>
          <w:numId w:val="72"/>
        </w:numPr>
        <w:spacing w:before="0" w:beforeAutospacing="0" w:after="0" w:afterAutospacing="0" w:line="276" w:lineRule="auto"/>
        <w:ind w:left="567" w:hanging="567"/>
        <w:rPr>
          <w:rFonts w:ascii="Arial" w:hAnsi="Arial" w:cs="Arial"/>
          <w:color w:val="000000" w:themeColor="text1"/>
          <w:sz w:val="20"/>
          <w:szCs w:val="20"/>
        </w:rPr>
      </w:pPr>
      <w:r w:rsidRPr="00FD03D0">
        <w:rPr>
          <w:rStyle w:val="Textoennegrita"/>
          <w:rFonts w:ascii="Arial" w:hAnsi="Arial" w:cs="Arial"/>
          <w:color w:val="000000" w:themeColor="text1"/>
          <w:sz w:val="20"/>
          <w:szCs w:val="20"/>
        </w:rPr>
        <w:t xml:space="preserve">Relación entre normativa, </w:t>
      </w:r>
      <w:r w:rsidRPr="00F10F72">
        <w:rPr>
          <w:rStyle w:val="Textoennegrita"/>
          <w:rFonts w:ascii="Arial" w:hAnsi="Arial" w:cs="Arial"/>
          <w:sz w:val="20"/>
          <w:szCs w:val="20"/>
        </w:rPr>
        <w:t>equipos</w:t>
      </w:r>
      <w:r w:rsidRPr="00FD03D0">
        <w:rPr>
          <w:rStyle w:val="Textoennegrita"/>
          <w:rFonts w:ascii="Arial" w:hAnsi="Arial" w:cs="Arial"/>
          <w:color w:val="000000" w:themeColor="text1"/>
          <w:sz w:val="20"/>
          <w:szCs w:val="20"/>
        </w:rPr>
        <w:t xml:space="preserve"> e inocuidad del alimento </w:t>
      </w:r>
    </w:p>
    <w:p w14:paraId="7D588023" w14:textId="77777777" w:rsidR="00EE2852" w:rsidRDefault="00EE2852" w:rsidP="00EE2852">
      <w:pPr>
        <w:pStyle w:val="NormalWeb"/>
        <w:spacing w:before="0" w:beforeAutospacing="0" w:after="0" w:afterAutospacing="0" w:line="276" w:lineRule="auto"/>
        <w:ind w:left="567"/>
        <w:rPr>
          <w:rFonts w:ascii="Arial" w:hAnsi="Arial" w:cs="Arial"/>
          <w:color w:val="000000" w:themeColor="text1"/>
          <w:sz w:val="20"/>
          <w:szCs w:val="20"/>
        </w:rPr>
      </w:pPr>
    </w:p>
    <w:p w14:paraId="2662021E" w14:textId="77777777" w:rsidR="00F130C0" w:rsidRDefault="00F130C0" w:rsidP="000A2A08">
      <w:pPr>
        <w:pStyle w:val="NormalWeb"/>
        <w:spacing w:before="0" w:beforeAutospacing="0" w:after="0" w:afterAutospacing="0" w:line="276" w:lineRule="auto"/>
        <w:ind w:left="567"/>
        <w:jc w:val="both"/>
        <w:rPr>
          <w:rFonts w:ascii="Arial" w:hAnsi="Arial" w:cs="Arial"/>
          <w:color w:val="000000" w:themeColor="text1"/>
          <w:sz w:val="20"/>
          <w:szCs w:val="20"/>
        </w:rPr>
      </w:pPr>
    </w:p>
    <w:p w14:paraId="7AC3AA14" w14:textId="4332B4CA" w:rsidR="00F130C0" w:rsidRPr="00F130C0" w:rsidRDefault="00F130C0" w:rsidP="000A2A08">
      <w:pPr>
        <w:pStyle w:val="NormalWeb"/>
        <w:spacing w:before="0" w:beforeAutospacing="0" w:after="0" w:afterAutospacing="0" w:line="276" w:lineRule="auto"/>
        <w:ind w:left="567"/>
        <w:jc w:val="both"/>
        <w:rPr>
          <w:rFonts w:ascii="Arial" w:hAnsi="Arial" w:cs="Arial"/>
          <w:color w:val="000000" w:themeColor="text1"/>
          <w:sz w:val="20"/>
          <w:szCs w:val="20"/>
        </w:rPr>
      </w:pPr>
      <w:r w:rsidRPr="00F130C0">
        <w:rPr>
          <w:rFonts w:ascii="Arial" w:hAnsi="Arial" w:cs="Arial"/>
          <w:color w:val="000000" w:themeColor="text1"/>
          <w:sz w:val="20"/>
          <w:szCs w:val="20"/>
        </w:rPr>
        <w:t>La inocuidad en la industria cárnica depende directamente de los equipos, utensilios e infraestructura, los cuales deben cumplir estrictamente con la normativa vigente, como el Decreto 2674 de 2013, la Resolución 240 de 2013 y el Decreto 1500 de 2007.</w:t>
      </w:r>
      <w:r w:rsidR="00F15D49">
        <w:rPr>
          <w:rFonts w:ascii="Arial" w:hAnsi="Arial" w:cs="Arial"/>
          <w:color w:val="000000" w:themeColor="text1"/>
          <w:sz w:val="20"/>
          <w:szCs w:val="20"/>
        </w:rPr>
        <w:t xml:space="preserve"> A continuación, se detallará como se relacionan entre sí:</w:t>
      </w:r>
    </w:p>
    <w:p w14:paraId="0B62C1D4" w14:textId="77777777" w:rsidR="00F130C0" w:rsidRDefault="00F130C0" w:rsidP="000A2A08">
      <w:pPr>
        <w:pStyle w:val="NormalWeb"/>
        <w:spacing w:before="0" w:beforeAutospacing="0" w:after="0" w:afterAutospacing="0" w:line="276" w:lineRule="auto"/>
        <w:ind w:left="567"/>
        <w:jc w:val="both"/>
      </w:pPr>
    </w:p>
    <w:tbl>
      <w:tblPr>
        <w:tblStyle w:val="Tablaconcuadrcula"/>
        <w:tblW w:w="0" w:type="auto"/>
        <w:tblLayout w:type="fixed"/>
        <w:tblLook w:val="04A0" w:firstRow="1" w:lastRow="0" w:firstColumn="1" w:lastColumn="0" w:noHBand="0" w:noVBand="1"/>
      </w:tblPr>
      <w:tblGrid>
        <w:gridCol w:w="1980"/>
        <w:gridCol w:w="7982"/>
      </w:tblGrid>
      <w:tr w:rsidR="003A05AB" w:rsidRPr="00076D99" w14:paraId="3558E7C4" w14:textId="77777777" w:rsidTr="00A01A4A">
        <w:tc>
          <w:tcPr>
            <w:tcW w:w="9962" w:type="dxa"/>
            <w:gridSpan w:val="2"/>
            <w:shd w:val="clear" w:color="auto" w:fill="9BBB59" w:themeFill="accent3"/>
          </w:tcPr>
          <w:p w14:paraId="6322490A" w14:textId="77777777" w:rsidR="003A05AB" w:rsidRPr="00076D99" w:rsidRDefault="003A05AB"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076D99">
              <w:rPr>
                <w:rFonts w:ascii="Arial" w:hAnsi="Arial" w:cs="Arial"/>
                <w:b/>
                <w:bCs/>
                <w:color w:val="000000"/>
                <w:sz w:val="20"/>
                <w:szCs w:val="20"/>
                <w:lang w:val="es-MX"/>
              </w:rPr>
              <w:t>Acordeón</w:t>
            </w:r>
          </w:p>
        </w:tc>
      </w:tr>
      <w:tr w:rsidR="003A05AB" w:rsidRPr="00076D99" w14:paraId="04C92F80" w14:textId="77777777" w:rsidTr="00A01A4A">
        <w:tc>
          <w:tcPr>
            <w:tcW w:w="1980" w:type="dxa"/>
          </w:tcPr>
          <w:p w14:paraId="2EC00998" w14:textId="51638B3A" w:rsidR="003A05AB" w:rsidRPr="003A05AB" w:rsidRDefault="003A05AB" w:rsidP="003A05AB">
            <w:pPr>
              <w:pStyle w:val="Ttulo2"/>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Diseño higiénico de equipos</w:t>
            </w:r>
          </w:p>
        </w:tc>
        <w:tc>
          <w:tcPr>
            <w:tcW w:w="7982" w:type="dxa"/>
          </w:tcPr>
          <w:p w14:paraId="5D71599A" w14:textId="77777777" w:rsidR="003A05AB" w:rsidRDefault="003A05AB" w:rsidP="003A05AB">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Características exigidas por la normativa</w:t>
            </w:r>
          </w:p>
          <w:p w14:paraId="5EA67AB8" w14:textId="77777777" w:rsidR="003A05AB" w:rsidRPr="003A05AB" w:rsidRDefault="003A05AB" w:rsidP="003A05AB"/>
          <w:p w14:paraId="60875F68" w14:textId="77777777" w:rsidR="003A05AB" w:rsidRPr="00FD03D0" w:rsidRDefault="003A05AB" w:rsidP="00D57814">
            <w:pPr>
              <w:numPr>
                <w:ilvl w:val="0"/>
                <w:numId w:val="3"/>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Superficies lisas </w:t>
            </w:r>
          </w:p>
          <w:p w14:paraId="4463F94A" w14:textId="77777777" w:rsidR="003A05AB" w:rsidRPr="00FD03D0" w:rsidRDefault="003A05AB" w:rsidP="00D57814">
            <w:pPr>
              <w:numPr>
                <w:ilvl w:val="0"/>
                <w:numId w:val="3"/>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No porosas </w:t>
            </w:r>
          </w:p>
          <w:p w14:paraId="4A5F63EC" w14:textId="77777777" w:rsidR="003A05AB" w:rsidRPr="00FD03D0" w:rsidRDefault="003A05AB" w:rsidP="00D57814">
            <w:pPr>
              <w:numPr>
                <w:ilvl w:val="0"/>
                <w:numId w:val="3"/>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Sin grietas </w:t>
            </w:r>
          </w:p>
          <w:p w14:paraId="48893EFC" w14:textId="77777777" w:rsidR="003A05AB" w:rsidRPr="00FD03D0" w:rsidRDefault="003A05AB" w:rsidP="00D57814">
            <w:pPr>
              <w:numPr>
                <w:ilvl w:val="0"/>
                <w:numId w:val="3"/>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Fácil limpieza </w:t>
            </w:r>
          </w:p>
          <w:p w14:paraId="09268773" w14:textId="77777777" w:rsidR="003A05AB" w:rsidRDefault="003A05AB" w:rsidP="003A05AB">
            <w:pPr>
              <w:pStyle w:val="NormalWeb"/>
              <w:spacing w:before="0" w:beforeAutospacing="0" w:after="0" w:afterAutospacing="0" w:line="276" w:lineRule="auto"/>
              <w:jc w:val="both"/>
              <w:rPr>
                <w:rFonts w:ascii="Arial" w:hAnsi="Arial" w:cs="Arial"/>
                <w:color w:val="000000" w:themeColor="text1"/>
                <w:sz w:val="20"/>
                <w:szCs w:val="20"/>
              </w:rPr>
            </w:pPr>
          </w:p>
          <w:p w14:paraId="08ECF03E" w14:textId="277330DE" w:rsidR="003A05AB" w:rsidRPr="003A05AB" w:rsidRDefault="003A05AB" w:rsidP="003A05AB">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Evita acumulación de microorganismos</w:t>
            </w:r>
          </w:p>
        </w:tc>
      </w:tr>
      <w:tr w:rsidR="00B72723" w:rsidRPr="00076D99" w14:paraId="62347AE3" w14:textId="77777777" w:rsidTr="00B72723">
        <w:tc>
          <w:tcPr>
            <w:tcW w:w="1980" w:type="dxa"/>
          </w:tcPr>
          <w:p w14:paraId="46842C2C" w14:textId="77777777" w:rsidR="00B72723" w:rsidRPr="003A05AB" w:rsidRDefault="00B72723" w:rsidP="00A01A4A">
            <w:pPr>
              <w:pStyle w:val="Ttulo2"/>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Materiales aptos para contacto con alimentos</w:t>
            </w:r>
          </w:p>
        </w:tc>
        <w:tc>
          <w:tcPr>
            <w:tcW w:w="7982" w:type="dxa"/>
          </w:tcPr>
          <w:p w14:paraId="579F740B" w14:textId="77777777" w:rsidR="00B72723" w:rsidRDefault="00B72723"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Materiales permitidos</w:t>
            </w:r>
          </w:p>
          <w:p w14:paraId="1B339E98" w14:textId="77777777" w:rsidR="00B72723" w:rsidRPr="003A05AB" w:rsidRDefault="00B72723" w:rsidP="00A01A4A"/>
          <w:p w14:paraId="2657E378" w14:textId="77777777" w:rsidR="00B72723" w:rsidRPr="00FD03D0" w:rsidRDefault="00B72723" w:rsidP="00A01A4A">
            <w:pPr>
              <w:numPr>
                <w:ilvl w:val="0"/>
                <w:numId w:val="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Acero inoxidable </w:t>
            </w:r>
          </w:p>
          <w:p w14:paraId="14BE398E" w14:textId="77777777" w:rsidR="00B72723" w:rsidRDefault="00B72723" w:rsidP="00A01A4A">
            <w:pPr>
              <w:numPr>
                <w:ilvl w:val="0"/>
                <w:numId w:val="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Plásticos grado alimenticio </w:t>
            </w:r>
          </w:p>
          <w:p w14:paraId="60B2B096" w14:textId="77777777" w:rsidR="00B72723" w:rsidRPr="00FD03D0" w:rsidRDefault="00B72723" w:rsidP="00A01A4A">
            <w:pPr>
              <w:spacing w:line="276" w:lineRule="auto"/>
              <w:ind w:left="720"/>
              <w:jc w:val="both"/>
              <w:rPr>
                <w:rFonts w:ascii="Arial" w:hAnsi="Arial" w:cs="Arial"/>
                <w:color w:val="000000" w:themeColor="text1"/>
                <w:sz w:val="20"/>
                <w:szCs w:val="20"/>
              </w:rPr>
            </w:pPr>
          </w:p>
          <w:p w14:paraId="422D4694" w14:textId="77777777" w:rsidR="00B72723" w:rsidRDefault="00B72723"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Materiales prohibidos</w:t>
            </w:r>
          </w:p>
          <w:p w14:paraId="5DF97EAB" w14:textId="77777777" w:rsidR="00B72723" w:rsidRPr="003A05AB" w:rsidRDefault="00B72723" w:rsidP="00A01A4A"/>
          <w:p w14:paraId="477D5D55" w14:textId="77777777" w:rsidR="00B72723" w:rsidRPr="00FD03D0" w:rsidRDefault="00B72723" w:rsidP="00A01A4A">
            <w:pPr>
              <w:numPr>
                <w:ilvl w:val="0"/>
                <w:numId w:val="5"/>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Madera </w:t>
            </w:r>
          </w:p>
          <w:p w14:paraId="2F725F58" w14:textId="77777777" w:rsidR="00B72723" w:rsidRPr="00FD03D0" w:rsidRDefault="00B72723" w:rsidP="00A01A4A">
            <w:pPr>
              <w:numPr>
                <w:ilvl w:val="0"/>
                <w:numId w:val="5"/>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Metales oxidados </w:t>
            </w:r>
          </w:p>
          <w:p w14:paraId="51C08829" w14:textId="77777777" w:rsidR="00B72723" w:rsidRPr="003A05AB" w:rsidRDefault="00B72723" w:rsidP="00A01A4A">
            <w:pPr>
              <w:numPr>
                <w:ilvl w:val="0"/>
                <w:numId w:val="5"/>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Materiales porosos </w:t>
            </w:r>
          </w:p>
        </w:tc>
      </w:tr>
    </w:tbl>
    <w:p w14:paraId="6ACAA3B4" w14:textId="77777777" w:rsidR="00F130C0" w:rsidRDefault="00F130C0" w:rsidP="000A2A08">
      <w:pPr>
        <w:pStyle w:val="NormalWeb"/>
        <w:spacing w:before="0" w:beforeAutospacing="0" w:after="0" w:afterAutospacing="0" w:line="276" w:lineRule="auto"/>
        <w:ind w:left="567"/>
        <w:jc w:val="both"/>
        <w:rPr>
          <w:rFonts w:ascii="Arial" w:hAnsi="Arial" w:cs="Arial"/>
          <w:color w:val="000000" w:themeColor="text1"/>
          <w:sz w:val="20"/>
          <w:szCs w:val="20"/>
        </w:rPr>
      </w:pPr>
    </w:p>
    <w:p w14:paraId="1F79D40D" w14:textId="77777777" w:rsidR="00B72723" w:rsidRDefault="00B72723" w:rsidP="000A2A08">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7982"/>
      </w:tblGrid>
      <w:tr w:rsidR="00B72723" w:rsidRPr="00076D99" w14:paraId="1BDF4DC1" w14:textId="77777777" w:rsidTr="00B72723">
        <w:tc>
          <w:tcPr>
            <w:tcW w:w="1980" w:type="dxa"/>
          </w:tcPr>
          <w:p w14:paraId="0165E3BE" w14:textId="77777777" w:rsidR="00B72723" w:rsidRPr="003A05AB" w:rsidRDefault="00B72723" w:rsidP="00A01A4A">
            <w:pPr>
              <w:pStyle w:val="Ttulo2"/>
              <w:spacing w:before="0" w:after="0" w:line="276" w:lineRule="auto"/>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Contaminación cruzada</w:t>
            </w:r>
          </w:p>
        </w:tc>
        <w:tc>
          <w:tcPr>
            <w:tcW w:w="7982" w:type="dxa"/>
          </w:tcPr>
          <w:p w14:paraId="3CDEAE70" w14:textId="77777777" w:rsidR="00B72723" w:rsidRDefault="00B72723"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Causas principales</w:t>
            </w:r>
          </w:p>
          <w:p w14:paraId="45D6E44B" w14:textId="77777777" w:rsidR="00B72723" w:rsidRPr="003A05AB" w:rsidRDefault="00B72723" w:rsidP="00A01A4A"/>
          <w:p w14:paraId="6000DBDF" w14:textId="77777777" w:rsidR="00B72723" w:rsidRPr="00FD03D0" w:rsidRDefault="00B72723" w:rsidP="00A01A4A">
            <w:pPr>
              <w:numPr>
                <w:ilvl w:val="0"/>
                <w:numId w:val="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No limpiar equipos entre procesos </w:t>
            </w:r>
          </w:p>
          <w:p w14:paraId="1BFFF6EB" w14:textId="77777777" w:rsidR="00B72723" w:rsidRPr="00FD03D0" w:rsidRDefault="00B72723" w:rsidP="00A01A4A">
            <w:pPr>
              <w:numPr>
                <w:ilvl w:val="0"/>
                <w:numId w:val="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Mezcla de productos crudos y procesados </w:t>
            </w:r>
          </w:p>
          <w:p w14:paraId="45B06758" w14:textId="77777777" w:rsidR="00B72723" w:rsidRDefault="00B72723" w:rsidP="00A01A4A">
            <w:pPr>
              <w:pStyle w:val="NormalWeb"/>
              <w:spacing w:before="0" w:beforeAutospacing="0" w:after="0" w:afterAutospacing="0" w:line="276" w:lineRule="auto"/>
              <w:jc w:val="both"/>
              <w:rPr>
                <w:rFonts w:ascii="Arial" w:hAnsi="Arial" w:cs="Arial"/>
                <w:color w:val="000000" w:themeColor="text1"/>
                <w:sz w:val="20"/>
                <w:szCs w:val="20"/>
              </w:rPr>
            </w:pPr>
          </w:p>
          <w:p w14:paraId="1B7969DF" w14:textId="77777777" w:rsidR="00B72723" w:rsidRPr="003A05AB" w:rsidRDefault="00B72723" w:rsidP="00A01A4A">
            <w:pPr>
              <w:pStyle w:val="NormalWeb"/>
              <w:spacing w:before="0" w:beforeAutospacing="0" w:after="0" w:afterAutospacing="0" w:line="276" w:lineRule="auto"/>
              <w:jc w:val="both"/>
              <w:rPr>
                <w:rStyle w:val="Textoennegrita"/>
                <w:rFonts w:ascii="Arial" w:hAnsi="Arial" w:cs="Arial"/>
                <w:b w:val="0"/>
                <w:bCs w:val="0"/>
                <w:color w:val="000000" w:themeColor="text1"/>
                <w:sz w:val="20"/>
                <w:szCs w:val="20"/>
              </w:rPr>
            </w:pPr>
            <w:r w:rsidRPr="00FD03D0">
              <w:rPr>
                <w:rFonts w:ascii="Arial" w:hAnsi="Arial" w:cs="Arial"/>
                <w:color w:val="000000" w:themeColor="text1"/>
                <w:sz w:val="20"/>
                <w:szCs w:val="20"/>
              </w:rPr>
              <w:t>Es uno de los principales riesgos sanitarios</w:t>
            </w:r>
          </w:p>
        </w:tc>
      </w:tr>
      <w:tr w:rsidR="00B72723" w:rsidRPr="00076D99" w14:paraId="7991A856" w14:textId="77777777" w:rsidTr="00B72723">
        <w:tc>
          <w:tcPr>
            <w:tcW w:w="1980" w:type="dxa"/>
          </w:tcPr>
          <w:p w14:paraId="60B6B25D" w14:textId="77777777" w:rsidR="00B72723" w:rsidRPr="003A05AB" w:rsidRDefault="00B72723" w:rsidP="00A01A4A">
            <w:pPr>
              <w:pStyle w:val="Ttulo2"/>
              <w:spacing w:before="0" w:after="0" w:line="276" w:lineRule="auto"/>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Programas de limpieza y desinfección (POES)</w:t>
            </w:r>
          </w:p>
        </w:tc>
        <w:tc>
          <w:tcPr>
            <w:tcW w:w="7982" w:type="dxa"/>
          </w:tcPr>
          <w:p w14:paraId="5BE57E0A" w14:textId="77777777" w:rsidR="00B72723" w:rsidRDefault="00B72723"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Elementos que deben incluir</w:t>
            </w:r>
          </w:p>
          <w:p w14:paraId="0E2120D3" w14:textId="77777777" w:rsidR="00B72723" w:rsidRPr="003A05AB" w:rsidRDefault="00B72723" w:rsidP="00A01A4A"/>
          <w:p w14:paraId="27F4F44E" w14:textId="77777777" w:rsidR="00B72723" w:rsidRPr="00FD03D0" w:rsidRDefault="00B72723" w:rsidP="00A01A4A">
            <w:pPr>
              <w:numPr>
                <w:ilvl w:val="0"/>
                <w:numId w:val="7"/>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Frecuencia de limpieza </w:t>
            </w:r>
          </w:p>
          <w:p w14:paraId="7B4D09E8" w14:textId="77777777" w:rsidR="00B72723" w:rsidRPr="00FD03D0" w:rsidRDefault="00B72723" w:rsidP="00A01A4A">
            <w:pPr>
              <w:numPr>
                <w:ilvl w:val="0"/>
                <w:numId w:val="7"/>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Productos químicos autorizados </w:t>
            </w:r>
          </w:p>
          <w:p w14:paraId="5582049D" w14:textId="77777777" w:rsidR="00B72723" w:rsidRPr="00FD03D0" w:rsidRDefault="00B72723" w:rsidP="00A01A4A">
            <w:pPr>
              <w:numPr>
                <w:ilvl w:val="0"/>
                <w:numId w:val="7"/>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Métodos de desinfección </w:t>
            </w:r>
          </w:p>
          <w:p w14:paraId="77F7D41F" w14:textId="77777777" w:rsidR="00B72723" w:rsidRPr="003A05AB" w:rsidRDefault="00B72723" w:rsidP="00A01A4A">
            <w:pPr>
              <w:numPr>
                <w:ilvl w:val="0"/>
                <w:numId w:val="7"/>
              </w:numPr>
              <w:spacing w:line="276" w:lineRule="auto"/>
              <w:jc w:val="both"/>
              <w:rPr>
                <w:rStyle w:val="Textoennegrita"/>
                <w:rFonts w:ascii="Arial" w:hAnsi="Arial" w:cs="Arial"/>
                <w:b w:val="0"/>
                <w:bCs w:val="0"/>
                <w:color w:val="000000" w:themeColor="text1"/>
                <w:sz w:val="20"/>
                <w:szCs w:val="20"/>
              </w:rPr>
            </w:pPr>
            <w:r w:rsidRPr="00FD03D0">
              <w:rPr>
                <w:rFonts w:ascii="Arial" w:hAnsi="Arial" w:cs="Arial"/>
                <w:color w:val="000000" w:themeColor="text1"/>
                <w:sz w:val="20"/>
                <w:szCs w:val="20"/>
              </w:rPr>
              <w:t xml:space="preserve">Verificación </w:t>
            </w:r>
          </w:p>
        </w:tc>
      </w:tr>
      <w:tr w:rsidR="00E22DBB" w:rsidRPr="00076D99" w14:paraId="557D5FFF" w14:textId="77777777" w:rsidTr="00A01A4A">
        <w:tc>
          <w:tcPr>
            <w:tcW w:w="1980" w:type="dxa"/>
          </w:tcPr>
          <w:p w14:paraId="264E627E" w14:textId="77777777" w:rsidR="00E22DBB" w:rsidRPr="00FD03D0" w:rsidRDefault="00E22DBB" w:rsidP="00A01A4A">
            <w:pPr>
              <w:pStyle w:val="Ttulo2"/>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Mantenimiento de equipos</w:t>
            </w:r>
          </w:p>
          <w:p w14:paraId="28254355" w14:textId="77777777" w:rsidR="00E22DBB" w:rsidRPr="00FD03D0" w:rsidRDefault="00E22DBB" w:rsidP="00A01A4A">
            <w:pPr>
              <w:pStyle w:val="Ttulo2"/>
              <w:spacing w:before="0" w:after="0" w:line="276" w:lineRule="auto"/>
              <w:jc w:val="both"/>
              <w:rPr>
                <w:rStyle w:val="Textoennegrita"/>
                <w:rFonts w:ascii="Arial" w:hAnsi="Arial" w:cs="Arial"/>
                <w:color w:val="000000" w:themeColor="text1"/>
                <w:sz w:val="20"/>
                <w:szCs w:val="20"/>
              </w:rPr>
            </w:pPr>
          </w:p>
        </w:tc>
        <w:tc>
          <w:tcPr>
            <w:tcW w:w="7982" w:type="dxa"/>
          </w:tcPr>
          <w:p w14:paraId="3894D943" w14:textId="77777777" w:rsidR="00E22DBB" w:rsidRDefault="00E22DBB"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Tipos de mantenimiento</w:t>
            </w:r>
          </w:p>
          <w:p w14:paraId="415FC0D2" w14:textId="77777777" w:rsidR="00E22DBB" w:rsidRPr="006E0C97" w:rsidRDefault="00E22DBB" w:rsidP="00A01A4A"/>
          <w:p w14:paraId="11751E32" w14:textId="77777777" w:rsidR="00E22DBB" w:rsidRPr="00FD03D0" w:rsidRDefault="00E22DBB" w:rsidP="00D57814">
            <w:pPr>
              <w:numPr>
                <w:ilvl w:val="0"/>
                <w:numId w:val="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Preventivo </w:t>
            </w:r>
          </w:p>
          <w:p w14:paraId="551418D6" w14:textId="77777777" w:rsidR="00E22DBB" w:rsidRPr="00FD03D0" w:rsidRDefault="00E22DBB" w:rsidP="00D57814">
            <w:pPr>
              <w:numPr>
                <w:ilvl w:val="0"/>
                <w:numId w:val="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Correctivo </w:t>
            </w:r>
          </w:p>
          <w:p w14:paraId="7F09BE2D" w14:textId="77777777" w:rsidR="00E22DBB" w:rsidRDefault="00E22DBB" w:rsidP="00A01A4A">
            <w:pPr>
              <w:pStyle w:val="Ttulo3"/>
              <w:spacing w:before="0" w:after="0" w:line="276" w:lineRule="auto"/>
              <w:jc w:val="both"/>
              <w:rPr>
                <w:rStyle w:val="Textoennegrita"/>
                <w:rFonts w:ascii="Arial" w:hAnsi="Arial" w:cs="Arial"/>
                <w:color w:val="000000" w:themeColor="text1"/>
                <w:sz w:val="20"/>
                <w:szCs w:val="20"/>
              </w:rPr>
            </w:pPr>
          </w:p>
          <w:p w14:paraId="33D1CEE4" w14:textId="77777777" w:rsidR="00E22DBB" w:rsidRDefault="00E22DBB"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Actividades incluidas</w:t>
            </w:r>
          </w:p>
          <w:p w14:paraId="12FAD520" w14:textId="77777777" w:rsidR="00E22DBB" w:rsidRPr="00E22DBB" w:rsidRDefault="00E22DBB" w:rsidP="00A01A4A"/>
          <w:p w14:paraId="3BCEED5D" w14:textId="77777777" w:rsidR="00E22DBB" w:rsidRPr="00FD03D0" w:rsidRDefault="00E22DBB" w:rsidP="00D57814">
            <w:pPr>
              <w:numPr>
                <w:ilvl w:val="0"/>
                <w:numId w:val="9"/>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Lubricación grado alimenticio </w:t>
            </w:r>
          </w:p>
          <w:p w14:paraId="0C74E03B" w14:textId="77777777" w:rsidR="00E22DBB" w:rsidRPr="00FD03D0" w:rsidRDefault="00E22DBB" w:rsidP="00D57814">
            <w:pPr>
              <w:numPr>
                <w:ilvl w:val="0"/>
                <w:numId w:val="9"/>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Cambio de piezas </w:t>
            </w:r>
          </w:p>
          <w:p w14:paraId="7ACAE9EF" w14:textId="77777777" w:rsidR="00E22DBB" w:rsidRPr="00FD03D0" w:rsidRDefault="00E22DBB" w:rsidP="00D57814">
            <w:pPr>
              <w:numPr>
                <w:ilvl w:val="0"/>
                <w:numId w:val="9"/>
              </w:numPr>
              <w:spacing w:line="276" w:lineRule="auto"/>
              <w:jc w:val="both"/>
              <w:rPr>
                <w:rStyle w:val="Textoennegrita"/>
                <w:rFonts w:ascii="Arial" w:hAnsi="Arial" w:cs="Arial"/>
                <w:color w:val="000000" w:themeColor="text1"/>
                <w:sz w:val="20"/>
                <w:szCs w:val="20"/>
              </w:rPr>
            </w:pPr>
            <w:r w:rsidRPr="00FD03D0">
              <w:rPr>
                <w:rFonts w:ascii="Arial" w:hAnsi="Arial" w:cs="Arial"/>
                <w:color w:val="000000" w:themeColor="text1"/>
                <w:sz w:val="20"/>
                <w:szCs w:val="20"/>
              </w:rPr>
              <w:t xml:space="preserve">Inspecciones </w:t>
            </w:r>
          </w:p>
        </w:tc>
      </w:tr>
    </w:tbl>
    <w:p w14:paraId="6D5902DE" w14:textId="77777777" w:rsidR="00C11C7B" w:rsidRDefault="00C11C7B" w:rsidP="000A2A08">
      <w:pPr>
        <w:pStyle w:val="NormalWeb"/>
        <w:spacing w:before="0" w:beforeAutospacing="0" w:after="0" w:afterAutospacing="0" w:line="276" w:lineRule="auto"/>
        <w:ind w:left="567"/>
        <w:jc w:val="both"/>
        <w:rPr>
          <w:rFonts w:ascii="Arial" w:hAnsi="Arial" w:cs="Arial"/>
          <w:color w:val="000000" w:themeColor="text1"/>
          <w:sz w:val="20"/>
          <w:szCs w:val="20"/>
        </w:rPr>
      </w:pPr>
    </w:p>
    <w:p w14:paraId="5D968797" w14:textId="77777777" w:rsidR="00E22DBB" w:rsidRDefault="00E22DBB" w:rsidP="000A2A08">
      <w:pPr>
        <w:pStyle w:val="NormalWeb"/>
        <w:spacing w:before="0" w:beforeAutospacing="0" w:after="0" w:afterAutospacing="0" w:line="276" w:lineRule="auto"/>
        <w:ind w:left="567"/>
        <w:jc w:val="both"/>
        <w:rPr>
          <w:rFonts w:ascii="Arial" w:hAnsi="Arial" w:cs="Arial"/>
          <w:color w:val="000000" w:themeColor="text1"/>
          <w:sz w:val="20"/>
          <w:szCs w:val="20"/>
        </w:rPr>
      </w:pPr>
    </w:p>
    <w:p w14:paraId="7D844F3C" w14:textId="3D7AD961" w:rsidR="00E86A3A" w:rsidRDefault="00E86A3A" w:rsidP="000A2A08">
      <w:pPr>
        <w:pStyle w:val="NormalWeb"/>
        <w:spacing w:before="0" w:beforeAutospacing="0" w:after="0" w:afterAutospacing="0" w:line="276" w:lineRule="auto"/>
        <w:ind w:left="567"/>
        <w:jc w:val="both"/>
        <w:rPr>
          <w:rFonts w:ascii="Arial" w:hAnsi="Arial" w:cs="Arial"/>
          <w:color w:val="000000" w:themeColor="text1"/>
          <w:sz w:val="20"/>
          <w:szCs w:val="20"/>
        </w:rPr>
      </w:pPr>
      <w:r w:rsidRPr="00E86A3A">
        <w:rPr>
          <w:rFonts w:ascii="Arial" w:hAnsi="Arial" w:cs="Arial"/>
          <w:color w:val="000000" w:themeColor="text1"/>
          <w:sz w:val="20"/>
          <w:szCs w:val="20"/>
        </w:rPr>
        <w:t>Esta relación se evidencia en la infraestructura y los equipos utilizados en la industria cárnica, los cuales cumplen requisitos sanitarios para garantizar la inocuidad</w:t>
      </w:r>
      <w:r w:rsidR="0017761D">
        <w:rPr>
          <w:rFonts w:ascii="Arial" w:hAnsi="Arial" w:cs="Arial"/>
          <w:color w:val="000000" w:themeColor="text1"/>
          <w:sz w:val="20"/>
          <w:szCs w:val="20"/>
        </w:rPr>
        <w:t>, tales como:</w:t>
      </w:r>
    </w:p>
    <w:p w14:paraId="3D96F5B3" w14:textId="77777777" w:rsidR="00C11C7B" w:rsidRDefault="00C11C7B" w:rsidP="00E86A3A">
      <w:pPr>
        <w:pStyle w:val="NormalWeb"/>
        <w:spacing w:before="0" w:beforeAutospacing="0" w:after="0" w:afterAutospacing="0" w:line="276" w:lineRule="auto"/>
        <w:ind w:left="567"/>
        <w:jc w:val="both"/>
        <w:rPr>
          <w:rFonts w:ascii="Arial" w:hAnsi="Arial" w:cs="Arial"/>
          <w:color w:val="000000" w:themeColor="text1"/>
          <w:sz w:val="20"/>
          <w:szCs w:val="20"/>
        </w:rPr>
      </w:pPr>
    </w:p>
    <w:p w14:paraId="74B518C2" w14:textId="77777777" w:rsidR="00C11C7B" w:rsidRDefault="00C11C7B" w:rsidP="000A2A08">
      <w:pPr>
        <w:spacing w:line="276" w:lineRule="auto"/>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7982"/>
      </w:tblGrid>
      <w:tr w:rsidR="00E22DBB" w:rsidRPr="00076D99" w14:paraId="08B54143" w14:textId="77777777" w:rsidTr="00A01A4A">
        <w:tc>
          <w:tcPr>
            <w:tcW w:w="9962" w:type="dxa"/>
            <w:gridSpan w:val="2"/>
            <w:shd w:val="clear" w:color="auto" w:fill="9BBB59" w:themeFill="accent3"/>
          </w:tcPr>
          <w:p w14:paraId="070C94CD" w14:textId="77777777" w:rsidR="00E22DBB" w:rsidRPr="00076D99" w:rsidRDefault="00E22DBB"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076D99">
              <w:rPr>
                <w:rFonts w:ascii="Arial" w:hAnsi="Arial" w:cs="Arial"/>
                <w:b/>
                <w:bCs/>
                <w:color w:val="000000"/>
                <w:sz w:val="20"/>
                <w:szCs w:val="20"/>
                <w:lang w:val="es-MX"/>
              </w:rPr>
              <w:t>Acordeón</w:t>
            </w:r>
          </w:p>
        </w:tc>
      </w:tr>
      <w:tr w:rsidR="00C11C7B" w:rsidRPr="00076D99" w14:paraId="7C43F8B8" w14:textId="77777777" w:rsidTr="00A01A4A">
        <w:tc>
          <w:tcPr>
            <w:tcW w:w="1980" w:type="dxa"/>
          </w:tcPr>
          <w:p w14:paraId="3363FFB7" w14:textId="77777777" w:rsidR="00C11C7B" w:rsidRPr="00FD03D0" w:rsidRDefault="00C11C7B" w:rsidP="00A01A4A">
            <w:pPr>
              <w:pStyle w:val="Ttulo2"/>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Calibración de equipos</w:t>
            </w:r>
          </w:p>
          <w:p w14:paraId="1E55D817" w14:textId="77777777" w:rsidR="00C11C7B" w:rsidRPr="00FD03D0" w:rsidRDefault="00C11C7B" w:rsidP="00A01A4A">
            <w:pPr>
              <w:pStyle w:val="Ttulo2"/>
              <w:spacing w:before="0" w:after="0" w:line="276" w:lineRule="auto"/>
              <w:jc w:val="both"/>
              <w:rPr>
                <w:rStyle w:val="Textoennegrita"/>
                <w:rFonts w:ascii="Arial" w:hAnsi="Arial" w:cs="Arial"/>
                <w:color w:val="000000" w:themeColor="text1"/>
                <w:sz w:val="20"/>
                <w:szCs w:val="20"/>
              </w:rPr>
            </w:pPr>
          </w:p>
        </w:tc>
        <w:tc>
          <w:tcPr>
            <w:tcW w:w="7982" w:type="dxa"/>
          </w:tcPr>
          <w:p w14:paraId="5E4F9E34" w14:textId="77777777" w:rsidR="00C11C7B" w:rsidRDefault="00C11C7B"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Equipos críticos</w:t>
            </w:r>
          </w:p>
          <w:p w14:paraId="2F752568" w14:textId="77777777" w:rsidR="00C11C7B" w:rsidRPr="006E0C97" w:rsidRDefault="00C11C7B" w:rsidP="00A01A4A"/>
          <w:p w14:paraId="3C28CB91" w14:textId="77777777" w:rsidR="00C11C7B" w:rsidRPr="00FD03D0" w:rsidRDefault="00C11C7B" w:rsidP="00D57814">
            <w:pPr>
              <w:numPr>
                <w:ilvl w:val="0"/>
                <w:numId w:val="10"/>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Termómetros </w:t>
            </w:r>
          </w:p>
          <w:p w14:paraId="041649C7" w14:textId="77777777" w:rsidR="00C11C7B" w:rsidRPr="00FD03D0" w:rsidRDefault="00C11C7B" w:rsidP="00D57814">
            <w:pPr>
              <w:numPr>
                <w:ilvl w:val="0"/>
                <w:numId w:val="10"/>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Balanzas </w:t>
            </w:r>
          </w:p>
          <w:p w14:paraId="6619116F" w14:textId="77777777" w:rsidR="00C11C7B" w:rsidRDefault="00C11C7B" w:rsidP="00A01A4A">
            <w:pPr>
              <w:pStyle w:val="Ttulo3"/>
              <w:spacing w:before="0" w:after="0" w:line="276" w:lineRule="auto"/>
              <w:jc w:val="both"/>
              <w:rPr>
                <w:rStyle w:val="Textoennegrita"/>
                <w:rFonts w:ascii="Arial" w:hAnsi="Arial" w:cs="Arial"/>
                <w:color w:val="000000" w:themeColor="text1"/>
                <w:sz w:val="20"/>
                <w:szCs w:val="20"/>
              </w:rPr>
            </w:pPr>
          </w:p>
          <w:p w14:paraId="6ABECDBA" w14:textId="77777777" w:rsidR="00C11C7B" w:rsidRDefault="00C11C7B"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Importancia de la calibración</w:t>
            </w:r>
          </w:p>
          <w:p w14:paraId="34E742D2" w14:textId="77777777" w:rsidR="00C11C7B" w:rsidRPr="006E0C97" w:rsidRDefault="00C11C7B" w:rsidP="00A01A4A"/>
          <w:p w14:paraId="26FB3B7F" w14:textId="77777777" w:rsidR="00C11C7B" w:rsidRPr="00FD03D0" w:rsidRDefault="00C11C7B" w:rsidP="00D57814">
            <w:pPr>
              <w:numPr>
                <w:ilvl w:val="0"/>
                <w:numId w:val="11"/>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Control de temperatura </w:t>
            </w:r>
          </w:p>
          <w:p w14:paraId="0F263C60" w14:textId="77777777" w:rsidR="00C11C7B" w:rsidRPr="00FD03D0" w:rsidRDefault="00C11C7B" w:rsidP="00D57814">
            <w:pPr>
              <w:numPr>
                <w:ilvl w:val="0"/>
                <w:numId w:val="11"/>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Control de peso </w:t>
            </w:r>
          </w:p>
          <w:p w14:paraId="48E6DC0E" w14:textId="77777777" w:rsidR="00C11C7B" w:rsidRPr="00FD03D0" w:rsidRDefault="00C11C7B" w:rsidP="00D57814">
            <w:pPr>
              <w:numPr>
                <w:ilvl w:val="0"/>
                <w:numId w:val="11"/>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Precisión en procesos </w:t>
            </w:r>
          </w:p>
          <w:p w14:paraId="5B94F33B" w14:textId="77777777" w:rsidR="00C11C7B" w:rsidRPr="00FD03D0" w:rsidRDefault="00C11C7B" w:rsidP="00A01A4A">
            <w:pPr>
              <w:pStyle w:val="Ttulo3"/>
              <w:spacing w:before="0" w:after="0" w:line="276" w:lineRule="auto"/>
              <w:jc w:val="both"/>
              <w:rPr>
                <w:rStyle w:val="Textoennegrita"/>
                <w:rFonts w:ascii="Arial" w:hAnsi="Arial" w:cs="Arial"/>
                <w:color w:val="000000" w:themeColor="text1"/>
                <w:sz w:val="20"/>
                <w:szCs w:val="20"/>
              </w:rPr>
            </w:pPr>
          </w:p>
        </w:tc>
      </w:tr>
    </w:tbl>
    <w:p w14:paraId="2650C8DB" w14:textId="77777777" w:rsidR="00BB1A0D" w:rsidRDefault="00BB1A0D" w:rsidP="00A63E1D">
      <w:pPr>
        <w:jc w:val="both"/>
        <w:rPr>
          <w:rFonts w:ascii="Arial" w:hAnsi="Arial" w:cs="Arial"/>
          <w:sz w:val="20"/>
          <w:szCs w:val="20"/>
        </w:rPr>
      </w:pPr>
    </w:p>
    <w:p w14:paraId="667AF13E" w14:textId="77777777" w:rsidR="00B72723" w:rsidRDefault="00B72723" w:rsidP="00A63E1D">
      <w:pPr>
        <w:jc w:val="both"/>
        <w:rPr>
          <w:rFonts w:ascii="Arial" w:hAnsi="Arial" w:cs="Arial"/>
          <w:sz w:val="20"/>
          <w:szCs w:val="20"/>
        </w:rPr>
      </w:pPr>
    </w:p>
    <w:p w14:paraId="4927FDF6" w14:textId="77777777" w:rsidR="00B72723" w:rsidRDefault="00B72723" w:rsidP="00A63E1D">
      <w:pPr>
        <w:jc w:val="both"/>
        <w:rPr>
          <w:rFonts w:ascii="Arial" w:hAnsi="Arial" w:cs="Arial"/>
          <w:sz w:val="20"/>
          <w:szCs w:val="20"/>
        </w:rPr>
      </w:pPr>
    </w:p>
    <w:p w14:paraId="14CAD675" w14:textId="77777777" w:rsidR="00B72723" w:rsidRDefault="00B72723" w:rsidP="00A63E1D">
      <w:pPr>
        <w:jc w:val="both"/>
        <w:rPr>
          <w:rFonts w:ascii="Arial" w:hAnsi="Arial" w:cs="Arial"/>
          <w:sz w:val="20"/>
          <w:szCs w:val="20"/>
        </w:rPr>
      </w:pPr>
    </w:p>
    <w:p w14:paraId="30637605" w14:textId="77777777" w:rsidR="00B72723" w:rsidRDefault="00B72723" w:rsidP="00A63E1D">
      <w:pPr>
        <w:jc w:val="both"/>
        <w:rPr>
          <w:rFonts w:ascii="Arial" w:hAnsi="Arial" w:cs="Arial"/>
          <w:sz w:val="20"/>
          <w:szCs w:val="20"/>
        </w:rPr>
      </w:pPr>
    </w:p>
    <w:p w14:paraId="6719BB32" w14:textId="77777777" w:rsidR="00B72723" w:rsidRDefault="00B72723" w:rsidP="00A63E1D">
      <w:pPr>
        <w:jc w:val="both"/>
        <w:rPr>
          <w:rFonts w:ascii="Arial" w:hAnsi="Arial" w:cs="Arial"/>
          <w:sz w:val="20"/>
          <w:szCs w:val="20"/>
        </w:rPr>
      </w:pPr>
    </w:p>
    <w:p w14:paraId="726F8D3C" w14:textId="77777777" w:rsidR="00B72723" w:rsidRDefault="00B72723" w:rsidP="00A63E1D">
      <w:pPr>
        <w:jc w:val="both"/>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7982"/>
      </w:tblGrid>
      <w:tr w:rsidR="00B72723" w:rsidRPr="00076D99" w14:paraId="6A50FA04" w14:textId="77777777" w:rsidTr="00A01A4A">
        <w:tc>
          <w:tcPr>
            <w:tcW w:w="1980" w:type="dxa"/>
          </w:tcPr>
          <w:p w14:paraId="41075BB2" w14:textId="77777777" w:rsidR="00B72723" w:rsidRPr="00FD03D0" w:rsidRDefault="00B72723" w:rsidP="00A01A4A">
            <w:pPr>
              <w:pStyle w:val="Ttulo2"/>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lastRenderedPageBreak/>
              <w:t>Cadena de frío</w:t>
            </w:r>
          </w:p>
          <w:p w14:paraId="525586F7" w14:textId="77777777" w:rsidR="00B72723" w:rsidRPr="00FD03D0" w:rsidRDefault="00B72723" w:rsidP="00A01A4A">
            <w:pPr>
              <w:pStyle w:val="Ttulo2"/>
              <w:spacing w:before="0" w:after="0" w:line="276" w:lineRule="auto"/>
              <w:jc w:val="both"/>
              <w:rPr>
                <w:rStyle w:val="Textoennegrita"/>
                <w:rFonts w:ascii="Arial" w:hAnsi="Arial" w:cs="Arial"/>
                <w:color w:val="000000" w:themeColor="text1"/>
                <w:sz w:val="20"/>
                <w:szCs w:val="20"/>
              </w:rPr>
            </w:pPr>
          </w:p>
        </w:tc>
        <w:tc>
          <w:tcPr>
            <w:tcW w:w="7982" w:type="dxa"/>
          </w:tcPr>
          <w:p w14:paraId="3627A0A0" w14:textId="77777777" w:rsidR="00B72723" w:rsidRDefault="00B72723"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Equipos clave</w:t>
            </w:r>
          </w:p>
          <w:p w14:paraId="2949ED5F" w14:textId="77777777" w:rsidR="00B72723" w:rsidRPr="006E0C97" w:rsidRDefault="00B72723" w:rsidP="00A01A4A"/>
          <w:p w14:paraId="142427C9" w14:textId="77777777" w:rsidR="00B72723" w:rsidRPr="00FD03D0" w:rsidRDefault="00B72723" w:rsidP="00A01A4A">
            <w:pPr>
              <w:numPr>
                <w:ilvl w:val="0"/>
                <w:numId w:val="12"/>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Cámaras frigoríficas </w:t>
            </w:r>
          </w:p>
          <w:p w14:paraId="4A170E6E" w14:textId="77777777" w:rsidR="00B72723" w:rsidRPr="00FD03D0" w:rsidRDefault="00B72723" w:rsidP="00A01A4A">
            <w:pPr>
              <w:numPr>
                <w:ilvl w:val="0"/>
                <w:numId w:val="12"/>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Refrigeradores </w:t>
            </w:r>
          </w:p>
          <w:p w14:paraId="71916594" w14:textId="77777777" w:rsidR="00B72723" w:rsidRDefault="00B72723" w:rsidP="00A01A4A">
            <w:pPr>
              <w:pStyle w:val="Ttulo3"/>
              <w:spacing w:before="0" w:after="0" w:line="276" w:lineRule="auto"/>
              <w:jc w:val="both"/>
              <w:rPr>
                <w:rStyle w:val="Textoennegrita"/>
                <w:rFonts w:ascii="Arial" w:hAnsi="Arial" w:cs="Arial"/>
                <w:color w:val="000000" w:themeColor="text1"/>
                <w:sz w:val="20"/>
                <w:szCs w:val="20"/>
              </w:rPr>
            </w:pPr>
          </w:p>
          <w:p w14:paraId="71F2D3E0" w14:textId="77777777" w:rsidR="00B72723" w:rsidRDefault="00B72723"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Funciones sanitarias</w:t>
            </w:r>
          </w:p>
          <w:p w14:paraId="0BB734FC" w14:textId="77777777" w:rsidR="00B72723" w:rsidRPr="006E0C97" w:rsidRDefault="00B72723" w:rsidP="00A01A4A"/>
          <w:p w14:paraId="0E785DB9" w14:textId="77777777" w:rsidR="00B72723" w:rsidRPr="00FD03D0" w:rsidRDefault="00B72723" w:rsidP="00A01A4A">
            <w:pPr>
              <w:numPr>
                <w:ilvl w:val="0"/>
                <w:numId w:val="13"/>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Evitar crecimiento microbiano </w:t>
            </w:r>
          </w:p>
          <w:p w14:paraId="3AB04232" w14:textId="77777777" w:rsidR="00B72723" w:rsidRPr="00FD03D0" w:rsidRDefault="00B72723" w:rsidP="00A01A4A">
            <w:pPr>
              <w:numPr>
                <w:ilvl w:val="0"/>
                <w:numId w:val="13"/>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Mantener inocuidad </w:t>
            </w:r>
          </w:p>
          <w:p w14:paraId="16E856A7" w14:textId="77777777" w:rsidR="00B72723" w:rsidRPr="00FD03D0" w:rsidRDefault="00B72723" w:rsidP="00A01A4A">
            <w:pPr>
              <w:pStyle w:val="Ttulo3"/>
              <w:spacing w:before="0" w:after="0" w:line="276" w:lineRule="auto"/>
              <w:jc w:val="both"/>
              <w:rPr>
                <w:rStyle w:val="Textoennegrita"/>
                <w:rFonts w:ascii="Arial" w:hAnsi="Arial" w:cs="Arial"/>
                <w:color w:val="000000" w:themeColor="text1"/>
                <w:sz w:val="20"/>
                <w:szCs w:val="20"/>
              </w:rPr>
            </w:pPr>
          </w:p>
        </w:tc>
      </w:tr>
      <w:tr w:rsidR="00B72723" w:rsidRPr="00076D99" w14:paraId="2DCB6EA1" w14:textId="77777777" w:rsidTr="00A01A4A">
        <w:tc>
          <w:tcPr>
            <w:tcW w:w="1980" w:type="dxa"/>
          </w:tcPr>
          <w:p w14:paraId="3F9451E1" w14:textId="77777777" w:rsidR="00B72723" w:rsidRPr="003A05AB" w:rsidRDefault="00B72723" w:rsidP="00A01A4A">
            <w:pPr>
              <w:pStyle w:val="Ttulo2"/>
              <w:spacing w:before="0" w:after="0" w:line="276" w:lineRule="auto"/>
              <w:jc w:val="both"/>
              <w:rPr>
                <w:rFonts w:ascii="Arial" w:hAnsi="Arial" w:cs="Arial"/>
                <w:b/>
                <w:bCs/>
                <w:color w:val="000000" w:themeColor="text1"/>
                <w:sz w:val="20"/>
                <w:szCs w:val="20"/>
              </w:rPr>
            </w:pPr>
            <w:r w:rsidRPr="00FD03D0">
              <w:rPr>
                <w:rStyle w:val="Textoennegrita"/>
                <w:rFonts w:ascii="Arial" w:hAnsi="Arial" w:cs="Arial"/>
                <w:color w:val="000000" w:themeColor="text1"/>
                <w:sz w:val="20"/>
                <w:szCs w:val="20"/>
              </w:rPr>
              <w:t>Impacto en la calidad del producto</w:t>
            </w:r>
          </w:p>
          <w:p w14:paraId="38160A31" w14:textId="77777777" w:rsidR="00B72723" w:rsidRPr="00FD03D0" w:rsidRDefault="00B72723" w:rsidP="00A01A4A">
            <w:pPr>
              <w:pStyle w:val="Ttulo2"/>
              <w:spacing w:before="0" w:after="0" w:line="276" w:lineRule="auto"/>
              <w:jc w:val="both"/>
              <w:rPr>
                <w:rStyle w:val="Textoennegrita"/>
                <w:rFonts w:ascii="Arial" w:hAnsi="Arial" w:cs="Arial"/>
                <w:color w:val="000000" w:themeColor="text1"/>
                <w:sz w:val="20"/>
                <w:szCs w:val="20"/>
              </w:rPr>
            </w:pPr>
          </w:p>
        </w:tc>
        <w:tc>
          <w:tcPr>
            <w:tcW w:w="7982" w:type="dxa"/>
          </w:tcPr>
          <w:p w14:paraId="4091D164" w14:textId="77777777" w:rsidR="00B72723" w:rsidRDefault="00B72723"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Efectos del uso adecuado de equipos</w:t>
            </w:r>
          </w:p>
          <w:p w14:paraId="351AD021" w14:textId="77777777" w:rsidR="00B72723" w:rsidRPr="006E0C97" w:rsidRDefault="00B72723" w:rsidP="00A01A4A"/>
          <w:p w14:paraId="60AF63EB" w14:textId="77777777" w:rsidR="00B72723" w:rsidRPr="00FD03D0" w:rsidRDefault="00B72723" w:rsidP="00A01A4A">
            <w:pPr>
              <w:numPr>
                <w:ilvl w:val="0"/>
                <w:numId w:val="1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Reducción de contaminación </w:t>
            </w:r>
          </w:p>
          <w:p w14:paraId="439917B8" w14:textId="77777777" w:rsidR="00B72723" w:rsidRPr="00FD03D0" w:rsidRDefault="00B72723" w:rsidP="00A01A4A">
            <w:pPr>
              <w:numPr>
                <w:ilvl w:val="0"/>
                <w:numId w:val="1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Mayor vida útil </w:t>
            </w:r>
          </w:p>
          <w:p w14:paraId="632FD684" w14:textId="77777777" w:rsidR="00B72723" w:rsidRPr="00FD03D0" w:rsidRDefault="00B72723" w:rsidP="00A01A4A">
            <w:pPr>
              <w:numPr>
                <w:ilvl w:val="0"/>
                <w:numId w:val="1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Estabilidad microbiológica </w:t>
            </w:r>
          </w:p>
          <w:p w14:paraId="3D457CA4" w14:textId="77777777" w:rsidR="00B72723" w:rsidRPr="00FD03D0" w:rsidRDefault="00B72723" w:rsidP="00A01A4A">
            <w:pPr>
              <w:pStyle w:val="Ttulo3"/>
              <w:spacing w:before="0" w:after="0" w:line="276" w:lineRule="auto"/>
              <w:jc w:val="both"/>
              <w:rPr>
                <w:rStyle w:val="Textoennegrita"/>
                <w:rFonts w:ascii="Arial" w:hAnsi="Arial" w:cs="Arial"/>
                <w:color w:val="000000" w:themeColor="text1"/>
                <w:sz w:val="20"/>
                <w:szCs w:val="20"/>
              </w:rPr>
            </w:pPr>
          </w:p>
        </w:tc>
      </w:tr>
      <w:tr w:rsidR="00B72723" w:rsidRPr="00076D99" w14:paraId="03D90F02" w14:textId="77777777" w:rsidTr="00A01A4A">
        <w:tc>
          <w:tcPr>
            <w:tcW w:w="1980" w:type="dxa"/>
          </w:tcPr>
          <w:p w14:paraId="11B636CB" w14:textId="77777777" w:rsidR="00B72723" w:rsidRPr="00FD03D0" w:rsidRDefault="00B72723" w:rsidP="00A01A4A">
            <w:pPr>
              <w:pStyle w:val="Ttulo2"/>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Verificación y registros</w:t>
            </w:r>
          </w:p>
          <w:p w14:paraId="1660B86E" w14:textId="77777777" w:rsidR="00B72723" w:rsidRPr="00FD03D0" w:rsidRDefault="00B72723" w:rsidP="00A01A4A">
            <w:pPr>
              <w:pStyle w:val="Ttulo2"/>
              <w:spacing w:before="0" w:after="0" w:line="276" w:lineRule="auto"/>
              <w:jc w:val="both"/>
              <w:rPr>
                <w:rStyle w:val="Textoennegrita"/>
                <w:rFonts w:ascii="Arial" w:hAnsi="Arial" w:cs="Arial"/>
                <w:color w:val="000000" w:themeColor="text1"/>
                <w:sz w:val="20"/>
                <w:szCs w:val="20"/>
              </w:rPr>
            </w:pPr>
          </w:p>
        </w:tc>
        <w:tc>
          <w:tcPr>
            <w:tcW w:w="7982" w:type="dxa"/>
          </w:tcPr>
          <w:p w14:paraId="17900DA9" w14:textId="77777777" w:rsidR="00B72723" w:rsidRDefault="00B72723"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Registros exigidos por la normativa</w:t>
            </w:r>
          </w:p>
          <w:p w14:paraId="0C68BAA1" w14:textId="77777777" w:rsidR="00B72723" w:rsidRPr="00C11C7B" w:rsidRDefault="00B72723" w:rsidP="00A01A4A"/>
          <w:p w14:paraId="28CC68BD" w14:textId="77777777" w:rsidR="00B72723" w:rsidRPr="00FD03D0" w:rsidRDefault="00B72723" w:rsidP="00A01A4A">
            <w:pPr>
              <w:numPr>
                <w:ilvl w:val="0"/>
                <w:numId w:val="15"/>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Registros de limpieza </w:t>
            </w:r>
          </w:p>
          <w:p w14:paraId="44DAE19E" w14:textId="77777777" w:rsidR="00B72723" w:rsidRPr="00FD03D0" w:rsidRDefault="00B72723" w:rsidP="00A01A4A">
            <w:pPr>
              <w:numPr>
                <w:ilvl w:val="0"/>
                <w:numId w:val="15"/>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Control de temperatura </w:t>
            </w:r>
          </w:p>
          <w:p w14:paraId="1C0E44C4" w14:textId="77777777" w:rsidR="00B72723" w:rsidRPr="00FD03D0" w:rsidRDefault="00B72723" w:rsidP="00A01A4A">
            <w:pPr>
              <w:numPr>
                <w:ilvl w:val="0"/>
                <w:numId w:val="15"/>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Mantenimiento </w:t>
            </w:r>
          </w:p>
          <w:p w14:paraId="6A70C8ED" w14:textId="77777777" w:rsidR="00B72723" w:rsidRPr="003A05AB" w:rsidRDefault="00B72723" w:rsidP="00A01A4A">
            <w:pPr>
              <w:numPr>
                <w:ilvl w:val="0"/>
                <w:numId w:val="15"/>
              </w:numPr>
              <w:spacing w:line="276" w:lineRule="auto"/>
              <w:jc w:val="both"/>
              <w:rPr>
                <w:rStyle w:val="Textoennegrita"/>
                <w:rFonts w:ascii="Arial" w:hAnsi="Arial" w:cs="Arial"/>
                <w:b w:val="0"/>
                <w:bCs w:val="0"/>
                <w:color w:val="000000" w:themeColor="text1"/>
                <w:sz w:val="20"/>
                <w:szCs w:val="20"/>
              </w:rPr>
            </w:pPr>
            <w:r w:rsidRPr="00FD03D0">
              <w:rPr>
                <w:rFonts w:ascii="Arial" w:hAnsi="Arial" w:cs="Arial"/>
                <w:color w:val="000000" w:themeColor="text1"/>
                <w:sz w:val="20"/>
                <w:szCs w:val="20"/>
              </w:rPr>
              <w:t xml:space="preserve">Listas de chequeo </w:t>
            </w:r>
          </w:p>
        </w:tc>
      </w:tr>
      <w:tr w:rsidR="00B72723" w:rsidRPr="00076D99" w14:paraId="0D8B48B5" w14:textId="77777777" w:rsidTr="00A01A4A">
        <w:tc>
          <w:tcPr>
            <w:tcW w:w="1980" w:type="dxa"/>
          </w:tcPr>
          <w:p w14:paraId="39216A36" w14:textId="77777777" w:rsidR="00B72723" w:rsidRPr="00FD03D0" w:rsidRDefault="00B72723" w:rsidP="00A01A4A">
            <w:pPr>
              <w:pStyle w:val="Ttulo2"/>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Equipos críticos en planta cárnica</w:t>
            </w:r>
          </w:p>
        </w:tc>
        <w:tc>
          <w:tcPr>
            <w:tcW w:w="7982" w:type="dxa"/>
          </w:tcPr>
          <w:p w14:paraId="51F47315" w14:textId="77777777" w:rsidR="00B72723" w:rsidRDefault="00B72723"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Principales equipos</w:t>
            </w:r>
          </w:p>
          <w:p w14:paraId="29EFC1D3" w14:textId="77777777" w:rsidR="00B72723" w:rsidRPr="00C11C7B" w:rsidRDefault="00B72723" w:rsidP="00A01A4A"/>
          <w:p w14:paraId="6DEB8348" w14:textId="77777777" w:rsidR="00B72723" w:rsidRPr="00FD03D0" w:rsidRDefault="00B72723" w:rsidP="00A01A4A">
            <w:pPr>
              <w:numPr>
                <w:ilvl w:val="0"/>
                <w:numId w:val="1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Molinos </w:t>
            </w:r>
          </w:p>
          <w:p w14:paraId="7F1853DE" w14:textId="77777777" w:rsidR="00B72723" w:rsidRPr="00FD03D0" w:rsidRDefault="00B72723" w:rsidP="00A01A4A">
            <w:pPr>
              <w:numPr>
                <w:ilvl w:val="0"/>
                <w:numId w:val="1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Sierras </w:t>
            </w:r>
          </w:p>
          <w:p w14:paraId="63566F72" w14:textId="77777777" w:rsidR="00B72723" w:rsidRPr="00FD03D0" w:rsidRDefault="00B72723" w:rsidP="00A01A4A">
            <w:pPr>
              <w:numPr>
                <w:ilvl w:val="0"/>
                <w:numId w:val="1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Mesas de corte </w:t>
            </w:r>
          </w:p>
          <w:p w14:paraId="05FE55BD" w14:textId="77777777" w:rsidR="00B72723" w:rsidRPr="00FD03D0" w:rsidRDefault="00B72723" w:rsidP="00A01A4A">
            <w:pPr>
              <w:numPr>
                <w:ilvl w:val="0"/>
                <w:numId w:val="1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Tanques </w:t>
            </w:r>
          </w:p>
          <w:p w14:paraId="092BE7AA" w14:textId="77777777" w:rsidR="00B72723" w:rsidRPr="00FD03D0" w:rsidRDefault="00B72723" w:rsidP="00A01A4A">
            <w:pPr>
              <w:numPr>
                <w:ilvl w:val="0"/>
                <w:numId w:val="1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Cámaras de frío </w:t>
            </w:r>
          </w:p>
          <w:p w14:paraId="74631A7B" w14:textId="77777777" w:rsidR="00B72723" w:rsidRDefault="00B72723" w:rsidP="00A01A4A">
            <w:pPr>
              <w:pStyle w:val="NormalWeb"/>
              <w:spacing w:before="0" w:beforeAutospacing="0" w:after="0" w:afterAutospacing="0" w:line="276" w:lineRule="auto"/>
              <w:jc w:val="both"/>
              <w:rPr>
                <w:rFonts w:ascii="Arial" w:hAnsi="Arial" w:cs="Arial"/>
                <w:color w:val="000000" w:themeColor="text1"/>
                <w:sz w:val="20"/>
                <w:szCs w:val="20"/>
              </w:rPr>
            </w:pPr>
          </w:p>
          <w:p w14:paraId="18FBC397" w14:textId="77777777" w:rsidR="00B72723" w:rsidRPr="006E0C97" w:rsidRDefault="00B72723" w:rsidP="00A01A4A">
            <w:pPr>
              <w:pStyle w:val="NormalWeb"/>
              <w:spacing w:before="0" w:beforeAutospacing="0" w:after="0" w:afterAutospacing="0" w:line="276" w:lineRule="auto"/>
              <w:jc w:val="both"/>
              <w:rPr>
                <w:rStyle w:val="Textoennegrita"/>
                <w:rFonts w:ascii="Arial" w:hAnsi="Arial" w:cs="Arial"/>
                <w:b w:val="0"/>
                <w:bCs w:val="0"/>
                <w:color w:val="000000" w:themeColor="text1"/>
                <w:sz w:val="20"/>
                <w:szCs w:val="20"/>
              </w:rPr>
            </w:pPr>
            <w:r w:rsidRPr="00FD03D0">
              <w:rPr>
                <w:rFonts w:ascii="Arial" w:hAnsi="Arial" w:cs="Arial"/>
                <w:color w:val="000000" w:themeColor="text1"/>
                <w:sz w:val="20"/>
                <w:szCs w:val="20"/>
              </w:rPr>
              <w:t>Son considerados Puntos Críticos de Control (PCC) en HACCP</w:t>
            </w:r>
          </w:p>
        </w:tc>
      </w:tr>
    </w:tbl>
    <w:p w14:paraId="6576C7A5" w14:textId="6D3C654E" w:rsidR="00B72723" w:rsidRDefault="00B72723" w:rsidP="00A63E1D">
      <w:pPr>
        <w:jc w:val="both"/>
        <w:rPr>
          <w:rFonts w:ascii="Arial" w:hAnsi="Arial" w:cs="Arial"/>
          <w:sz w:val="20"/>
          <w:szCs w:val="20"/>
        </w:rPr>
      </w:pPr>
    </w:p>
    <w:p w14:paraId="65D32D06" w14:textId="77777777" w:rsidR="00B72723" w:rsidRPr="00A63E1D" w:rsidRDefault="00B72723" w:rsidP="00A63E1D">
      <w:pPr>
        <w:jc w:val="both"/>
        <w:rPr>
          <w:rFonts w:ascii="Arial" w:hAnsi="Arial" w:cs="Arial"/>
          <w:sz w:val="20"/>
          <w:szCs w:val="20"/>
        </w:rPr>
      </w:pPr>
    </w:p>
    <w:p w14:paraId="3307C348" w14:textId="5FA579EF" w:rsidR="00BB1A0D" w:rsidRPr="00A63E1D" w:rsidRDefault="00A63E1D" w:rsidP="00A63E1D">
      <w:pPr>
        <w:jc w:val="both"/>
        <w:rPr>
          <w:rFonts w:ascii="Arial" w:hAnsi="Arial" w:cs="Arial"/>
          <w:sz w:val="20"/>
          <w:szCs w:val="20"/>
        </w:rPr>
      </w:pPr>
      <w:r w:rsidRPr="00A63E1D">
        <w:rPr>
          <w:rFonts w:ascii="Arial" w:hAnsi="Arial" w:cs="Arial"/>
          <w:sz w:val="20"/>
          <w:szCs w:val="20"/>
        </w:rPr>
        <w:t>Se presenta un cuadro resumen que muestra de forma clara la relación entre la normatividad sanitaria y la inocuidad en la industria cárnica, evidenciando cómo cada requisito contribuye a la calidad y seguridad de los productos.</w:t>
      </w:r>
    </w:p>
    <w:p w14:paraId="39E2CA29" w14:textId="77777777" w:rsidR="00BB1A0D" w:rsidRPr="00FD03D0" w:rsidRDefault="00BB1A0D" w:rsidP="000A2A08">
      <w:pPr>
        <w:spacing w:line="276" w:lineRule="auto"/>
        <w:jc w:val="both"/>
        <w:rPr>
          <w:rFonts w:ascii="Arial" w:hAnsi="Arial" w:cs="Arial"/>
          <w:color w:val="000000" w:themeColor="text1"/>
          <w:sz w:val="20"/>
          <w:szCs w:val="20"/>
        </w:rPr>
      </w:pPr>
    </w:p>
    <w:p w14:paraId="2BFF3B12" w14:textId="30FE4D6A" w:rsidR="00B04660" w:rsidRDefault="00A63E1D" w:rsidP="000A2A08">
      <w:pPr>
        <w:pStyle w:val="Ttulo2"/>
        <w:spacing w:before="0" w:after="0" w:line="276" w:lineRule="auto"/>
        <w:jc w:val="both"/>
        <w:rPr>
          <w:rStyle w:val="Textoennegrita"/>
          <w:rFonts w:ascii="Arial" w:hAnsi="Arial" w:cs="Arial"/>
          <w:color w:val="000000" w:themeColor="text1"/>
          <w:sz w:val="20"/>
          <w:szCs w:val="20"/>
        </w:rPr>
      </w:pPr>
      <w:r>
        <w:rPr>
          <w:rStyle w:val="Textoennegrita"/>
          <w:rFonts w:ascii="Arial" w:hAnsi="Arial" w:cs="Arial"/>
          <w:color w:val="000000" w:themeColor="text1"/>
          <w:sz w:val="20"/>
          <w:szCs w:val="20"/>
        </w:rPr>
        <w:t xml:space="preserve">Tabla 2. </w:t>
      </w:r>
      <w:r w:rsidR="00B04660" w:rsidRPr="00FD03D0">
        <w:rPr>
          <w:rStyle w:val="Textoennegrita"/>
          <w:rFonts w:ascii="Arial" w:hAnsi="Arial" w:cs="Arial"/>
          <w:color w:val="000000" w:themeColor="text1"/>
          <w:sz w:val="20"/>
          <w:szCs w:val="20"/>
        </w:rPr>
        <w:t>Cuadro resumen: Relación normativa e inocuidad</w:t>
      </w:r>
    </w:p>
    <w:p w14:paraId="173D691B" w14:textId="26ECB1C1" w:rsidR="00080633" w:rsidRPr="00080633" w:rsidRDefault="00080633" w:rsidP="00080633">
      <w:pPr>
        <w:rPr>
          <w:rFonts w:ascii="Arial" w:hAnsi="Arial" w:cs="Arial"/>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9"/>
        <w:gridCol w:w="2137"/>
        <w:gridCol w:w="2708"/>
      </w:tblGrid>
      <w:tr w:rsidR="00FD03D0" w:rsidRPr="00FD03D0" w14:paraId="0DEB51FE" w14:textId="77777777" w:rsidTr="00A01A4A">
        <w:trPr>
          <w:tblHeader/>
          <w:tblCellSpacing w:w="15" w:type="dxa"/>
          <w:jc w:val="center"/>
        </w:trPr>
        <w:tc>
          <w:tcPr>
            <w:tcW w:w="0" w:type="auto"/>
            <w:vAlign w:val="center"/>
            <w:hideMark/>
          </w:tcPr>
          <w:p w14:paraId="7989EBB7" w14:textId="77777777" w:rsidR="00B04660" w:rsidRPr="00FD03D0" w:rsidRDefault="00B04660"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Elemento</w:t>
            </w:r>
          </w:p>
        </w:tc>
        <w:tc>
          <w:tcPr>
            <w:tcW w:w="0" w:type="auto"/>
            <w:vAlign w:val="center"/>
            <w:hideMark/>
          </w:tcPr>
          <w:p w14:paraId="3B24C4F1" w14:textId="77777777" w:rsidR="00B04660" w:rsidRPr="00FD03D0" w:rsidRDefault="00B04660"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Requisito normativo</w:t>
            </w:r>
          </w:p>
        </w:tc>
        <w:tc>
          <w:tcPr>
            <w:tcW w:w="0" w:type="auto"/>
            <w:vAlign w:val="center"/>
            <w:hideMark/>
          </w:tcPr>
          <w:p w14:paraId="0CA415F7" w14:textId="77777777" w:rsidR="00B04660" w:rsidRPr="00FD03D0" w:rsidRDefault="00B04660"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Impacto en inocuidad</w:t>
            </w:r>
          </w:p>
        </w:tc>
      </w:tr>
      <w:tr w:rsidR="00FD03D0" w:rsidRPr="00FD03D0" w14:paraId="20EED158" w14:textId="77777777" w:rsidTr="00A01A4A">
        <w:trPr>
          <w:tblCellSpacing w:w="15" w:type="dxa"/>
          <w:jc w:val="center"/>
        </w:trPr>
        <w:tc>
          <w:tcPr>
            <w:tcW w:w="0" w:type="auto"/>
            <w:vAlign w:val="center"/>
            <w:hideMark/>
          </w:tcPr>
          <w:p w14:paraId="17B525AA"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Equipos</w:t>
            </w:r>
          </w:p>
        </w:tc>
        <w:tc>
          <w:tcPr>
            <w:tcW w:w="0" w:type="auto"/>
            <w:vAlign w:val="center"/>
            <w:hideMark/>
          </w:tcPr>
          <w:p w14:paraId="1B729A91"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Material sanitario</w:t>
            </w:r>
          </w:p>
        </w:tc>
        <w:tc>
          <w:tcPr>
            <w:tcW w:w="0" w:type="auto"/>
            <w:vAlign w:val="center"/>
            <w:hideMark/>
          </w:tcPr>
          <w:p w14:paraId="16A05BCF"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Evita contaminación</w:t>
            </w:r>
          </w:p>
        </w:tc>
      </w:tr>
      <w:tr w:rsidR="00FD03D0" w:rsidRPr="00FD03D0" w14:paraId="70C87489" w14:textId="77777777" w:rsidTr="00A01A4A">
        <w:trPr>
          <w:tblCellSpacing w:w="15" w:type="dxa"/>
          <w:jc w:val="center"/>
        </w:trPr>
        <w:tc>
          <w:tcPr>
            <w:tcW w:w="0" w:type="auto"/>
            <w:vAlign w:val="center"/>
            <w:hideMark/>
          </w:tcPr>
          <w:p w14:paraId="04E1D8D7"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Limpieza</w:t>
            </w:r>
          </w:p>
        </w:tc>
        <w:tc>
          <w:tcPr>
            <w:tcW w:w="0" w:type="auto"/>
            <w:vAlign w:val="center"/>
            <w:hideMark/>
          </w:tcPr>
          <w:p w14:paraId="67486899"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POES</w:t>
            </w:r>
          </w:p>
        </w:tc>
        <w:tc>
          <w:tcPr>
            <w:tcW w:w="0" w:type="auto"/>
            <w:vAlign w:val="center"/>
            <w:hideMark/>
          </w:tcPr>
          <w:p w14:paraId="5FE1B422"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Reduce microorganismos</w:t>
            </w:r>
          </w:p>
        </w:tc>
      </w:tr>
      <w:tr w:rsidR="00FD03D0" w:rsidRPr="00FD03D0" w14:paraId="2FEB8609" w14:textId="77777777" w:rsidTr="00A01A4A">
        <w:trPr>
          <w:tblCellSpacing w:w="15" w:type="dxa"/>
          <w:jc w:val="center"/>
        </w:trPr>
        <w:tc>
          <w:tcPr>
            <w:tcW w:w="0" w:type="auto"/>
            <w:vAlign w:val="center"/>
            <w:hideMark/>
          </w:tcPr>
          <w:p w14:paraId="552B9318"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Mantenimiento</w:t>
            </w:r>
          </w:p>
        </w:tc>
        <w:tc>
          <w:tcPr>
            <w:tcW w:w="0" w:type="auto"/>
            <w:vAlign w:val="center"/>
            <w:hideMark/>
          </w:tcPr>
          <w:p w14:paraId="03B6EC25"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Programas obligatorios</w:t>
            </w:r>
          </w:p>
        </w:tc>
        <w:tc>
          <w:tcPr>
            <w:tcW w:w="0" w:type="auto"/>
            <w:vAlign w:val="center"/>
            <w:hideMark/>
          </w:tcPr>
          <w:p w14:paraId="1B8DF48D"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Previene fallas</w:t>
            </w:r>
          </w:p>
        </w:tc>
      </w:tr>
      <w:tr w:rsidR="00B04660" w:rsidRPr="00FD03D0" w14:paraId="50DA7D63" w14:textId="77777777" w:rsidTr="00A01A4A">
        <w:trPr>
          <w:tblCellSpacing w:w="15" w:type="dxa"/>
          <w:jc w:val="center"/>
        </w:trPr>
        <w:tc>
          <w:tcPr>
            <w:tcW w:w="0" w:type="auto"/>
            <w:vAlign w:val="center"/>
            <w:hideMark/>
          </w:tcPr>
          <w:p w14:paraId="7981E5AD"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Cadena de frío</w:t>
            </w:r>
          </w:p>
        </w:tc>
        <w:tc>
          <w:tcPr>
            <w:tcW w:w="0" w:type="auto"/>
            <w:vAlign w:val="center"/>
            <w:hideMark/>
          </w:tcPr>
          <w:p w14:paraId="075518F5"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Control de temperatura</w:t>
            </w:r>
          </w:p>
        </w:tc>
        <w:tc>
          <w:tcPr>
            <w:tcW w:w="0" w:type="auto"/>
            <w:vAlign w:val="center"/>
            <w:hideMark/>
          </w:tcPr>
          <w:p w14:paraId="66AB3343"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Inhibe crecimiento bacteriano</w:t>
            </w:r>
          </w:p>
        </w:tc>
      </w:tr>
    </w:tbl>
    <w:p w14:paraId="690915F4" w14:textId="77777777" w:rsidR="00B04660" w:rsidRDefault="00B04660" w:rsidP="000A2A08">
      <w:pPr>
        <w:pStyle w:val="NormalWeb"/>
        <w:spacing w:before="0" w:beforeAutospacing="0" w:after="0" w:afterAutospacing="0" w:line="276" w:lineRule="auto"/>
        <w:jc w:val="both"/>
        <w:rPr>
          <w:rFonts w:ascii="Arial" w:hAnsi="Arial" w:cs="Arial"/>
          <w:b/>
          <w:bCs/>
          <w:color w:val="000000" w:themeColor="text1"/>
          <w:sz w:val="20"/>
          <w:szCs w:val="20"/>
          <w:u w:val="single"/>
        </w:rPr>
      </w:pPr>
    </w:p>
    <w:p w14:paraId="13273698" w14:textId="77777777" w:rsidR="002F7ED5" w:rsidRPr="00FD03D0" w:rsidRDefault="002F7ED5" w:rsidP="000A2A08">
      <w:pPr>
        <w:pStyle w:val="NormalWeb"/>
        <w:spacing w:before="0" w:beforeAutospacing="0" w:after="0" w:afterAutospacing="0" w:line="276" w:lineRule="auto"/>
        <w:jc w:val="both"/>
        <w:rPr>
          <w:rFonts w:ascii="Arial" w:hAnsi="Arial" w:cs="Arial"/>
          <w:b/>
          <w:bCs/>
          <w:color w:val="000000" w:themeColor="text1"/>
          <w:sz w:val="20"/>
          <w:szCs w:val="20"/>
          <w:u w:val="single"/>
        </w:rPr>
      </w:pPr>
    </w:p>
    <w:p w14:paraId="002D6918" w14:textId="77777777" w:rsidR="002F7ED5" w:rsidRDefault="002F7ED5" w:rsidP="000A2A08">
      <w:pPr>
        <w:pStyle w:val="Ttulo1"/>
        <w:spacing w:before="0" w:after="0" w:line="276" w:lineRule="auto"/>
        <w:jc w:val="both"/>
        <w:rPr>
          <w:rStyle w:val="Textoennegrita"/>
          <w:rFonts w:ascii="Arial" w:hAnsi="Arial" w:cs="Arial"/>
          <w:color w:val="000000" w:themeColor="text1"/>
          <w:sz w:val="20"/>
          <w:szCs w:val="20"/>
          <w:highlight w:val="yellow"/>
          <w:u w:val="single"/>
        </w:rPr>
      </w:pPr>
    </w:p>
    <w:p w14:paraId="1C9C2D6D" w14:textId="5C5F8685" w:rsidR="00B04660" w:rsidRPr="002F7ED5" w:rsidRDefault="00B04660" w:rsidP="002F7ED5">
      <w:pPr>
        <w:pStyle w:val="Ttulo1"/>
        <w:numPr>
          <w:ilvl w:val="3"/>
          <w:numId w:val="1"/>
        </w:numPr>
        <w:ind w:left="567" w:hanging="567"/>
        <w:jc w:val="both"/>
        <w:rPr>
          <w:rStyle w:val="Textoennegrita"/>
          <w:b w:val="0"/>
          <w:bCs w:val="0"/>
        </w:rPr>
      </w:pPr>
      <w:r w:rsidRPr="002F7ED5">
        <w:rPr>
          <w:rStyle w:val="Textoennegrita"/>
          <w:rFonts w:ascii="Arial" w:hAnsi="Arial" w:cs="Arial"/>
          <w:sz w:val="20"/>
          <w:szCs w:val="20"/>
        </w:rPr>
        <w:t>Condiciones básicas en la fabricación de alimentos cárnicos</w:t>
      </w:r>
    </w:p>
    <w:p w14:paraId="59F359AD" w14:textId="77777777" w:rsidR="002F7ED5" w:rsidRDefault="002F7ED5" w:rsidP="000A2A08">
      <w:pPr>
        <w:pStyle w:val="NormalWeb"/>
        <w:spacing w:before="0" w:beforeAutospacing="0" w:after="0" w:afterAutospacing="0" w:line="276" w:lineRule="auto"/>
        <w:jc w:val="both"/>
        <w:rPr>
          <w:rFonts w:ascii="Arial" w:hAnsi="Arial" w:cs="Arial"/>
          <w:color w:val="000000" w:themeColor="text1"/>
          <w:sz w:val="20"/>
          <w:szCs w:val="20"/>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5"/>
        <w:gridCol w:w="4680"/>
      </w:tblGrid>
      <w:tr w:rsidR="00801CBF" w:rsidRPr="000F1FCE" w14:paraId="6CC81AFB" w14:textId="77777777" w:rsidTr="00A01A4A">
        <w:trPr>
          <w:trHeight w:val="300"/>
        </w:trPr>
        <w:tc>
          <w:tcPr>
            <w:tcW w:w="9915"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52ADB365" w14:textId="77777777" w:rsidR="00801CBF" w:rsidRPr="000F1FCE" w:rsidRDefault="00801CBF" w:rsidP="00A01A4A">
            <w:pPr>
              <w:spacing w:line="276" w:lineRule="auto"/>
              <w:jc w:val="center"/>
              <w:textAlignment w:val="baseline"/>
              <w:rPr>
                <w:rFonts w:ascii="Arial" w:hAnsi="Arial" w:cs="Arial"/>
                <w:sz w:val="20"/>
                <w:szCs w:val="20"/>
              </w:rPr>
            </w:pPr>
            <w:r w:rsidRPr="000F1FCE">
              <w:rPr>
                <w:rFonts w:ascii="Arial" w:hAnsi="Arial" w:cs="Arial"/>
                <w:b/>
                <w:bCs/>
                <w:color w:val="000000"/>
                <w:sz w:val="20"/>
                <w:szCs w:val="20"/>
                <w:lang w:val="es-MX"/>
              </w:rPr>
              <w:t>Bloque de texto destacado</w:t>
            </w:r>
            <w:r w:rsidRPr="000F1FCE">
              <w:rPr>
                <w:rFonts w:ascii="Arial" w:hAnsi="Arial" w:cs="Arial"/>
                <w:color w:val="000000"/>
                <w:sz w:val="20"/>
                <w:szCs w:val="20"/>
              </w:rPr>
              <w:t> </w:t>
            </w:r>
          </w:p>
        </w:tc>
      </w:tr>
      <w:tr w:rsidR="00801CBF" w:rsidRPr="000F1FCE" w14:paraId="0A407C99" w14:textId="77777777" w:rsidTr="00A01A4A">
        <w:trPr>
          <w:trHeight w:val="285"/>
        </w:trPr>
        <w:tc>
          <w:tcPr>
            <w:tcW w:w="5235" w:type="dxa"/>
            <w:tcBorders>
              <w:top w:val="single" w:sz="6" w:space="0" w:color="auto"/>
              <w:left w:val="single" w:sz="6" w:space="0" w:color="auto"/>
              <w:bottom w:val="single" w:sz="6" w:space="0" w:color="auto"/>
              <w:right w:val="single" w:sz="6" w:space="0" w:color="auto"/>
            </w:tcBorders>
            <w:hideMark/>
          </w:tcPr>
          <w:p w14:paraId="53C00199" w14:textId="29C2D564" w:rsidR="00BC7A4D" w:rsidRPr="000F1FCE" w:rsidRDefault="009E0EE1" w:rsidP="009E0EE1">
            <w:pPr>
              <w:spacing w:line="276" w:lineRule="auto"/>
              <w:ind w:left="60" w:right="129"/>
              <w:jc w:val="center"/>
              <w:textAlignment w:val="baseline"/>
              <w:rPr>
                <w:rFonts w:ascii="Arial" w:hAnsi="Arial" w:cs="Arial"/>
                <w:sz w:val="20"/>
                <w:szCs w:val="20"/>
              </w:rPr>
            </w:pPr>
            <w:r>
              <w:rPr>
                <w:rFonts w:ascii="Arial" w:hAnsi="Arial" w:cs="Arial"/>
                <w:noProof/>
                <w:sz w:val="20"/>
                <w:szCs w:val="20"/>
              </w:rPr>
              <w:drawing>
                <wp:inline distT="0" distB="0" distL="0" distR="0" wp14:anchorId="32813465" wp14:editId="2D7C9E40">
                  <wp:extent cx="1608881" cy="1021604"/>
                  <wp:effectExtent l="0" t="0" r="4445" b="0"/>
                  <wp:docPr id="71812027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20277" name="Imagen 71812027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34367" cy="1037787"/>
                          </a:xfrm>
                          <a:prstGeom prst="rect">
                            <a:avLst/>
                          </a:prstGeom>
                        </pic:spPr>
                      </pic:pic>
                    </a:graphicData>
                  </a:graphic>
                </wp:inline>
              </w:drawing>
            </w:r>
          </w:p>
        </w:tc>
        <w:tc>
          <w:tcPr>
            <w:tcW w:w="4665" w:type="dxa"/>
            <w:tcBorders>
              <w:top w:val="single" w:sz="6" w:space="0" w:color="auto"/>
              <w:left w:val="single" w:sz="6" w:space="0" w:color="auto"/>
              <w:bottom w:val="single" w:sz="6" w:space="0" w:color="auto"/>
              <w:right w:val="single" w:sz="6" w:space="0" w:color="auto"/>
            </w:tcBorders>
            <w:hideMark/>
          </w:tcPr>
          <w:p w14:paraId="080A3283" w14:textId="289A2F07" w:rsidR="00801CBF" w:rsidRPr="000F1FCE" w:rsidRDefault="00B94148" w:rsidP="00B94148">
            <w:pPr>
              <w:spacing w:line="276" w:lineRule="auto"/>
              <w:jc w:val="both"/>
              <w:textAlignment w:val="baseline"/>
              <w:rPr>
                <w:rFonts w:ascii="Arial" w:hAnsi="Arial" w:cs="Arial"/>
                <w:sz w:val="20"/>
                <w:szCs w:val="20"/>
              </w:rPr>
            </w:pPr>
            <w:r w:rsidRPr="00BC7A4D">
              <w:rPr>
                <w:rFonts w:ascii="Arial" w:hAnsi="Arial" w:cs="Arial"/>
                <w:sz w:val="20"/>
                <w:szCs w:val="20"/>
              </w:rPr>
              <w:t>Las condiciones básicas en la fabricación de alimentos cárnicos son requisitos sanitarios y técnicos que garantizan la inocuidad, calidad y seguridad, regulados en Colombia por el Decreto 1500 de 2007, el Decreto 2674 de 2013 y la Resolución 240 de 2013.</w:t>
            </w:r>
          </w:p>
        </w:tc>
      </w:tr>
    </w:tbl>
    <w:p w14:paraId="6B3B8B87" w14:textId="77777777" w:rsidR="002F7ED5" w:rsidRDefault="002F7ED5" w:rsidP="000A2A08">
      <w:pPr>
        <w:pStyle w:val="NormalWeb"/>
        <w:spacing w:before="0" w:beforeAutospacing="0" w:after="0" w:afterAutospacing="0" w:line="276" w:lineRule="auto"/>
        <w:jc w:val="both"/>
        <w:rPr>
          <w:rFonts w:ascii="Arial" w:hAnsi="Arial" w:cs="Arial"/>
          <w:color w:val="000000" w:themeColor="text1"/>
          <w:sz w:val="20"/>
          <w:szCs w:val="20"/>
        </w:rPr>
      </w:pPr>
    </w:p>
    <w:p w14:paraId="75B5A8AA" w14:textId="77777777" w:rsidR="00BB7075" w:rsidRDefault="00BB7075" w:rsidP="000A2A08">
      <w:pPr>
        <w:pStyle w:val="NormalWeb"/>
        <w:spacing w:before="0" w:beforeAutospacing="0" w:after="0" w:afterAutospacing="0" w:line="276" w:lineRule="auto"/>
        <w:jc w:val="both"/>
        <w:rPr>
          <w:rFonts w:ascii="Arial" w:hAnsi="Arial" w:cs="Arial"/>
          <w:color w:val="000000" w:themeColor="text1"/>
          <w:sz w:val="20"/>
          <w:szCs w:val="20"/>
        </w:rPr>
      </w:pPr>
    </w:p>
    <w:p w14:paraId="1B31BFEC" w14:textId="77777777" w:rsidR="00B04660" w:rsidRPr="00FD03D0" w:rsidRDefault="00B04660" w:rsidP="000A2A08">
      <w:pPr>
        <w:spacing w:line="276" w:lineRule="auto"/>
        <w:jc w:val="both"/>
        <w:rPr>
          <w:rFonts w:ascii="Arial" w:hAnsi="Arial" w:cs="Arial"/>
          <w:color w:val="000000" w:themeColor="text1"/>
          <w:sz w:val="20"/>
          <w:szCs w:val="20"/>
        </w:rPr>
      </w:pPr>
    </w:p>
    <w:p w14:paraId="5E9C78DB" w14:textId="230EE664" w:rsidR="00B04660" w:rsidRPr="00FD03D0" w:rsidRDefault="00B04660" w:rsidP="00D94118">
      <w:pPr>
        <w:pStyle w:val="Ttulo2"/>
        <w:numPr>
          <w:ilvl w:val="1"/>
          <w:numId w:val="74"/>
        </w:numPr>
        <w:spacing w:before="0" w:after="0" w:line="276" w:lineRule="auto"/>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Infraestructura y condiciones locativas</w:t>
      </w:r>
    </w:p>
    <w:p w14:paraId="69711D5A" w14:textId="77777777" w:rsidR="00BB7075" w:rsidRDefault="00BB7075" w:rsidP="00BB7075">
      <w:pPr>
        <w:pStyle w:val="NormalWeb"/>
        <w:spacing w:before="0" w:beforeAutospacing="0" w:after="0" w:afterAutospacing="0" w:line="276" w:lineRule="auto"/>
        <w:jc w:val="both"/>
        <w:rPr>
          <w:rFonts w:ascii="Arial" w:hAnsi="Arial" w:cs="Arial"/>
          <w:color w:val="000000" w:themeColor="text1"/>
          <w:sz w:val="20"/>
          <w:szCs w:val="20"/>
        </w:rPr>
      </w:pPr>
    </w:p>
    <w:p w14:paraId="07031D3B" w14:textId="17BE9214" w:rsidR="00B04660" w:rsidRDefault="00B04660" w:rsidP="00C419C4">
      <w:pPr>
        <w:pStyle w:val="NormalWeb"/>
        <w:spacing w:before="0" w:beforeAutospacing="0" w:after="0" w:afterAutospacing="0" w:line="276" w:lineRule="auto"/>
        <w:ind w:left="567"/>
        <w:jc w:val="both"/>
        <w:rPr>
          <w:rFonts w:ascii="Arial" w:hAnsi="Arial" w:cs="Arial"/>
          <w:color w:val="000000" w:themeColor="text1"/>
          <w:sz w:val="20"/>
          <w:szCs w:val="20"/>
        </w:rPr>
      </w:pPr>
      <w:r w:rsidRPr="00FD03D0">
        <w:rPr>
          <w:rFonts w:ascii="Arial" w:hAnsi="Arial" w:cs="Arial"/>
          <w:color w:val="000000" w:themeColor="text1"/>
          <w:sz w:val="20"/>
          <w:szCs w:val="20"/>
        </w:rPr>
        <w:t>La infraestructura de una planta cárnica debe diseñarse para prevenir la contaminación y facilitar la limpieza, desinfección y control sanitario en todas las etapas del proceso.</w:t>
      </w:r>
      <w:r w:rsidR="00C419C4">
        <w:rPr>
          <w:rFonts w:ascii="Arial" w:hAnsi="Arial" w:cs="Arial"/>
          <w:color w:val="000000" w:themeColor="text1"/>
          <w:sz w:val="20"/>
          <w:szCs w:val="20"/>
        </w:rPr>
        <w:t xml:space="preserve"> Los </w:t>
      </w:r>
      <w:r w:rsidR="00C419C4">
        <w:rPr>
          <w:rStyle w:val="Textoennegrita"/>
          <w:rFonts w:ascii="Arial" w:hAnsi="Arial" w:cs="Arial"/>
          <w:color w:val="000000" w:themeColor="text1"/>
          <w:sz w:val="20"/>
          <w:szCs w:val="20"/>
        </w:rPr>
        <w:t>r</w:t>
      </w:r>
      <w:r w:rsidRPr="00C419C4">
        <w:rPr>
          <w:rStyle w:val="Textoennegrita"/>
          <w:rFonts w:ascii="Arial" w:hAnsi="Arial" w:cs="Arial"/>
          <w:b w:val="0"/>
          <w:bCs w:val="0"/>
          <w:color w:val="000000" w:themeColor="text1"/>
          <w:sz w:val="20"/>
          <w:szCs w:val="20"/>
        </w:rPr>
        <w:t xml:space="preserve">equerimientos </w:t>
      </w:r>
      <w:r w:rsidR="00C419C4">
        <w:rPr>
          <w:rFonts w:ascii="Arial" w:hAnsi="Arial" w:cs="Arial"/>
          <w:color w:val="000000" w:themeColor="text1"/>
          <w:sz w:val="20"/>
          <w:szCs w:val="20"/>
        </w:rPr>
        <w:t>son</w:t>
      </w:r>
      <w:r w:rsidRPr="00FD03D0">
        <w:rPr>
          <w:rFonts w:ascii="Arial" w:hAnsi="Arial" w:cs="Arial"/>
          <w:color w:val="000000" w:themeColor="text1"/>
          <w:sz w:val="20"/>
          <w:szCs w:val="20"/>
        </w:rPr>
        <w:t>:</w:t>
      </w:r>
    </w:p>
    <w:p w14:paraId="13802897" w14:textId="77777777" w:rsidR="00C419C4" w:rsidRDefault="00C419C4" w:rsidP="00C419C4">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B91789" w:rsidRPr="00076D99" w14:paraId="3B05D529" w14:textId="77777777" w:rsidTr="00A01A4A">
        <w:tc>
          <w:tcPr>
            <w:tcW w:w="9962" w:type="dxa"/>
            <w:gridSpan w:val="3"/>
            <w:shd w:val="clear" w:color="auto" w:fill="9BBB59" w:themeFill="accent3"/>
          </w:tcPr>
          <w:p w14:paraId="144F2331" w14:textId="5E05CAFD" w:rsidR="00B91789" w:rsidRPr="00076D99" w:rsidRDefault="00B91789"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Pasos</w:t>
            </w:r>
          </w:p>
        </w:tc>
      </w:tr>
      <w:tr w:rsidR="00B91789" w:rsidRPr="00076D99" w14:paraId="5E4B3EDA" w14:textId="77777777" w:rsidTr="00A01A4A">
        <w:trPr>
          <w:trHeight w:val="550"/>
        </w:trPr>
        <w:tc>
          <w:tcPr>
            <w:tcW w:w="1980" w:type="dxa"/>
          </w:tcPr>
          <w:p w14:paraId="69CF4EDF" w14:textId="53418E7B" w:rsidR="00B91789" w:rsidRPr="000C435D" w:rsidRDefault="00B91789" w:rsidP="00D94118">
            <w:pPr>
              <w:pStyle w:val="Ttulo3"/>
              <w:numPr>
                <w:ilvl w:val="0"/>
                <w:numId w:val="75"/>
              </w:numPr>
              <w:spacing w:before="0" w:after="0" w:line="276" w:lineRule="auto"/>
              <w:ind w:left="317"/>
              <w:rPr>
                <w:rFonts w:ascii="Arial" w:hAnsi="Arial" w:cs="Arial"/>
                <w:color w:val="000000" w:themeColor="text1"/>
                <w:sz w:val="20"/>
                <w:szCs w:val="20"/>
              </w:rPr>
            </w:pPr>
            <w:r w:rsidRPr="00FD03D0">
              <w:rPr>
                <w:rFonts w:ascii="Arial" w:hAnsi="Arial" w:cs="Arial"/>
                <w:b/>
                <w:color w:val="000000" w:themeColor="text1"/>
                <w:sz w:val="20"/>
                <w:szCs w:val="20"/>
              </w:rPr>
              <w:t>Localización y accesos</w:t>
            </w:r>
          </w:p>
          <w:p w14:paraId="5111BE11" w14:textId="77777777" w:rsidR="00B91789" w:rsidRPr="000C435D" w:rsidRDefault="00B91789" w:rsidP="00A01A4A">
            <w:pPr>
              <w:spacing w:line="276" w:lineRule="auto"/>
              <w:jc w:val="both"/>
              <w:rPr>
                <w:rFonts w:ascii="Arial" w:hAnsi="Arial" w:cs="Arial"/>
                <w:b/>
                <w:bCs/>
                <w:color w:val="000000" w:themeColor="text1"/>
                <w:sz w:val="20"/>
                <w:szCs w:val="20"/>
              </w:rPr>
            </w:pPr>
          </w:p>
        </w:tc>
        <w:tc>
          <w:tcPr>
            <w:tcW w:w="4961" w:type="dxa"/>
          </w:tcPr>
          <w:p w14:paraId="1448D129" w14:textId="44F5A417" w:rsidR="00B91789" w:rsidRPr="00D8711C" w:rsidRDefault="00D8711C" w:rsidP="00D8711C">
            <w:pPr>
              <w:widowControl w:val="0"/>
              <w:tabs>
                <w:tab w:val="left" w:pos="829"/>
              </w:tabs>
              <w:autoSpaceDE w:val="0"/>
              <w:autoSpaceDN w:val="0"/>
              <w:spacing w:line="276" w:lineRule="auto"/>
              <w:jc w:val="both"/>
              <w:rPr>
                <w:rFonts w:ascii="Arial" w:hAnsi="Arial" w:cs="Arial"/>
                <w:color w:val="000000" w:themeColor="text1"/>
                <w:sz w:val="20"/>
                <w:szCs w:val="20"/>
              </w:rPr>
            </w:pPr>
            <w:r>
              <w:rPr>
                <w:rFonts w:ascii="Arial" w:hAnsi="Arial" w:cs="Arial"/>
                <w:color w:val="000000" w:themeColor="text1"/>
                <w:sz w:val="20"/>
                <w:szCs w:val="20"/>
              </w:rPr>
              <w:t>L</w:t>
            </w:r>
            <w:r w:rsidR="00B91789" w:rsidRPr="00D8711C">
              <w:rPr>
                <w:rFonts w:ascii="Arial" w:hAnsi="Arial" w:cs="Arial"/>
                <w:color w:val="000000" w:themeColor="text1"/>
                <w:sz w:val="20"/>
                <w:szCs w:val="20"/>
              </w:rPr>
              <w:t>as plantas donde fabriquen productos a base de carne deben estar ubicados en sitios libres de toda contaminación, pues ésta puede generar peligros de insalubridad y contaminación para la carne.</w:t>
            </w:r>
          </w:p>
        </w:tc>
        <w:tc>
          <w:tcPr>
            <w:tcW w:w="3021" w:type="dxa"/>
          </w:tcPr>
          <w:p w14:paraId="488CD81A" w14:textId="02F6BF7F" w:rsidR="00B91789" w:rsidRPr="00076D99" w:rsidRDefault="001C744A"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4F1D1851" wp14:editId="52812A5E">
                  <wp:extent cx="1781175" cy="551180"/>
                  <wp:effectExtent l="0" t="0" r="0" b="0"/>
                  <wp:docPr id="166780252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02528" name="Imagen 166780252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81175" cy="551180"/>
                          </a:xfrm>
                          <a:prstGeom prst="rect">
                            <a:avLst/>
                          </a:prstGeom>
                        </pic:spPr>
                      </pic:pic>
                    </a:graphicData>
                  </a:graphic>
                </wp:inline>
              </w:drawing>
            </w:r>
          </w:p>
        </w:tc>
      </w:tr>
      <w:tr w:rsidR="00D8711C" w:rsidRPr="00076D99" w14:paraId="276624C7" w14:textId="77777777" w:rsidTr="00A01A4A">
        <w:trPr>
          <w:trHeight w:val="550"/>
        </w:trPr>
        <w:tc>
          <w:tcPr>
            <w:tcW w:w="1980" w:type="dxa"/>
          </w:tcPr>
          <w:p w14:paraId="200DEBAA" w14:textId="29470864" w:rsidR="00D8711C" w:rsidRPr="00FD03D0" w:rsidRDefault="00D8711C" w:rsidP="00D94118">
            <w:pPr>
              <w:pStyle w:val="Ttulo3"/>
              <w:numPr>
                <w:ilvl w:val="0"/>
                <w:numId w:val="75"/>
              </w:numPr>
              <w:spacing w:before="0" w:after="0" w:line="276" w:lineRule="auto"/>
              <w:ind w:left="317"/>
              <w:rPr>
                <w:rFonts w:ascii="Arial" w:hAnsi="Arial" w:cs="Arial"/>
                <w:b/>
                <w:color w:val="000000" w:themeColor="text1"/>
                <w:sz w:val="20"/>
                <w:szCs w:val="20"/>
              </w:rPr>
            </w:pPr>
            <w:r w:rsidRPr="00FD03D0">
              <w:rPr>
                <w:rFonts w:ascii="Arial" w:hAnsi="Arial" w:cs="Arial"/>
                <w:b/>
                <w:color w:val="000000" w:themeColor="text1"/>
                <w:sz w:val="20"/>
                <w:szCs w:val="20"/>
              </w:rPr>
              <w:t>Diseño y construcción</w:t>
            </w:r>
          </w:p>
        </w:tc>
        <w:tc>
          <w:tcPr>
            <w:tcW w:w="4961" w:type="dxa"/>
          </w:tcPr>
          <w:p w14:paraId="5116A45C" w14:textId="6BB65B4A" w:rsidR="00D8711C" w:rsidRDefault="00D8711C" w:rsidP="00D8711C">
            <w:pPr>
              <w:widowControl w:val="0"/>
              <w:tabs>
                <w:tab w:val="left" w:pos="829"/>
              </w:tabs>
              <w:autoSpaceDE w:val="0"/>
              <w:autoSpaceDN w:val="0"/>
              <w:spacing w:line="276" w:lineRule="auto"/>
              <w:jc w:val="both"/>
              <w:rPr>
                <w:rFonts w:ascii="Arial" w:hAnsi="Arial" w:cs="Arial"/>
                <w:color w:val="000000" w:themeColor="text1"/>
                <w:sz w:val="20"/>
                <w:szCs w:val="20"/>
              </w:rPr>
            </w:pPr>
            <w:r w:rsidRPr="00D8711C">
              <w:rPr>
                <w:rFonts w:ascii="Arial" w:hAnsi="Arial" w:cs="Arial"/>
                <w:bCs/>
                <w:color w:val="000000" w:themeColor="text1"/>
                <w:sz w:val="20"/>
                <w:szCs w:val="20"/>
              </w:rPr>
              <w:t>L</w:t>
            </w:r>
            <w:r w:rsidRPr="00FD03D0">
              <w:rPr>
                <w:rFonts w:ascii="Arial" w:hAnsi="Arial" w:cs="Arial"/>
                <w:color w:val="000000" w:themeColor="text1"/>
                <w:sz w:val="20"/>
                <w:szCs w:val="20"/>
              </w:rPr>
              <w:t>a planta de transformación de productos cárnicos debe ser diseñada de manera que no permita la entrada de ningún polvo, roedores o cualquier tipo de contaminación. Las áreas de proceso deben estar bien distribuidas de manera tal que eviten la contaminación cruzada entre procedimientos.</w:t>
            </w:r>
          </w:p>
        </w:tc>
        <w:tc>
          <w:tcPr>
            <w:tcW w:w="3021" w:type="dxa"/>
          </w:tcPr>
          <w:p w14:paraId="6CAC41D3" w14:textId="5D590E97" w:rsidR="00D8711C" w:rsidRPr="00076D99" w:rsidRDefault="00135C4E"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C919724" wp14:editId="55F27BB8">
                  <wp:extent cx="1781175" cy="555625"/>
                  <wp:effectExtent l="0" t="0" r="0" b="3175"/>
                  <wp:docPr id="764743876"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43876" name="Imagen 76474387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81175" cy="555625"/>
                          </a:xfrm>
                          <a:prstGeom prst="rect">
                            <a:avLst/>
                          </a:prstGeom>
                        </pic:spPr>
                      </pic:pic>
                    </a:graphicData>
                  </a:graphic>
                </wp:inline>
              </w:drawing>
            </w:r>
          </w:p>
        </w:tc>
      </w:tr>
      <w:tr w:rsidR="00D8711C" w:rsidRPr="00076D99" w14:paraId="322075C4" w14:textId="77777777" w:rsidTr="00A01A4A">
        <w:trPr>
          <w:trHeight w:val="550"/>
        </w:trPr>
        <w:tc>
          <w:tcPr>
            <w:tcW w:w="1980" w:type="dxa"/>
          </w:tcPr>
          <w:p w14:paraId="7A5539A5" w14:textId="3B7BEEED" w:rsidR="00D8711C" w:rsidRPr="00FD03D0" w:rsidRDefault="00D8711C" w:rsidP="00D94118">
            <w:pPr>
              <w:pStyle w:val="Ttulo3"/>
              <w:numPr>
                <w:ilvl w:val="0"/>
                <w:numId w:val="75"/>
              </w:numPr>
              <w:spacing w:before="0" w:after="0" w:line="276" w:lineRule="auto"/>
              <w:ind w:left="317"/>
              <w:rPr>
                <w:rFonts w:ascii="Arial" w:hAnsi="Arial" w:cs="Arial"/>
                <w:b/>
                <w:color w:val="000000" w:themeColor="text1"/>
                <w:sz w:val="20"/>
                <w:szCs w:val="20"/>
              </w:rPr>
            </w:pPr>
            <w:r w:rsidRPr="00FD03D0">
              <w:rPr>
                <w:rFonts w:ascii="Arial" w:hAnsi="Arial" w:cs="Arial"/>
                <w:b/>
                <w:color w:val="000000" w:themeColor="text1"/>
                <w:sz w:val="20"/>
                <w:szCs w:val="20"/>
              </w:rPr>
              <w:t>Pisos</w:t>
            </w:r>
            <w:r w:rsidRPr="00FD03D0">
              <w:rPr>
                <w:rFonts w:ascii="Arial" w:hAnsi="Arial" w:cs="Arial"/>
                <w:b/>
                <w:color w:val="000000" w:themeColor="text1"/>
                <w:spacing w:val="-3"/>
                <w:sz w:val="20"/>
                <w:szCs w:val="20"/>
              </w:rPr>
              <w:t xml:space="preserve"> </w:t>
            </w:r>
            <w:r w:rsidRPr="00FD03D0">
              <w:rPr>
                <w:rFonts w:ascii="Arial" w:hAnsi="Arial" w:cs="Arial"/>
                <w:b/>
                <w:color w:val="000000" w:themeColor="text1"/>
                <w:sz w:val="20"/>
                <w:szCs w:val="20"/>
              </w:rPr>
              <w:t>y</w:t>
            </w:r>
            <w:r w:rsidRPr="00FD03D0">
              <w:rPr>
                <w:rFonts w:ascii="Arial" w:hAnsi="Arial" w:cs="Arial"/>
                <w:b/>
                <w:color w:val="000000" w:themeColor="text1"/>
                <w:spacing w:val="-3"/>
                <w:sz w:val="20"/>
                <w:szCs w:val="20"/>
              </w:rPr>
              <w:t xml:space="preserve"> </w:t>
            </w:r>
            <w:r w:rsidRPr="00FD03D0">
              <w:rPr>
                <w:rFonts w:ascii="Arial" w:hAnsi="Arial" w:cs="Arial"/>
                <w:b/>
                <w:color w:val="000000" w:themeColor="text1"/>
                <w:sz w:val="20"/>
                <w:szCs w:val="20"/>
              </w:rPr>
              <w:t>drenajes</w:t>
            </w:r>
          </w:p>
        </w:tc>
        <w:tc>
          <w:tcPr>
            <w:tcW w:w="4961" w:type="dxa"/>
          </w:tcPr>
          <w:p w14:paraId="32915AFE" w14:textId="017798EA" w:rsidR="00D8711C" w:rsidRPr="00D8711C" w:rsidRDefault="00D8711C" w:rsidP="00D8711C">
            <w:pPr>
              <w:widowControl w:val="0"/>
              <w:tabs>
                <w:tab w:val="left" w:pos="829"/>
              </w:tabs>
              <w:autoSpaceDE w:val="0"/>
              <w:autoSpaceDN w:val="0"/>
              <w:spacing w:line="276" w:lineRule="auto"/>
              <w:jc w:val="both"/>
              <w:rPr>
                <w:rFonts w:ascii="Arial" w:hAnsi="Arial" w:cs="Arial"/>
                <w:bCs/>
                <w:color w:val="000000" w:themeColor="text1"/>
                <w:sz w:val="20"/>
                <w:szCs w:val="20"/>
              </w:rPr>
            </w:pPr>
            <w:r>
              <w:rPr>
                <w:rFonts w:ascii="Arial" w:hAnsi="Arial" w:cs="Arial"/>
                <w:color w:val="000000" w:themeColor="text1"/>
                <w:sz w:val="20"/>
                <w:szCs w:val="20"/>
              </w:rPr>
              <w:t>L</w:t>
            </w:r>
            <w:r w:rsidRPr="00FD03D0">
              <w:rPr>
                <w:rFonts w:ascii="Arial" w:hAnsi="Arial" w:cs="Arial"/>
                <w:color w:val="000000" w:themeColor="text1"/>
                <w:sz w:val="20"/>
                <w:szCs w:val="20"/>
              </w:rPr>
              <w:t>os</w:t>
            </w:r>
            <w:r w:rsidRPr="00FD03D0">
              <w:rPr>
                <w:rFonts w:ascii="Arial" w:hAnsi="Arial" w:cs="Arial"/>
                <w:color w:val="000000" w:themeColor="text1"/>
                <w:spacing w:val="-3"/>
                <w:sz w:val="20"/>
                <w:szCs w:val="20"/>
              </w:rPr>
              <w:t xml:space="preserve"> </w:t>
            </w:r>
            <w:r w:rsidRPr="00FD03D0">
              <w:rPr>
                <w:rFonts w:ascii="Arial" w:hAnsi="Arial" w:cs="Arial"/>
                <w:color w:val="000000" w:themeColor="text1"/>
                <w:sz w:val="20"/>
                <w:szCs w:val="20"/>
              </w:rPr>
              <w:t>pisos</w:t>
            </w:r>
            <w:r w:rsidRPr="00FD03D0">
              <w:rPr>
                <w:rFonts w:ascii="Arial" w:hAnsi="Arial" w:cs="Arial"/>
                <w:color w:val="000000" w:themeColor="text1"/>
                <w:spacing w:val="-2"/>
                <w:sz w:val="20"/>
                <w:szCs w:val="20"/>
              </w:rPr>
              <w:t xml:space="preserve"> </w:t>
            </w:r>
            <w:r w:rsidRPr="00FD03D0">
              <w:rPr>
                <w:rFonts w:ascii="Arial" w:hAnsi="Arial" w:cs="Arial"/>
                <w:color w:val="000000" w:themeColor="text1"/>
                <w:sz w:val="20"/>
                <w:szCs w:val="20"/>
              </w:rPr>
              <w:t>de</w:t>
            </w:r>
            <w:r w:rsidRPr="00FD03D0">
              <w:rPr>
                <w:rFonts w:ascii="Arial" w:hAnsi="Arial" w:cs="Arial"/>
                <w:color w:val="000000" w:themeColor="text1"/>
                <w:spacing w:val="-3"/>
                <w:sz w:val="20"/>
                <w:szCs w:val="20"/>
              </w:rPr>
              <w:t xml:space="preserve"> </w:t>
            </w:r>
            <w:r w:rsidRPr="00FD03D0">
              <w:rPr>
                <w:rFonts w:ascii="Arial" w:hAnsi="Arial" w:cs="Arial"/>
                <w:color w:val="000000" w:themeColor="text1"/>
                <w:sz w:val="20"/>
                <w:szCs w:val="20"/>
              </w:rPr>
              <w:t>la</w:t>
            </w:r>
            <w:r w:rsidRPr="00FD03D0">
              <w:rPr>
                <w:rFonts w:ascii="Arial" w:hAnsi="Arial" w:cs="Arial"/>
                <w:color w:val="000000" w:themeColor="text1"/>
                <w:spacing w:val="-3"/>
                <w:sz w:val="20"/>
                <w:szCs w:val="20"/>
              </w:rPr>
              <w:t xml:space="preserve"> </w:t>
            </w:r>
            <w:r w:rsidRPr="00FD03D0">
              <w:rPr>
                <w:rFonts w:ascii="Arial" w:hAnsi="Arial" w:cs="Arial"/>
                <w:color w:val="000000" w:themeColor="text1"/>
                <w:sz w:val="20"/>
                <w:szCs w:val="20"/>
              </w:rPr>
              <w:t>planta</w:t>
            </w:r>
            <w:r w:rsidRPr="00FD03D0">
              <w:rPr>
                <w:rFonts w:ascii="Arial" w:hAnsi="Arial" w:cs="Arial"/>
                <w:color w:val="000000" w:themeColor="text1"/>
                <w:spacing w:val="-3"/>
                <w:sz w:val="20"/>
                <w:szCs w:val="20"/>
              </w:rPr>
              <w:t xml:space="preserve"> </w:t>
            </w:r>
            <w:r w:rsidRPr="00FD03D0">
              <w:rPr>
                <w:rFonts w:ascii="Arial" w:hAnsi="Arial" w:cs="Arial"/>
                <w:color w:val="000000" w:themeColor="text1"/>
                <w:sz w:val="20"/>
                <w:szCs w:val="20"/>
              </w:rPr>
              <w:t>de</w:t>
            </w:r>
            <w:r w:rsidRPr="00FD03D0">
              <w:rPr>
                <w:rFonts w:ascii="Arial" w:hAnsi="Arial" w:cs="Arial"/>
                <w:color w:val="000000" w:themeColor="text1"/>
                <w:spacing w:val="-1"/>
                <w:sz w:val="20"/>
                <w:szCs w:val="20"/>
              </w:rPr>
              <w:t xml:space="preserve"> </w:t>
            </w:r>
            <w:r w:rsidRPr="00FD03D0">
              <w:rPr>
                <w:rFonts w:ascii="Arial" w:hAnsi="Arial" w:cs="Arial"/>
                <w:color w:val="000000" w:themeColor="text1"/>
                <w:sz w:val="20"/>
                <w:szCs w:val="20"/>
              </w:rPr>
              <w:t>producción</w:t>
            </w:r>
            <w:r w:rsidRPr="00FD03D0">
              <w:rPr>
                <w:rFonts w:ascii="Arial" w:hAnsi="Arial" w:cs="Arial"/>
                <w:color w:val="000000" w:themeColor="text1"/>
                <w:spacing w:val="-3"/>
                <w:sz w:val="20"/>
                <w:szCs w:val="20"/>
              </w:rPr>
              <w:t xml:space="preserve"> </w:t>
            </w:r>
            <w:r w:rsidRPr="00FD03D0">
              <w:rPr>
                <w:rFonts w:ascii="Arial" w:hAnsi="Arial" w:cs="Arial"/>
                <w:color w:val="000000" w:themeColor="text1"/>
                <w:sz w:val="20"/>
                <w:szCs w:val="20"/>
              </w:rPr>
              <w:t>de</w:t>
            </w:r>
            <w:r w:rsidRPr="00FD03D0">
              <w:rPr>
                <w:rFonts w:ascii="Arial" w:hAnsi="Arial" w:cs="Arial"/>
                <w:color w:val="000000" w:themeColor="text1"/>
                <w:spacing w:val="-2"/>
                <w:sz w:val="20"/>
                <w:szCs w:val="20"/>
              </w:rPr>
              <w:t xml:space="preserve"> </w:t>
            </w:r>
            <w:r w:rsidRPr="00FD03D0">
              <w:rPr>
                <w:rFonts w:ascii="Arial" w:hAnsi="Arial" w:cs="Arial"/>
                <w:color w:val="000000" w:themeColor="text1"/>
                <w:sz w:val="20"/>
                <w:szCs w:val="20"/>
              </w:rPr>
              <w:t>derivados</w:t>
            </w:r>
            <w:r w:rsidRPr="00FD03D0">
              <w:rPr>
                <w:rFonts w:ascii="Arial" w:hAnsi="Arial" w:cs="Arial"/>
                <w:color w:val="000000" w:themeColor="text1"/>
                <w:spacing w:val="-3"/>
                <w:sz w:val="20"/>
                <w:szCs w:val="20"/>
              </w:rPr>
              <w:t xml:space="preserve"> </w:t>
            </w:r>
            <w:r w:rsidRPr="00FD03D0">
              <w:rPr>
                <w:rFonts w:ascii="Arial" w:hAnsi="Arial" w:cs="Arial"/>
                <w:color w:val="000000" w:themeColor="text1"/>
                <w:sz w:val="20"/>
                <w:szCs w:val="20"/>
              </w:rPr>
              <w:t xml:space="preserve">cárnicos deben ser construidos en materiales no porosos e impermeables, y que no generen ningún tipo de contaminación, además deben ser de fácil limpieza y </w:t>
            </w:r>
            <w:r w:rsidRPr="00FD03D0">
              <w:rPr>
                <w:rFonts w:ascii="Arial" w:hAnsi="Arial" w:cs="Arial"/>
                <w:color w:val="000000" w:themeColor="text1"/>
                <w:spacing w:val="-2"/>
                <w:sz w:val="20"/>
                <w:szCs w:val="20"/>
              </w:rPr>
              <w:t>desinfección.</w:t>
            </w:r>
          </w:p>
        </w:tc>
        <w:tc>
          <w:tcPr>
            <w:tcW w:w="3021" w:type="dxa"/>
          </w:tcPr>
          <w:p w14:paraId="0D5C89D5" w14:textId="02A79AA7" w:rsidR="00D8711C" w:rsidRPr="00076D99" w:rsidRDefault="00135C4E"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72E4A76C" wp14:editId="5189D7A7">
                  <wp:extent cx="1781175" cy="535305"/>
                  <wp:effectExtent l="0" t="0" r="0" b="0"/>
                  <wp:docPr id="2084324780"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24780" name="Imagen 208432478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81175" cy="535305"/>
                          </a:xfrm>
                          <a:prstGeom prst="rect">
                            <a:avLst/>
                          </a:prstGeom>
                        </pic:spPr>
                      </pic:pic>
                    </a:graphicData>
                  </a:graphic>
                </wp:inline>
              </w:drawing>
            </w:r>
          </w:p>
        </w:tc>
      </w:tr>
      <w:tr w:rsidR="00D8711C" w:rsidRPr="00076D99" w14:paraId="0316B1F6" w14:textId="77777777" w:rsidTr="00A01A4A">
        <w:trPr>
          <w:trHeight w:val="550"/>
        </w:trPr>
        <w:tc>
          <w:tcPr>
            <w:tcW w:w="1980" w:type="dxa"/>
          </w:tcPr>
          <w:p w14:paraId="67333D8E" w14:textId="7581D3A4" w:rsidR="00D8711C" w:rsidRPr="00FD03D0" w:rsidRDefault="00D8711C" w:rsidP="00D94118">
            <w:pPr>
              <w:pStyle w:val="Ttulo3"/>
              <w:numPr>
                <w:ilvl w:val="0"/>
                <w:numId w:val="75"/>
              </w:numPr>
              <w:spacing w:before="0" w:after="0" w:line="276" w:lineRule="auto"/>
              <w:ind w:left="317"/>
              <w:rPr>
                <w:rFonts w:ascii="Arial" w:hAnsi="Arial" w:cs="Arial"/>
                <w:b/>
                <w:color w:val="000000" w:themeColor="text1"/>
                <w:sz w:val="20"/>
                <w:szCs w:val="20"/>
              </w:rPr>
            </w:pPr>
            <w:r w:rsidRPr="00FD03D0">
              <w:rPr>
                <w:rFonts w:ascii="Arial" w:hAnsi="Arial" w:cs="Arial"/>
                <w:b/>
                <w:color w:val="000000" w:themeColor="text1"/>
                <w:sz w:val="20"/>
                <w:szCs w:val="20"/>
              </w:rPr>
              <w:t>Paredes</w:t>
            </w:r>
          </w:p>
        </w:tc>
        <w:tc>
          <w:tcPr>
            <w:tcW w:w="4961" w:type="dxa"/>
          </w:tcPr>
          <w:p w14:paraId="33CD4CD3" w14:textId="2ACD2EDB" w:rsidR="00D8711C" w:rsidRPr="00D8711C" w:rsidRDefault="00D8711C" w:rsidP="00D8711C">
            <w:pPr>
              <w:widowControl w:val="0"/>
              <w:tabs>
                <w:tab w:val="left" w:pos="829"/>
              </w:tabs>
              <w:autoSpaceDE w:val="0"/>
              <w:autoSpaceDN w:val="0"/>
              <w:spacing w:line="276" w:lineRule="auto"/>
              <w:jc w:val="both"/>
              <w:rPr>
                <w:rFonts w:ascii="Arial" w:hAnsi="Arial" w:cs="Arial"/>
                <w:bCs/>
                <w:color w:val="000000" w:themeColor="text1"/>
                <w:sz w:val="20"/>
                <w:szCs w:val="20"/>
              </w:rPr>
            </w:pPr>
            <w:r>
              <w:rPr>
                <w:rFonts w:ascii="Arial" w:hAnsi="Arial" w:cs="Arial"/>
                <w:color w:val="000000" w:themeColor="text1"/>
                <w:sz w:val="20"/>
                <w:szCs w:val="20"/>
              </w:rPr>
              <w:t>L</w:t>
            </w:r>
            <w:r w:rsidRPr="00FD03D0">
              <w:rPr>
                <w:rFonts w:ascii="Arial" w:hAnsi="Arial" w:cs="Arial"/>
                <w:color w:val="000000" w:themeColor="text1"/>
                <w:sz w:val="20"/>
                <w:szCs w:val="20"/>
              </w:rPr>
              <w:t>as</w:t>
            </w:r>
            <w:r w:rsidRPr="00FD03D0">
              <w:rPr>
                <w:rFonts w:ascii="Arial" w:hAnsi="Arial" w:cs="Arial"/>
                <w:color w:val="000000" w:themeColor="text1"/>
                <w:spacing w:val="-2"/>
                <w:sz w:val="20"/>
                <w:szCs w:val="20"/>
              </w:rPr>
              <w:t xml:space="preserve"> </w:t>
            </w:r>
            <w:r w:rsidRPr="00FD03D0">
              <w:rPr>
                <w:rFonts w:ascii="Arial" w:hAnsi="Arial" w:cs="Arial"/>
                <w:color w:val="000000" w:themeColor="text1"/>
                <w:sz w:val="20"/>
                <w:szCs w:val="20"/>
              </w:rPr>
              <w:t>paredes</w:t>
            </w:r>
            <w:r w:rsidRPr="00FD03D0">
              <w:rPr>
                <w:rFonts w:ascii="Arial" w:hAnsi="Arial" w:cs="Arial"/>
                <w:color w:val="000000" w:themeColor="text1"/>
                <w:spacing w:val="-2"/>
                <w:sz w:val="20"/>
                <w:szCs w:val="20"/>
              </w:rPr>
              <w:t xml:space="preserve"> </w:t>
            </w:r>
            <w:r w:rsidRPr="00FD03D0">
              <w:rPr>
                <w:rFonts w:ascii="Arial" w:hAnsi="Arial" w:cs="Arial"/>
                <w:color w:val="000000" w:themeColor="text1"/>
                <w:sz w:val="20"/>
                <w:szCs w:val="20"/>
              </w:rPr>
              <w:t>del</w:t>
            </w:r>
            <w:r w:rsidRPr="00FD03D0">
              <w:rPr>
                <w:rFonts w:ascii="Arial" w:hAnsi="Arial" w:cs="Arial"/>
                <w:color w:val="000000" w:themeColor="text1"/>
                <w:spacing w:val="-2"/>
                <w:sz w:val="20"/>
                <w:szCs w:val="20"/>
              </w:rPr>
              <w:t xml:space="preserve"> </w:t>
            </w:r>
            <w:r w:rsidRPr="00FD03D0">
              <w:rPr>
                <w:rFonts w:ascii="Arial" w:hAnsi="Arial" w:cs="Arial"/>
                <w:color w:val="000000" w:themeColor="text1"/>
                <w:sz w:val="20"/>
                <w:szCs w:val="20"/>
              </w:rPr>
              <w:t>área</w:t>
            </w:r>
            <w:r w:rsidRPr="00FD03D0">
              <w:rPr>
                <w:rFonts w:ascii="Arial" w:hAnsi="Arial" w:cs="Arial"/>
                <w:color w:val="000000" w:themeColor="text1"/>
                <w:spacing w:val="-2"/>
                <w:sz w:val="20"/>
                <w:szCs w:val="20"/>
              </w:rPr>
              <w:t xml:space="preserve"> </w:t>
            </w:r>
            <w:r w:rsidRPr="00FD03D0">
              <w:rPr>
                <w:rFonts w:ascii="Arial" w:hAnsi="Arial" w:cs="Arial"/>
                <w:color w:val="000000" w:themeColor="text1"/>
                <w:sz w:val="20"/>
                <w:szCs w:val="20"/>
              </w:rPr>
              <w:t>de</w:t>
            </w:r>
            <w:r w:rsidRPr="00FD03D0">
              <w:rPr>
                <w:rFonts w:ascii="Arial" w:hAnsi="Arial" w:cs="Arial"/>
                <w:color w:val="000000" w:themeColor="text1"/>
                <w:spacing w:val="-2"/>
                <w:sz w:val="20"/>
                <w:szCs w:val="20"/>
              </w:rPr>
              <w:t xml:space="preserve"> </w:t>
            </w:r>
            <w:r w:rsidRPr="00FD03D0">
              <w:rPr>
                <w:rFonts w:ascii="Arial" w:hAnsi="Arial" w:cs="Arial"/>
                <w:color w:val="000000" w:themeColor="text1"/>
                <w:sz w:val="20"/>
                <w:szCs w:val="20"/>
              </w:rPr>
              <w:t>producción</w:t>
            </w:r>
            <w:r w:rsidRPr="00FD03D0">
              <w:rPr>
                <w:rFonts w:ascii="Arial" w:hAnsi="Arial" w:cs="Arial"/>
                <w:color w:val="000000" w:themeColor="text1"/>
                <w:spacing w:val="-2"/>
                <w:sz w:val="20"/>
                <w:szCs w:val="20"/>
              </w:rPr>
              <w:t xml:space="preserve"> </w:t>
            </w:r>
            <w:r w:rsidRPr="00FD03D0">
              <w:rPr>
                <w:rFonts w:ascii="Arial" w:hAnsi="Arial" w:cs="Arial"/>
                <w:color w:val="000000" w:themeColor="text1"/>
                <w:sz w:val="20"/>
                <w:szCs w:val="20"/>
              </w:rPr>
              <w:t>de</w:t>
            </w:r>
            <w:r w:rsidRPr="00FD03D0">
              <w:rPr>
                <w:rFonts w:ascii="Arial" w:hAnsi="Arial" w:cs="Arial"/>
                <w:color w:val="000000" w:themeColor="text1"/>
                <w:spacing w:val="-2"/>
                <w:sz w:val="20"/>
                <w:szCs w:val="20"/>
              </w:rPr>
              <w:t xml:space="preserve"> </w:t>
            </w:r>
            <w:r w:rsidRPr="00FD03D0">
              <w:rPr>
                <w:rFonts w:ascii="Arial" w:hAnsi="Arial" w:cs="Arial"/>
                <w:color w:val="000000" w:themeColor="text1"/>
                <w:sz w:val="20"/>
                <w:szCs w:val="20"/>
              </w:rPr>
              <w:t>productos</w:t>
            </w:r>
            <w:r w:rsidRPr="00FD03D0">
              <w:rPr>
                <w:rFonts w:ascii="Arial" w:hAnsi="Arial" w:cs="Arial"/>
                <w:color w:val="000000" w:themeColor="text1"/>
                <w:spacing w:val="-2"/>
                <w:sz w:val="20"/>
                <w:szCs w:val="20"/>
              </w:rPr>
              <w:t xml:space="preserve"> </w:t>
            </w:r>
            <w:r w:rsidRPr="00FD03D0">
              <w:rPr>
                <w:rFonts w:ascii="Arial" w:hAnsi="Arial" w:cs="Arial"/>
                <w:color w:val="000000" w:themeColor="text1"/>
                <w:sz w:val="20"/>
                <w:szCs w:val="20"/>
              </w:rPr>
              <w:t>cárnicos</w:t>
            </w:r>
            <w:r w:rsidRPr="00FD03D0">
              <w:rPr>
                <w:rFonts w:ascii="Arial" w:hAnsi="Arial" w:cs="Arial"/>
                <w:color w:val="000000" w:themeColor="text1"/>
                <w:spacing w:val="-2"/>
                <w:sz w:val="20"/>
                <w:szCs w:val="20"/>
              </w:rPr>
              <w:t xml:space="preserve"> </w:t>
            </w:r>
            <w:r w:rsidRPr="00FD03D0">
              <w:rPr>
                <w:rFonts w:ascii="Arial" w:hAnsi="Arial" w:cs="Arial"/>
                <w:color w:val="000000" w:themeColor="text1"/>
                <w:sz w:val="20"/>
                <w:szCs w:val="20"/>
              </w:rPr>
              <w:t>deben</w:t>
            </w:r>
            <w:r w:rsidRPr="00FD03D0">
              <w:rPr>
                <w:rFonts w:ascii="Arial" w:hAnsi="Arial" w:cs="Arial"/>
                <w:color w:val="000000" w:themeColor="text1"/>
                <w:spacing w:val="-2"/>
                <w:sz w:val="20"/>
                <w:szCs w:val="20"/>
              </w:rPr>
              <w:t xml:space="preserve"> </w:t>
            </w:r>
            <w:r w:rsidRPr="00FD03D0">
              <w:rPr>
                <w:rFonts w:ascii="Arial" w:hAnsi="Arial" w:cs="Arial"/>
                <w:color w:val="000000" w:themeColor="text1"/>
                <w:sz w:val="20"/>
                <w:szCs w:val="20"/>
              </w:rPr>
              <w:t>ser en colores claros, resistente y de fácil limpieza y desinfección, las uniones entre las paredes deben ser de forma redondeada para así evitar la acumulación de cualquier tipo de suciedad.</w:t>
            </w:r>
          </w:p>
        </w:tc>
        <w:tc>
          <w:tcPr>
            <w:tcW w:w="3021" w:type="dxa"/>
          </w:tcPr>
          <w:p w14:paraId="66090521" w14:textId="7D08682E" w:rsidR="00D8711C" w:rsidRPr="00076D99" w:rsidRDefault="00135C4E"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4691B18F" wp14:editId="393C360E">
                  <wp:extent cx="1781175" cy="530225"/>
                  <wp:effectExtent l="0" t="0" r="0" b="3175"/>
                  <wp:docPr id="146867321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73214" name="Imagen 146867321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81175" cy="530225"/>
                          </a:xfrm>
                          <a:prstGeom prst="rect">
                            <a:avLst/>
                          </a:prstGeom>
                        </pic:spPr>
                      </pic:pic>
                    </a:graphicData>
                  </a:graphic>
                </wp:inline>
              </w:drawing>
            </w:r>
          </w:p>
        </w:tc>
      </w:tr>
      <w:tr w:rsidR="00D8711C" w:rsidRPr="00076D99" w14:paraId="1F041690" w14:textId="77777777" w:rsidTr="00A01A4A">
        <w:trPr>
          <w:trHeight w:val="550"/>
        </w:trPr>
        <w:tc>
          <w:tcPr>
            <w:tcW w:w="1980" w:type="dxa"/>
          </w:tcPr>
          <w:p w14:paraId="76B54DA6" w14:textId="283C6F6F" w:rsidR="00D8711C" w:rsidRPr="00FD03D0" w:rsidRDefault="00D8711C" w:rsidP="00D94118">
            <w:pPr>
              <w:pStyle w:val="Ttulo3"/>
              <w:numPr>
                <w:ilvl w:val="0"/>
                <w:numId w:val="75"/>
              </w:numPr>
              <w:spacing w:before="0" w:after="0" w:line="276" w:lineRule="auto"/>
              <w:ind w:left="317"/>
              <w:rPr>
                <w:rFonts w:ascii="Arial" w:hAnsi="Arial" w:cs="Arial"/>
                <w:b/>
                <w:color w:val="000000" w:themeColor="text1"/>
                <w:sz w:val="20"/>
                <w:szCs w:val="20"/>
              </w:rPr>
            </w:pPr>
            <w:r w:rsidRPr="00FD03D0">
              <w:rPr>
                <w:rFonts w:ascii="Arial" w:hAnsi="Arial" w:cs="Arial"/>
                <w:b/>
                <w:color w:val="000000" w:themeColor="text1"/>
                <w:sz w:val="20"/>
                <w:szCs w:val="20"/>
              </w:rPr>
              <w:t>Techos</w:t>
            </w:r>
          </w:p>
        </w:tc>
        <w:tc>
          <w:tcPr>
            <w:tcW w:w="4961" w:type="dxa"/>
          </w:tcPr>
          <w:p w14:paraId="2470D384" w14:textId="06793586" w:rsidR="00D8711C" w:rsidRDefault="00D8711C" w:rsidP="00D8711C">
            <w:pPr>
              <w:widowControl w:val="0"/>
              <w:tabs>
                <w:tab w:val="left" w:pos="829"/>
              </w:tabs>
              <w:autoSpaceDE w:val="0"/>
              <w:autoSpaceDN w:val="0"/>
              <w:spacing w:line="276" w:lineRule="auto"/>
              <w:jc w:val="both"/>
              <w:rPr>
                <w:rFonts w:ascii="Arial" w:hAnsi="Arial" w:cs="Arial"/>
                <w:color w:val="000000" w:themeColor="text1"/>
                <w:sz w:val="20"/>
                <w:szCs w:val="20"/>
              </w:rPr>
            </w:pPr>
            <w:r>
              <w:rPr>
                <w:rFonts w:ascii="Arial" w:hAnsi="Arial" w:cs="Arial"/>
                <w:color w:val="000000" w:themeColor="text1"/>
                <w:sz w:val="20"/>
                <w:szCs w:val="20"/>
              </w:rPr>
              <w:t>L</w:t>
            </w:r>
            <w:r w:rsidRPr="00D8711C">
              <w:rPr>
                <w:rFonts w:ascii="Arial" w:hAnsi="Arial" w:cs="Arial"/>
                <w:color w:val="000000" w:themeColor="text1"/>
                <w:sz w:val="20"/>
                <w:szCs w:val="20"/>
              </w:rPr>
              <w:t>os techos deben estar diseñados de manera que no se acumule ningún tipo de suciedad ni patógenos como hongos.</w:t>
            </w:r>
          </w:p>
        </w:tc>
        <w:tc>
          <w:tcPr>
            <w:tcW w:w="3021" w:type="dxa"/>
          </w:tcPr>
          <w:p w14:paraId="176F2C52" w14:textId="2E70556C" w:rsidR="00D8711C" w:rsidRPr="00076D99" w:rsidRDefault="00573B4C"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689E7E7" wp14:editId="40C3F935">
                  <wp:extent cx="1781175" cy="554990"/>
                  <wp:effectExtent l="0" t="0" r="0" b="3810"/>
                  <wp:docPr id="9645436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4366" name="Imagen 9645436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81175" cy="554990"/>
                          </a:xfrm>
                          <a:prstGeom prst="rect">
                            <a:avLst/>
                          </a:prstGeom>
                        </pic:spPr>
                      </pic:pic>
                    </a:graphicData>
                  </a:graphic>
                </wp:inline>
              </w:drawing>
            </w:r>
          </w:p>
        </w:tc>
      </w:tr>
    </w:tbl>
    <w:p w14:paraId="6BE5FB3A" w14:textId="77777777" w:rsidR="00D8711C" w:rsidRDefault="00D8711C" w:rsidP="00C419C4">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053541" w:rsidRPr="00076D99" w14:paraId="0B9EB149" w14:textId="77777777" w:rsidTr="00A01A4A">
        <w:trPr>
          <w:trHeight w:val="550"/>
        </w:trPr>
        <w:tc>
          <w:tcPr>
            <w:tcW w:w="1980" w:type="dxa"/>
          </w:tcPr>
          <w:p w14:paraId="21B93640" w14:textId="77777777" w:rsidR="00053541" w:rsidRPr="00FD03D0" w:rsidRDefault="00053541" w:rsidP="00A01A4A">
            <w:pPr>
              <w:pStyle w:val="Ttulo3"/>
              <w:numPr>
                <w:ilvl w:val="0"/>
                <w:numId w:val="75"/>
              </w:numPr>
              <w:spacing w:before="0" w:after="0" w:line="276" w:lineRule="auto"/>
              <w:ind w:left="317"/>
              <w:rPr>
                <w:rFonts w:ascii="Arial" w:hAnsi="Arial" w:cs="Arial"/>
                <w:b/>
                <w:color w:val="000000" w:themeColor="text1"/>
                <w:sz w:val="20"/>
                <w:szCs w:val="20"/>
              </w:rPr>
            </w:pPr>
            <w:r w:rsidRPr="00FD03D0">
              <w:rPr>
                <w:rFonts w:ascii="Arial" w:hAnsi="Arial" w:cs="Arial"/>
                <w:b/>
                <w:color w:val="000000" w:themeColor="text1"/>
                <w:sz w:val="20"/>
                <w:szCs w:val="20"/>
              </w:rPr>
              <w:lastRenderedPageBreak/>
              <w:t>Puertas</w:t>
            </w:r>
          </w:p>
        </w:tc>
        <w:tc>
          <w:tcPr>
            <w:tcW w:w="4961" w:type="dxa"/>
          </w:tcPr>
          <w:p w14:paraId="5962FD08" w14:textId="77777777" w:rsidR="00053541" w:rsidRDefault="00053541" w:rsidP="00A01A4A">
            <w:pPr>
              <w:widowControl w:val="0"/>
              <w:tabs>
                <w:tab w:val="left" w:pos="829"/>
              </w:tabs>
              <w:autoSpaceDE w:val="0"/>
              <w:autoSpaceDN w:val="0"/>
              <w:spacing w:line="276" w:lineRule="auto"/>
              <w:jc w:val="both"/>
              <w:rPr>
                <w:rFonts w:ascii="Arial" w:hAnsi="Arial" w:cs="Arial"/>
                <w:color w:val="000000" w:themeColor="text1"/>
                <w:sz w:val="20"/>
                <w:szCs w:val="20"/>
              </w:rPr>
            </w:pPr>
            <w:r w:rsidRPr="00D8711C">
              <w:rPr>
                <w:rFonts w:ascii="Arial" w:hAnsi="Arial" w:cs="Arial"/>
                <w:bCs/>
                <w:color w:val="000000" w:themeColor="text1"/>
                <w:sz w:val="20"/>
                <w:szCs w:val="20"/>
              </w:rPr>
              <w:t>L</w:t>
            </w:r>
            <w:r w:rsidRPr="00FD03D0">
              <w:rPr>
                <w:rFonts w:ascii="Arial" w:hAnsi="Arial" w:cs="Arial"/>
                <w:color w:val="000000" w:themeColor="text1"/>
                <w:sz w:val="20"/>
                <w:szCs w:val="20"/>
              </w:rPr>
              <w:t>as puertas en la planta de proceso deben ser amplias, que permitan la entrada de materias primas y la salida de desechos y productos terminados, además deben tener dispositivos de cierre automático y ajuste hermético,</w:t>
            </w:r>
            <w:r w:rsidRPr="00FD03D0">
              <w:rPr>
                <w:rFonts w:ascii="Arial" w:hAnsi="Arial" w:cs="Arial"/>
                <w:color w:val="000000" w:themeColor="text1"/>
                <w:spacing w:val="-1"/>
                <w:sz w:val="20"/>
                <w:szCs w:val="20"/>
              </w:rPr>
              <w:t xml:space="preserve"> </w:t>
            </w:r>
            <w:r w:rsidRPr="00FD03D0">
              <w:rPr>
                <w:rFonts w:ascii="Arial" w:hAnsi="Arial" w:cs="Arial"/>
                <w:color w:val="000000" w:themeColor="text1"/>
                <w:sz w:val="20"/>
                <w:szCs w:val="20"/>
              </w:rPr>
              <w:t>las</w:t>
            </w:r>
            <w:r w:rsidRPr="00FD03D0">
              <w:rPr>
                <w:rFonts w:ascii="Arial" w:hAnsi="Arial" w:cs="Arial"/>
                <w:color w:val="000000" w:themeColor="text1"/>
                <w:spacing w:val="-1"/>
                <w:sz w:val="20"/>
                <w:szCs w:val="20"/>
              </w:rPr>
              <w:t xml:space="preserve"> </w:t>
            </w:r>
            <w:r w:rsidRPr="00FD03D0">
              <w:rPr>
                <w:rFonts w:ascii="Arial" w:hAnsi="Arial" w:cs="Arial"/>
                <w:color w:val="000000" w:themeColor="text1"/>
                <w:sz w:val="20"/>
                <w:szCs w:val="20"/>
              </w:rPr>
              <w:t>superficies</w:t>
            </w:r>
            <w:r w:rsidRPr="00FD03D0">
              <w:rPr>
                <w:rFonts w:ascii="Arial" w:hAnsi="Arial" w:cs="Arial"/>
                <w:color w:val="000000" w:themeColor="text1"/>
                <w:spacing w:val="-1"/>
                <w:sz w:val="20"/>
                <w:szCs w:val="20"/>
              </w:rPr>
              <w:t xml:space="preserve"> </w:t>
            </w:r>
            <w:r w:rsidRPr="00FD03D0">
              <w:rPr>
                <w:rFonts w:ascii="Arial" w:hAnsi="Arial" w:cs="Arial"/>
                <w:color w:val="000000" w:themeColor="text1"/>
                <w:sz w:val="20"/>
                <w:szCs w:val="20"/>
              </w:rPr>
              <w:t>de</w:t>
            </w:r>
            <w:r w:rsidRPr="00FD03D0">
              <w:rPr>
                <w:rFonts w:ascii="Arial" w:hAnsi="Arial" w:cs="Arial"/>
                <w:color w:val="000000" w:themeColor="text1"/>
                <w:spacing w:val="-1"/>
                <w:sz w:val="20"/>
                <w:szCs w:val="20"/>
              </w:rPr>
              <w:t xml:space="preserve"> </w:t>
            </w:r>
            <w:r w:rsidRPr="00FD03D0">
              <w:rPr>
                <w:rFonts w:ascii="Arial" w:hAnsi="Arial" w:cs="Arial"/>
                <w:color w:val="000000" w:themeColor="text1"/>
                <w:sz w:val="20"/>
                <w:szCs w:val="20"/>
              </w:rPr>
              <w:t>éstas</w:t>
            </w:r>
            <w:r w:rsidRPr="00FD03D0">
              <w:rPr>
                <w:rFonts w:ascii="Arial" w:hAnsi="Arial" w:cs="Arial"/>
                <w:color w:val="000000" w:themeColor="text1"/>
                <w:spacing w:val="-1"/>
                <w:sz w:val="20"/>
                <w:szCs w:val="20"/>
              </w:rPr>
              <w:t xml:space="preserve"> </w:t>
            </w:r>
            <w:r w:rsidRPr="00FD03D0">
              <w:rPr>
                <w:rFonts w:ascii="Arial" w:hAnsi="Arial" w:cs="Arial"/>
                <w:color w:val="000000" w:themeColor="text1"/>
                <w:sz w:val="20"/>
                <w:szCs w:val="20"/>
              </w:rPr>
              <w:t>no</w:t>
            </w:r>
            <w:r w:rsidRPr="00FD03D0">
              <w:rPr>
                <w:rFonts w:ascii="Arial" w:hAnsi="Arial" w:cs="Arial"/>
                <w:color w:val="000000" w:themeColor="text1"/>
                <w:spacing w:val="-2"/>
                <w:sz w:val="20"/>
                <w:szCs w:val="20"/>
              </w:rPr>
              <w:t xml:space="preserve"> </w:t>
            </w:r>
            <w:r w:rsidRPr="00FD03D0">
              <w:rPr>
                <w:rFonts w:ascii="Arial" w:hAnsi="Arial" w:cs="Arial"/>
                <w:color w:val="000000" w:themeColor="text1"/>
                <w:sz w:val="20"/>
                <w:szCs w:val="20"/>
              </w:rPr>
              <w:t>deben ser</w:t>
            </w:r>
            <w:r w:rsidRPr="00FD03D0">
              <w:rPr>
                <w:rFonts w:ascii="Arial" w:hAnsi="Arial" w:cs="Arial"/>
                <w:color w:val="000000" w:themeColor="text1"/>
                <w:spacing w:val="-1"/>
                <w:sz w:val="20"/>
                <w:szCs w:val="20"/>
              </w:rPr>
              <w:t xml:space="preserve"> </w:t>
            </w:r>
            <w:r w:rsidRPr="00FD03D0">
              <w:rPr>
                <w:rFonts w:ascii="Arial" w:hAnsi="Arial" w:cs="Arial"/>
                <w:color w:val="000000" w:themeColor="text1"/>
                <w:sz w:val="20"/>
                <w:szCs w:val="20"/>
              </w:rPr>
              <w:t>para</w:t>
            </w:r>
            <w:r w:rsidRPr="00FD03D0">
              <w:rPr>
                <w:rFonts w:ascii="Arial" w:hAnsi="Arial" w:cs="Arial"/>
                <w:color w:val="000000" w:themeColor="text1"/>
                <w:spacing w:val="-1"/>
                <w:sz w:val="20"/>
                <w:szCs w:val="20"/>
              </w:rPr>
              <w:t xml:space="preserve"> </w:t>
            </w:r>
            <w:r w:rsidRPr="00FD03D0">
              <w:rPr>
                <w:rFonts w:ascii="Arial" w:hAnsi="Arial" w:cs="Arial"/>
                <w:color w:val="000000" w:themeColor="text1"/>
                <w:sz w:val="20"/>
                <w:szCs w:val="20"/>
              </w:rPr>
              <w:t>nada</w:t>
            </w:r>
            <w:r w:rsidRPr="00FD03D0">
              <w:rPr>
                <w:rFonts w:ascii="Arial" w:hAnsi="Arial" w:cs="Arial"/>
                <w:color w:val="000000" w:themeColor="text1"/>
                <w:spacing w:val="-2"/>
                <w:sz w:val="20"/>
                <w:szCs w:val="20"/>
              </w:rPr>
              <w:t xml:space="preserve"> </w:t>
            </w:r>
            <w:r w:rsidRPr="00FD03D0">
              <w:rPr>
                <w:rFonts w:ascii="Arial" w:hAnsi="Arial" w:cs="Arial"/>
                <w:color w:val="000000" w:themeColor="text1"/>
                <w:sz w:val="20"/>
                <w:szCs w:val="20"/>
              </w:rPr>
              <w:t>absorbentes</w:t>
            </w:r>
            <w:r w:rsidRPr="00FD03D0">
              <w:rPr>
                <w:rFonts w:ascii="Arial" w:hAnsi="Arial" w:cs="Arial"/>
                <w:color w:val="000000" w:themeColor="text1"/>
                <w:spacing w:val="-1"/>
                <w:sz w:val="20"/>
                <w:szCs w:val="20"/>
              </w:rPr>
              <w:t xml:space="preserve"> </w:t>
            </w:r>
            <w:r w:rsidRPr="00FD03D0">
              <w:rPr>
                <w:rFonts w:ascii="Arial" w:hAnsi="Arial" w:cs="Arial"/>
                <w:color w:val="000000" w:themeColor="text1"/>
                <w:sz w:val="20"/>
                <w:szCs w:val="20"/>
              </w:rPr>
              <w:t>y</w:t>
            </w:r>
            <w:r w:rsidRPr="00FD03D0">
              <w:rPr>
                <w:rFonts w:ascii="Arial" w:hAnsi="Arial" w:cs="Arial"/>
                <w:color w:val="000000" w:themeColor="text1"/>
                <w:spacing w:val="-1"/>
                <w:sz w:val="20"/>
                <w:szCs w:val="20"/>
              </w:rPr>
              <w:t xml:space="preserve"> </w:t>
            </w:r>
            <w:r w:rsidRPr="00FD03D0">
              <w:rPr>
                <w:rFonts w:ascii="Arial" w:hAnsi="Arial" w:cs="Arial"/>
                <w:color w:val="000000" w:themeColor="text1"/>
                <w:sz w:val="20"/>
                <w:szCs w:val="20"/>
              </w:rPr>
              <w:t>los orificios entre la puerta y el exterior deben ser lo más reducido posible para que no permita la entrada de ninguna plaga o roedores. De la recepción de materia prima al área de proceso debe haber doble puerta.</w:t>
            </w:r>
          </w:p>
        </w:tc>
        <w:tc>
          <w:tcPr>
            <w:tcW w:w="3021" w:type="dxa"/>
          </w:tcPr>
          <w:p w14:paraId="4591F632" w14:textId="77777777" w:rsidR="00053541" w:rsidRPr="00076D99" w:rsidRDefault="00053541"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1B86182" wp14:editId="39818D0C">
                  <wp:extent cx="1781175" cy="537845"/>
                  <wp:effectExtent l="0" t="0" r="0" b="0"/>
                  <wp:docPr id="1737014350"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14350" name="Imagen 173701435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81175" cy="537845"/>
                          </a:xfrm>
                          <a:prstGeom prst="rect">
                            <a:avLst/>
                          </a:prstGeom>
                        </pic:spPr>
                      </pic:pic>
                    </a:graphicData>
                  </a:graphic>
                </wp:inline>
              </w:drawing>
            </w:r>
          </w:p>
        </w:tc>
      </w:tr>
      <w:tr w:rsidR="00053541" w:rsidRPr="00076D99" w14:paraId="2F2C4C45" w14:textId="77777777" w:rsidTr="00A01A4A">
        <w:trPr>
          <w:trHeight w:val="550"/>
        </w:trPr>
        <w:tc>
          <w:tcPr>
            <w:tcW w:w="1980" w:type="dxa"/>
          </w:tcPr>
          <w:p w14:paraId="6203FE2E" w14:textId="77777777" w:rsidR="00053541" w:rsidRPr="00FD03D0" w:rsidRDefault="00053541" w:rsidP="00A01A4A">
            <w:pPr>
              <w:pStyle w:val="Ttulo3"/>
              <w:numPr>
                <w:ilvl w:val="0"/>
                <w:numId w:val="75"/>
              </w:numPr>
              <w:spacing w:before="0" w:after="0" w:line="276" w:lineRule="auto"/>
              <w:ind w:left="317"/>
              <w:rPr>
                <w:rFonts w:ascii="Arial" w:hAnsi="Arial" w:cs="Arial"/>
                <w:b/>
                <w:color w:val="000000" w:themeColor="text1"/>
                <w:sz w:val="20"/>
                <w:szCs w:val="20"/>
              </w:rPr>
            </w:pPr>
            <w:r w:rsidRPr="00FD03D0">
              <w:rPr>
                <w:rFonts w:ascii="Arial" w:hAnsi="Arial" w:cs="Arial"/>
                <w:b/>
                <w:color w:val="000000" w:themeColor="text1"/>
                <w:sz w:val="20"/>
                <w:szCs w:val="20"/>
              </w:rPr>
              <w:t>Iluminación</w:t>
            </w:r>
          </w:p>
        </w:tc>
        <w:tc>
          <w:tcPr>
            <w:tcW w:w="4961" w:type="dxa"/>
          </w:tcPr>
          <w:p w14:paraId="4E3B218C" w14:textId="77777777" w:rsidR="00053541" w:rsidRPr="00D8711C" w:rsidRDefault="00053541" w:rsidP="00A01A4A">
            <w:pPr>
              <w:widowControl w:val="0"/>
              <w:tabs>
                <w:tab w:val="left" w:pos="829"/>
              </w:tabs>
              <w:autoSpaceDE w:val="0"/>
              <w:autoSpaceDN w:val="0"/>
              <w:spacing w:line="276" w:lineRule="auto"/>
              <w:jc w:val="both"/>
              <w:rPr>
                <w:rFonts w:ascii="Arial" w:hAnsi="Arial" w:cs="Arial"/>
                <w:bCs/>
                <w:color w:val="000000" w:themeColor="text1"/>
                <w:sz w:val="20"/>
                <w:szCs w:val="20"/>
              </w:rPr>
            </w:pPr>
            <w:r>
              <w:rPr>
                <w:rFonts w:ascii="Arial" w:hAnsi="Arial" w:cs="Arial"/>
                <w:color w:val="000000" w:themeColor="text1"/>
                <w:sz w:val="20"/>
                <w:szCs w:val="20"/>
              </w:rPr>
              <w:t>L</w:t>
            </w:r>
            <w:r w:rsidRPr="00FD03D0">
              <w:rPr>
                <w:rFonts w:ascii="Arial" w:hAnsi="Arial" w:cs="Arial"/>
                <w:color w:val="000000" w:themeColor="text1"/>
                <w:sz w:val="20"/>
                <w:szCs w:val="20"/>
              </w:rPr>
              <w:t>a iluminación de las áreas de proceso de los productos cárnicos puede ser natural o artificial, por medio de ventanas, lámparas o claraboyas, y los accesorios que cubren las lámparas deben estar protegidos para evitar que contaminen físicamente el producto si se rompen. La iluminación debe estar bien distribuida.</w:t>
            </w:r>
          </w:p>
        </w:tc>
        <w:tc>
          <w:tcPr>
            <w:tcW w:w="3021" w:type="dxa"/>
          </w:tcPr>
          <w:p w14:paraId="4D82D4D8" w14:textId="77777777" w:rsidR="00053541" w:rsidRPr="00076D99" w:rsidRDefault="00053541"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A0CD083" wp14:editId="4B0959B9">
                  <wp:extent cx="1781175" cy="563880"/>
                  <wp:effectExtent l="0" t="0" r="0" b="0"/>
                  <wp:docPr id="2109988661"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88661" name="Imagen 210998866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81175" cy="563880"/>
                          </a:xfrm>
                          <a:prstGeom prst="rect">
                            <a:avLst/>
                          </a:prstGeom>
                        </pic:spPr>
                      </pic:pic>
                    </a:graphicData>
                  </a:graphic>
                </wp:inline>
              </w:drawing>
            </w:r>
          </w:p>
        </w:tc>
      </w:tr>
      <w:tr w:rsidR="00053541" w:rsidRPr="00076D99" w14:paraId="6973FCDC" w14:textId="77777777" w:rsidTr="00A01A4A">
        <w:trPr>
          <w:trHeight w:val="550"/>
        </w:trPr>
        <w:tc>
          <w:tcPr>
            <w:tcW w:w="1980" w:type="dxa"/>
          </w:tcPr>
          <w:p w14:paraId="529D549D" w14:textId="77777777" w:rsidR="00053541" w:rsidRPr="00FD03D0" w:rsidRDefault="00053541" w:rsidP="00A01A4A">
            <w:pPr>
              <w:pStyle w:val="Ttulo3"/>
              <w:numPr>
                <w:ilvl w:val="0"/>
                <w:numId w:val="75"/>
              </w:numPr>
              <w:spacing w:before="0" w:after="0" w:line="276" w:lineRule="auto"/>
              <w:ind w:left="317"/>
              <w:rPr>
                <w:rFonts w:ascii="Arial" w:hAnsi="Arial" w:cs="Arial"/>
                <w:b/>
                <w:color w:val="000000" w:themeColor="text1"/>
                <w:sz w:val="20"/>
                <w:szCs w:val="20"/>
              </w:rPr>
            </w:pPr>
            <w:r w:rsidRPr="00FD03D0">
              <w:rPr>
                <w:rFonts w:ascii="Arial" w:hAnsi="Arial" w:cs="Arial"/>
                <w:b/>
                <w:color w:val="000000" w:themeColor="text1"/>
                <w:sz w:val="20"/>
                <w:szCs w:val="20"/>
              </w:rPr>
              <w:t>Ventilación</w:t>
            </w:r>
          </w:p>
        </w:tc>
        <w:tc>
          <w:tcPr>
            <w:tcW w:w="4961" w:type="dxa"/>
          </w:tcPr>
          <w:p w14:paraId="78C3DC54" w14:textId="77777777" w:rsidR="00053541" w:rsidRPr="00D8711C" w:rsidRDefault="00053541" w:rsidP="00A01A4A">
            <w:pPr>
              <w:widowControl w:val="0"/>
              <w:tabs>
                <w:tab w:val="left" w:pos="829"/>
              </w:tabs>
              <w:autoSpaceDE w:val="0"/>
              <w:autoSpaceDN w:val="0"/>
              <w:spacing w:line="276" w:lineRule="auto"/>
              <w:jc w:val="both"/>
              <w:rPr>
                <w:rFonts w:ascii="Arial" w:hAnsi="Arial" w:cs="Arial"/>
                <w:color w:val="000000" w:themeColor="text1"/>
                <w:sz w:val="20"/>
                <w:szCs w:val="20"/>
              </w:rPr>
            </w:pPr>
            <w:r>
              <w:rPr>
                <w:rFonts w:ascii="Arial" w:hAnsi="Arial" w:cs="Arial"/>
                <w:color w:val="000000" w:themeColor="text1"/>
                <w:sz w:val="20"/>
                <w:szCs w:val="20"/>
              </w:rPr>
              <w:t>L</w:t>
            </w:r>
            <w:r w:rsidRPr="00D8711C">
              <w:rPr>
                <w:rFonts w:ascii="Arial" w:hAnsi="Arial" w:cs="Arial"/>
                <w:color w:val="000000" w:themeColor="text1"/>
                <w:sz w:val="20"/>
                <w:szCs w:val="20"/>
              </w:rPr>
              <w:t>a ventilación en el área de planta de proceso de productos cárnicos debe ser adecuada para prevenir la condensación de vapor, polvo y eliminación de calor.</w:t>
            </w:r>
          </w:p>
          <w:p w14:paraId="0CE885CB" w14:textId="77777777" w:rsidR="00053541" w:rsidRDefault="00053541" w:rsidP="00A01A4A">
            <w:pPr>
              <w:widowControl w:val="0"/>
              <w:tabs>
                <w:tab w:val="left" w:pos="829"/>
              </w:tabs>
              <w:autoSpaceDE w:val="0"/>
              <w:autoSpaceDN w:val="0"/>
              <w:spacing w:line="276" w:lineRule="auto"/>
              <w:jc w:val="both"/>
              <w:rPr>
                <w:rFonts w:ascii="Arial" w:hAnsi="Arial" w:cs="Arial"/>
                <w:color w:val="000000" w:themeColor="text1"/>
                <w:sz w:val="20"/>
                <w:szCs w:val="20"/>
              </w:rPr>
            </w:pPr>
          </w:p>
        </w:tc>
        <w:tc>
          <w:tcPr>
            <w:tcW w:w="3021" w:type="dxa"/>
          </w:tcPr>
          <w:p w14:paraId="4F617936" w14:textId="77777777" w:rsidR="00053541" w:rsidRPr="00076D99" w:rsidRDefault="00053541"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2DC605A" wp14:editId="000E98D2">
                  <wp:extent cx="1781175" cy="579755"/>
                  <wp:effectExtent l="0" t="0" r="0" b="4445"/>
                  <wp:docPr id="1990114657"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14657" name="Imagen 199011465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781175" cy="579755"/>
                          </a:xfrm>
                          <a:prstGeom prst="rect">
                            <a:avLst/>
                          </a:prstGeom>
                        </pic:spPr>
                      </pic:pic>
                    </a:graphicData>
                  </a:graphic>
                </wp:inline>
              </w:drawing>
            </w:r>
          </w:p>
        </w:tc>
      </w:tr>
    </w:tbl>
    <w:p w14:paraId="5063DA44" w14:textId="77777777" w:rsidR="00053541" w:rsidRDefault="00053541" w:rsidP="00C419C4">
      <w:pPr>
        <w:pStyle w:val="NormalWeb"/>
        <w:spacing w:before="0" w:beforeAutospacing="0" w:after="0" w:afterAutospacing="0" w:line="276" w:lineRule="auto"/>
        <w:ind w:left="567"/>
        <w:jc w:val="both"/>
        <w:rPr>
          <w:rFonts w:ascii="Arial" w:hAnsi="Arial" w:cs="Arial"/>
          <w:color w:val="000000" w:themeColor="text1"/>
          <w:sz w:val="20"/>
          <w:szCs w:val="20"/>
        </w:rPr>
      </w:pPr>
    </w:p>
    <w:p w14:paraId="064D53C4" w14:textId="65F67F7B" w:rsidR="00B04660" w:rsidRPr="00FD03D0" w:rsidRDefault="00B04660" w:rsidP="00D8711C">
      <w:pPr>
        <w:pStyle w:val="Prrafodelista"/>
        <w:widowControl w:val="0"/>
        <w:tabs>
          <w:tab w:val="left" w:pos="829"/>
        </w:tabs>
        <w:autoSpaceDE w:val="0"/>
        <w:autoSpaceDN w:val="0"/>
        <w:spacing w:line="276" w:lineRule="auto"/>
        <w:ind w:left="829" w:right="621"/>
        <w:contextualSpacing w:val="0"/>
        <w:jc w:val="both"/>
        <w:rPr>
          <w:rFonts w:ascii="Arial" w:hAnsi="Arial" w:cs="Arial"/>
          <w:color w:val="000000" w:themeColor="text1"/>
          <w:sz w:val="20"/>
          <w:szCs w:val="20"/>
        </w:rPr>
      </w:pPr>
    </w:p>
    <w:p w14:paraId="57E8A372" w14:textId="6F794348" w:rsidR="00B04660" w:rsidRDefault="00B04660" w:rsidP="00D94118">
      <w:pPr>
        <w:pStyle w:val="Ttulo2"/>
        <w:numPr>
          <w:ilvl w:val="1"/>
          <w:numId w:val="74"/>
        </w:numPr>
        <w:spacing w:before="0" w:after="0" w:line="276" w:lineRule="auto"/>
        <w:ind w:left="567" w:hanging="567"/>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Equipos y utensilios en el procesamiento de carne</w:t>
      </w:r>
    </w:p>
    <w:p w14:paraId="044239C7" w14:textId="77777777" w:rsidR="00A64E84" w:rsidRDefault="00A64E84" w:rsidP="00A64E84"/>
    <w:p w14:paraId="1EA85C5F" w14:textId="77777777" w:rsidR="007B79DA" w:rsidRPr="00A64E84" w:rsidRDefault="007B79DA" w:rsidP="00A64E84"/>
    <w:p w14:paraId="091B182B" w14:textId="3C2DBD11" w:rsidR="005D3834" w:rsidRPr="007B79DA" w:rsidRDefault="005D3834" w:rsidP="007B79DA">
      <w:pPr>
        <w:pStyle w:val="NormalWeb"/>
        <w:spacing w:before="0" w:beforeAutospacing="0" w:after="0" w:afterAutospacing="0" w:line="276" w:lineRule="auto"/>
        <w:ind w:left="567"/>
        <w:jc w:val="both"/>
        <w:rPr>
          <w:rFonts w:ascii="Arial" w:hAnsi="Arial" w:cs="Arial"/>
          <w:color w:val="000000" w:themeColor="text1"/>
          <w:sz w:val="20"/>
          <w:szCs w:val="20"/>
        </w:rPr>
      </w:pPr>
      <w:r w:rsidRPr="005D3834">
        <w:rPr>
          <w:rFonts w:ascii="Arial" w:hAnsi="Arial" w:cs="Arial"/>
          <w:color w:val="000000" w:themeColor="text1"/>
          <w:sz w:val="20"/>
          <w:szCs w:val="20"/>
        </w:rPr>
        <w:t>Los equipos son clave para la inocuidad por su contacto directo con el alimento y deben cumplir requisitos normativos y condiciones sanitarias adecuadas.</w:t>
      </w:r>
    </w:p>
    <w:p w14:paraId="43AD2D08" w14:textId="77777777" w:rsidR="007B79DA" w:rsidRDefault="007B79DA" w:rsidP="00195CC5">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D85909" w:rsidRPr="00076D99" w14:paraId="01D7E946" w14:textId="77777777" w:rsidTr="00A01A4A">
        <w:tc>
          <w:tcPr>
            <w:tcW w:w="9962" w:type="dxa"/>
            <w:gridSpan w:val="3"/>
            <w:shd w:val="clear" w:color="auto" w:fill="9BBB59" w:themeFill="accent3"/>
          </w:tcPr>
          <w:p w14:paraId="259C8CF2" w14:textId="530385AF" w:rsidR="00D85909" w:rsidRPr="00076D99" w:rsidRDefault="00D85909"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Slide</w:t>
            </w:r>
          </w:p>
        </w:tc>
      </w:tr>
      <w:tr w:rsidR="00D85909" w:rsidRPr="00076D99" w14:paraId="767565B2" w14:textId="77777777" w:rsidTr="00A01A4A">
        <w:trPr>
          <w:trHeight w:val="550"/>
        </w:trPr>
        <w:tc>
          <w:tcPr>
            <w:tcW w:w="1980" w:type="dxa"/>
          </w:tcPr>
          <w:p w14:paraId="13472278" w14:textId="623C4E16" w:rsidR="00D85909" w:rsidRPr="00336B12" w:rsidRDefault="00D85909" w:rsidP="00336B12">
            <w:pPr>
              <w:widowControl w:val="0"/>
              <w:tabs>
                <w:tab w:val="left" w:pos="829"/>
              </w:tabs>
              <w:autoSpaceDE w:val="0"/>
              <w:autoSpaceDN w:val="0"/>
              <w:spacing w:line="276" w:lineRule="auto"/>
              <w:jc w:val="both"/>
              <w:rPr>
                <w:rFonts w:ascii="Arial" w:hAnsi="Arial" w:cs="Arial"/>
                <w:b/>
                <w:bCs/>
                <w:color w:val="000000" w:themeColor="text1"/>
                <w:sz w:val="20"/>
                <w:szCs w:val="20"/>
              </w:rPr>
            </w:pPr>
            <w:r w:rsidRPr="00336B12">
              <w:rPr>
                <w:rFonts w:ascii="Arial" w:hAnsi="Arial" w:cs="Arial"/>
                <w:b/>
                <w:bCs/>
                <w:color w:val="000000" w:themeColor="text1"/>
                <w:sz w:val="20"/>
                <w:szCs w:val="20"/>
              </w:rPr>
              <w:t>Requisitos normativos</w:t>
            </w:r>
          </w:p>
        </w:tc>
        <w:tc>
          <w:tcPr>
            <w:tcW w:w="4961" w:type="dxa"/>
          </w:tcPr>
          <w:p w14:paraId="2B020EC4" w14:textId="50BBE153" w:rsidR="0061755A" w:rsidRPr="00D8711C" w:rsidRDefault="0061755A" w:rsidP="00A01A4A">
            <w:pPr>
              <w:widowControl w:val="0"/>
              <w:tabs>
                <w:tab w:val="left" w:pos="829"/>
              </w:tabs>
              <w:autoSpaceDE w:val="0"/>
              <w:autoSpaceDN w:val="0"/>
              <w:spacing w:line="276" w:lineRule="auto"/>
              <w:jc w:val="both"/>
              <w:rPr>
                <w:rFonts w:ascii="Arial" w:hAnsi="Arial" w:cs="Arial"/>
                <w:color w:val="000000" w:themeColor="text1"/>
                <w:sz w:val="20"/>
                <w:szCs w:val="20"/>
              </w:rPr>
            </w:pPr>
            <w:r w:rsidRPr="00336B12">
              <w:rPr>
                <w:rFonts w:ascii="Arial" w:hAnsi="Arial" w:cs="Arial"/>
                <w:color w:val="000000" w:themeColor="text1"/>
                <w:sz w:val="20"/>
                <w:szCs w:val="20"/>
              </w:rPr>
              <w:t>Los equipos deben contar con un diseño higiénico, ser de fácil limpieza y desinfección, resistentes a la corrosión y no generar ningún tipo de contaminación que afecte la inocuidad del alimento.</w:t>
            </w:r>
          </w:p>
        </w:tc>
        <w:tc>
          <w:tcPr>
            <w:tcW w:w="3021" w:type="dxa"/>
          </w:tcPr>
          <w:p w14:paraId="08FD3F63" w14:textId="3E319796" w:rsidR="00D85909" w:rsidRPr="00076D99" w:rsidRDefault="00E55AF2"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F9139AD" wp14:editId="4C6BC1BB">
                  <wp:extent cx="1779267" cy="393540"/>
                  <wp:effectExtent l="0" t="0" r="0" b="635"/>
                  <wp:docPr id="551206512"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06512" name="Imagen 55120651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07006" cy="399675"/>
                          </a:xfrm>
                          <a:prstGeom prst="rect">
                            <a:avLst/>
                          </a:prstGeom>
                        </pic:spPr>
                      </pic:pic>
                    </a:graphicData>
                  </a:graphic>
                </wp:inline>
              </w:drawing>
            </w:r>
          </w:p>
        </w:tc>
      </w:tr>
      <w:tr w:rsidR="00336B12" w:rsidRPr="00076D99" w14:paraId="1B39097B" w14:textId="77777777" w:rsidTr="00A01A4A">
        <w:trPr>
          <w:trHeight w:val="550"/>
        </w:trPr>
        <w:tc>
          <w:tcPr>
            <w:tcW w:w="1980" w:type="dxa"/>
          </w:tcPr>
          <w:p w14:paraId="5747ED32" w14:textId="5FFD277C" w:rsidR="00336B12" w:rsidRPr="00336B12" w:rsidRDefault="00336B12" w:rsidP="00336B12">
            <w:pPr>
              <w:widowControl w:val="0"/>
              <w:tabs>
                <w:tab w:val="left" w:pos="829"/>
              </w:tabs>
              <w:autoSpaceDE w:val="0"/>
              <w:autoSpaceDN w:val="0"/>
              <w:spacing w:line="276" w:lineRule="auto"/>
              <w:jc w:val="both"/>
              <w:rPr>
                <w:rFonts w:ascii="Arial" w:hAnsi="Arial" w:cs="Arial"/>
                <w:b/>
                <w:bCs/>
                <w:color w:val="000000" w:themeColor="text1"/>
                <w:sz w:val="20"/>
                <w:szCs w:val="20"/>
              </w:rPr>
            </w:pPr>
            <w:r w:rsidRPr="00336B12">
              <w:rPr>
                <w:rFonts w:ascii="Arial" w:hAnsi="Arial" w:cs="Arial"/>
                <w:b/>
                <w:bCs/>
                <w:color w:val="000000" w:themeColor="text1"/>
                <w:sz w:val="20"/>
                <w:szCs w:val="20"/>
              </w:rPr>
              <w:t>Equipos utilizados</w:t>
            </w:r>
          </w:p>
        </w:tc>
        <w:tc>
          <w:tcPr>
            <w:tcW w:w="4961" w:type="dxa"/>
          </w:tcPr>
          <w:p w14:paraId="7D63871A" w14:textId="55BE9A3D" w:rsidR="00336B12" w:rsidRPr="00336B12" w:rsidRDefault="00336B12" w:rsidP="00A01A4A">
            <w:pPr>
              <w:widowControl w:val="0"/>
              <w:tabs>
                <w:tab w:val="left" w:pos="829"/>
              </w:tabs>
              <w:autoSpaceDE w:val="0"/>
              <w:autoSpaceDN w:val="0"/>
              <w:spacing w:line="276" w:lineRule="auto"/>
              <w:jc w:val="both"/>
              <w:rPr>
                <w:rFonts w:ascii="Arial" w:hAnsi="Arial" w:cs="Arial"/>
                <w:color w:val="000000" w:themeColor="text1"/>
                <w:sz w:val="20"/>
                <w:szCs w:val="20"/>
              </w:rPr>
            </w:pPr>
            <w:r w:rsidRPr="00336B12">
              <w:rPr>
                <w:rFonts w:ascii="Arial" w:hAnsi="Arial" w:cs="Arial"/>
                <w:color w:val="000000" w:themeColor="text1"/>
                <w:sz w:val="20"/>
                <w:szCs w:val="20"/>
              </w:rPr>
              <w:t>En la industria cárnica se emplean equipos como molinos, sierras, mesas de corte, tanques y cámaras de refrigeración, esenciales para el procesamiento y conservación de la carne.</w:t>
            </w:r>
          </w:p>
        </w:tc>
        <w:tc>
          <w:tcPr>
            <w:tcW w:w="3021" w:type="dxa"/>
          </w:tcPr>
          <w:p w14:paraId="6E42FEE2" w14:textId="460022C9" w:rsidR="00336B12" w:rsidRPr="00076D99" w:rsidRDefault="00E55AF2"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E435E8D" wp14:editId="298D2D43">
                  <wp:extent cx="1780977" cy="358775"/>
                  <wp:effectExtent l="0" t="0" r="0" b="0"/>
                  <wp:docPr id="1503657723"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57723" name="Imagen 150365772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786400" cy="359868"/>
                          </a:xfrm>
                          <a:prstGeom prst="rect">
                            <a:avLst/>
                          </a:prstGeom>
                        </pic:spPr>
                      </pic:pic>
                    </a:graphicData>
                  </a:graphic>
                </wp:inline>
              </w:drawing>
            </w:r>
          </w:p>
        </w:tc>
      </w:tr>
      <w:tr w:rsidR="00336B12" w:rsidRPr="00076D99" w14:paraId="3032FA5F" w14:textId="77777777" w:rsidTr="00A01A4A">
        <w:trPr>
          <w:trHeight w:val="550"/>
        </w:trPr>
        <w:tc>
          <w:tcPr>
            <w:tcW w:w="1980" w:type="dxa"/>
          </w:tcPr>
          <w:p w14:paraId="695E6705" w14:textId="5AE8A538" w:rsidR="00336B12" w:rsidRPr="00336B12" w:rsidRDefault="00336B12" w:rsidP="00336B12">
            <w:pPr>
              <w:widowControl w:val="0"/>
              <w:tabs>
                <w:tab w:val="left" w:pos="829"/>
              </w:tabs>
              <w:autoSpaceDE w:val="0"/>
              <w:autoSpaceDN w:val="0"/>
              <w:spacing w:line="276" w:lineRule="auto"/>
              <w:jc w:val="both"/>
              <w:rPr>
                <w:rFonts w:ascii="Arial" w:hAnsi="Arial" w:cs="Arial"/>
                <w:b/>
                <w:bCs/>
                <w:color w:val="000000" w:themeColor="text1"/>
                <w:sz w:val="20"/>
                <w:szCs w:val="20"/>
              </w:rPr>
            </w:pPr>
            <w:r w:rsidRPr="00336B12">
              <w:rPr>
                <w:rFonts w:ascii="Arial" w:hAnsi="Arial" w:cs="Arial"/>
                <w:b/>
                <w:bCs/>
                <w:color w:val="000000" w:themeColor="text1"/>
                <w:sz w:val="20"/>
                <w:szCs w:val="20"/>
              </w:rPr>
              <w:t>Condiciones sanitarias</w:t>
            </w:r>
          </w:p>
        </w:tc>
        <w:tc>
          <w:tcPr>
            <w:tcW w:w="4961" w:type="dxa"/>
          </w:tcPr>
          <w:p w14:paraId="65A31D9B" w14:textId="236B29B7" w:rsidR="00336B12" w:rsidRPr="00336B12" w:rsidRDefault="00336B12" w:rsidP="00A01A4A">
            <w:pPr>
              <w:widowControl w:val="0"/>
              <w:tabs>
                <w:tab w:val="left" w:pos="829"/>
              </w:tabs>
              <w:autoSpaceDE w:val="0"/>
              <w:autoSpaceDN w:val="0"/>
              <w:spacing w:line="276" w:lineRule="auto"/>
              <w:jc w:val="both"/>
              <w:rPr>
                <w:rFonts w:ascii="Arial" w:hAnsi="Arial" w:cs="Arial"/>
                <w:color w:val="000000" w:themeColor="text1"/>
                <w:sz w:val="20"/>
                <w:szCs w:val="20"/>
              </w:rPr>
            </w:pPr>
            <w:r w:rsidRPr="00336B12">
              <w:rPr>
                <w:rFonts w:ascii="Arial" w:hAnsi="Arial" w:cs="Arial"/>
                <w:color w:val="000000" w:themeColor="text1"/>
                <w:sz w:val="20"/>
                <w:szCs w:val="20"/>
              </w:rPr>
              <w:t>Los equipos deben mantenerse bajo estrictas condiciones sanitarias, incluyendo limpieza y desinfección frecuente, mantenimiento preventivo y uso exclusivo para alimentos, con el fin de garantizar la inocuidad.</w:t>
            </w:r>
          </w:p>
        </w:tc>
        <w:tc>
          <w:tcPr>
            <w:tcW w:w="3021" w:type="dxa"/>
          </w:tcPr>
          <w:p w14:paraId="3DB3A7A3" w14:textId="28950443" w:rsidR="00336B12" w:rsidRPr="00076D99" w:rsidRDefault="00E55AF2"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77D15807" wp14:editId="70FD55BF">
                  <wp:extent cx="1781175" cy="381965"/>
                  <wp:effectExtent l="0" t="0" r="0" b="0"/>
                  <wp:docPr id="113111285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12853" name="Imagen 113111285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783807" cy="382529"/>
                          </a:xfrm>
                          <a:prstGeom prst="rect">
                            <a:avLst/>
                          </a:prstGeom>
                        </pic:spPr>
                      </pic:pic>
                    </a:graphicData>
                  </a:graphic>
                </wp:inline>
              </w:drawing>
            </w:r>
          </w:p>
        </w:tc>
      </w:tr>
    </w:tbl>
    <w:p w14:paraId="72864F49" w14:textId="77777777" w:rsidR="00D85909" w:rsidRDefault="00D85909" w:rsidP="00195CC5">
      <w:pPr>
        <w:pStyle w:val="NormalWeb"/>
        <w:spacing w:before="0" w:beforeAutospacing="0" w:after="0" w:afterAutospacing="0" w:line="276" w:lineRule="auto"/>
        <w:ind w:left="567"/>
        <w:jc w:val="both"/>
        <w:rPr>
          <w:rFonts w:ascii="Arial" w:hAnsi="Arial" w:cs="Arial"/>
          <w:color w:val="000000" w:themeColor="text1"/>
          <w:sz w:val="20"/>
          <w:szCs w:val="20"/>
        </w:rPr>
      </w:pPr>
    </w:p>
    <w:p w14:paraId="6AA82A26" w14:textId="77777777" w:rsidR="00B04660" w:rsidRDefault="00B04660" w:rsidP="000A2A08">
      <w:pPr>
        <w:spacing w:line="276" w:lineRule="auto"/>
        <w:jc w:val="both"/>
        <w:rPr>
          <w:rFonts w:ascii="Arial" w:hAnsi="Arial" w:cs="Arial"/>
          <w:color w:val="000000" w:themeColor="text1"/>
          <w:sz w:val="20"/>
          <w:szCs w:val="20"/>
        </w:rPr>
      </w:pPr>
    </w:p>
    <w:p w14:paraId="3FCF3861" w14:textId="77777777" w:rsidR="001278E7" w:rsidRPr="00FD03D0" w:rsidRDefault="001278E7" w:rsidP="000A2A08">
      <w:pPr>
        <w:spacing w:line="276" w:lineRule="auto"/>
        <w:jc w:val="both"/>
        <w:rPr>
          <w:rFonts w:ascii="Arial" w:hAnsi="Arial" w:cs="Arial"/>
          <w:color w:val="000000" w:themeColor="text1"/>
          <w:sz w:val="20"/>
          <w:szCs w:val="20"/>
        </w:rPr>
      </w:pPr>
    </w:p>
    <w:p w14:paraId="6F2706BD" w14:textId="36E27AC8" w:rsidR="00B04660" w:rsidRPr="00FD03D0" w:rsidRDefault="00B04660" w:rsidP="00D94118">
      <w:pPr>
        <w:pStyle w:val="Ttulo2"/>
        <w:numPr>
          <w:ilvl w:val="1"/>
          <w:numId w:val="74"/>
        </w:numPr>
        <w:spacing w:before="0" w:after="0" w:line="276" w:lineRule="auto"/>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lastRenderedPageBreak/>
        <w:t>Materiales aptos para contacto con alimentos</w:t>
      </w:r>
    </w:p>
    <w:p w14:paraId="71105247" w14:textId="77777777" w:rsidR="008E6DD1" w:rsidRDefault="008E6DD1" w:rsidP="008E6DD1">
      <w:pPr>
        <w:pStyle w:val="NormalWeb"/>
        <w:spacing w:before="0" w:beforeAutospacing="0" w:after="0" w:afterAutospacing="0" w:line="276" w:lineRule="auto"/>
        <w:ind w:firstLine="567"/>
        <w:jc w:val="both"/>
        <w:rPr>
          <w:rFonts w:ascii="Arial" w:hAnsi="Arial" w:cs="Arial"/>
          <w:color w:val="000000" w:themeColor="text1"/>
          <w:sz w:val="20"/>
          <w:szCs w:val="20"/>
        </w:rPr>
      </w:pPr>
    </w:p>
    <w:p w14:paraId="473A612B" w14:textId="1FBBD0F4" w:rsidR="00B04660" w:rsidRDefault="00B04660" w:rsidP="008E6DD1">
      <w:pPr>
        <w:pStyle w:val="NormalWeb"/>
        <w:spacing w:before="0" w:beforeAutospacing="0" w:after="0" w:afterAutospacing="0" w:line="276" w:lineRule="auto"/>
        <w:ind w:firstLine="567"/>
        <w:jc w:val="both"/>
        <w:rPr>
          <w:rFonts w:ascii="Arial" w:hAnsi="Arial" w:cs="Arial"/>
          <w:color w:val="000000" w:themeColor="text1"/>
          <w:sz w:val="20"/>
          <w:szCs w:val="20"/>
        </w:rPr>
      </w:pPr>
      <w:r w:rsidRPr="00FD03D0">
        <w:rPr>
          <w:rFonts w:ascii="Arial" w:hAnsi="Arial" w:cs="Arial"/>
          <w:color w:val="000000" w:themeColor="text1"/>
          <w:sz w:val="20"/>
          <w:szCs w:val="20"/>
        </w:rPr>
        <w:t>Los materiales deben cumplir condiciones sanitarias estrictas para evitar contaminación.</w:t>
      </w:r>
      <w:r w:rsidR="00E65E1C">
        <w:rPr>
          <w:rFonts w:ascii="Arial" w:hAnsi="Arial" w:cs="Arial"/>
          <w:color w:val="000000" w:themeColor="text1"/>
          <w:sz w:val="20"/>
          <w:szCs w:val="20"/>
        </w:rPr>
        <w:t xml:space="preserve"> Estos son:</w:t>
      </w:r>
    </w:p>
    <w:p w14:paraId="1422DA60" w14:textId="77777777" w:rsidR="00E65E1C" w:rsidRDefault="00E65E1C" w:rsidP="008E6DD1">
      <w:pPr>
        <w:pStyle w:val="NormalWeb"/>
        <w:spacing w:before="0" w:beforeAutospacing="0" w:after="0" w:afterAutospacing="0" w:line="276" w:lineRule="auto"/>
        <w:ind w:firstLine="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7982"/>
      </w:tblGrid>
      <w:tr w:rsidR="00E65E1C" w:rsidRPr="00076D99" w14:paraId="0E94F3E5" w14:textId="77777777" w:rsidTr="00A01A4A">
        <w:tc>
          <w:tcPr>
            <w:tcW w:w="9962" w:type="dxa"/>
            <w:gridSpan w:val="2"/>
            <w:shd w:val="clear" w:color="auto" w:fill="9BBB59" w:themeFill="accent3"/>
          </w:tcPr>
          <w:p w14:paraId="303C2645" w14:textId="77777777" w:rsidR="00E65E1C" w:rsidRPr="00076D99" w:rsidRDefault="00E65E1C"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076D99">
              <w:rPr>
                <w:rFonts w:ascii="Arial" w:hAnsi="Arial" w:cs="Arial"/>
                <w:b/>
                <w:bCs/>
                <w:color w:val="000000"/>
                <w:sz w:val="20"/>
                <w:szCs w:val="20"/>
                <w:lang w:val="es-MX"/>
              </w:rPr>
              <w:t>Acordeón</w:t>
            </w:r>
          </w:p>
        </w:tc>
      </w:tr>
      <w:tr w:rsidR="00E65E1C" w:rsidRPr="00076D99" w14:paraId="6BEAC94E" w14:textId="77777777" w:rsidTr="00A01A4A">
        <w:tc>
          <w:tcPr>
            <w:tcW w:w="1980" w:type="dxa"/>
          </w:tcPr>
          <w:p w14:paraId="50599100" w14:textId="77777777" w:rsidR="0054067C" w:rsidRPr="00FD03D0" w:rsidRDefault="0054067C" w:rsidP="0054067C">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Materiales permitidos</w:t>
            </w:r>
          </w:p>
          <w:p w14:paraId="2DAB2B1B" w14:textId="77777777" w:rsidR="00E65E1C" w:rsidRPr="00FD03D0" w:rsidRDefault="00E65E1C" w:rsidP="00A01A4A">
            <w:pPr>
              <w:pStyle w:val="Ttulo2"/>
              <w:spacing w:before="0" w:after="0" w:line="276" w:lineRule="auto"/>
              <w:jc w:val="both"/>
              <w:rPr>
                <w:rStyle w:val="Textoennegrita"/>
                <w:rFonts w:ascii="Arial" w:hAnsi="Arial" w:cs="Arial"/>
                <w:color w:val="000000" w:themeColor="text1"/>
                <w:sz w:val="20"/>
                <w:szCs w:val="20"/>
              </w:rPr>
            </w:pPr>
          </w:p>
        </w:tc>
        <w:tc>
          <w:tcPr>
            <w:tcW w:w="7982" w:type="dxa"/>
          </w:tcPr>
          <w:p w14:paraId="178067EA" w14:textId="77777777" w:rsidR="00AD35A9" w:rsidRPr="00FD03D0" w:rsidRDefault="00AD35A9" w:rsidP="00D57814">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Acero inoxidable </w:t>
            </w:r>
          </w:p>
          <w:p w14:paraId="341F2CA3" w14:textId="77777777" w:rsidR="00AD35A9" w:rsidRPr="00FD03D0" w:rsidRDefault="00AD35A9" w:rsidP="00D57814">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Plásticos grado alimenticio </w:t>
            </w:r>
          </w:p>
          <w:p w14:paraId="248DB879" w14:textId="0EFAFC36" w:rsidR="00E65E1C" w:rsidRPr="00AD35A9" w:rsidRDefault="00AD35A9" w:rsidP="00D57814">
            <w:pPr>
              <w:numPr>
                <w:ilvl w:val="0"/>
                <w:numId w:val="18"/>
              </w:numPr>
              <w:spacing w:line="276" w:lineRule="auto"/>
              <w:jc w:val="both"/>
              <w:rPr>
                <w:rStyle w:val="Textoennegrita"/>
                <w:rFonts w:ascii="Arial" w:hAnsi="Arial" w:cs="Arial"/>
                <w:b w:val="0"/>
                <w:bCs w:val="0"/>
                <w:color w:val="000000" w:themeColor="text1"/>
                <w:sz w:val="20"/>
                <w:szCs w:val="20"/>
              </w:rPr>
            </w:pPr>
            <w:r w:rsidRPr="00FD03D0">
              <w:rPr>
                <w:rFonts w:ascii="Arial" w:hAnsi="Arial" w:cs="Arial"/>
                <w:color w:val="000000" w:themeColor="text1"/>
                <w:sz w:val="20"/>
                <w:szCs w:val="20"/>
              </w:rPr>
              <w:t xml:space="preserve">Materiales no tóxicos </w:t>
            </w:r>
          </w:p>
        </w:tc>
      </w:tr>
      <w:tr w:rsidR="00AD35A9" w:rsidRPr="00076D99" w14:paraId="4D40F4A1" w14:textId="77777777" w:rsidTr="00A01A4A">
        <w:tc>
          <w:tcPr>
            <w:tcW w:w="1980" w:type="dxa"/>
          </w:tcPr>
          <w:p w14:paraId="66607CD7" w14:textId="4F112472" w:rsidR="00AD35A9" w:rsidRPr="00AD35A9" w:rsidRDefault="00AD35A9" w:rsidP="0054067C">
            <w:pPr>
              <w:pStyle w:val="Ttulo3"/>
              <w:spacing w:before="0" w:after="0" w:line="276" w:lineRule="auto"/>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Materiales prohibidos</w:t>
            </w:r>
          </w:p>
        </w:tc>
        <w:tc>
          <w:tcPr>
            <w:tcW w:w="7982" w:type="dxa"/>
          </w:tcPr>
          <w:p w14:paraId="69E14D3C" w14:textId="77777777" w:rsidR="00AD35A9" w:rsidRPr="00FD03D0" w:rsidRDefault="00AD35A9" w:rsidP="00D57814">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Madera </w:t>
            </w:r>
          </w:p>
          <w:p w14:paraId="035CF129" w14:textId="77777777" w:rsidR="00AD35A9" w:rsidRPr="00FD03D0" w:rsidRDefault="00AD35A9" w:rsidP="00D57814">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Metales oxidados </w:t>
            </w:r>
          </w:p>
          <w:p w14:paraId="1EA223B7" w14:textId="78E25306" w:rsidR="00AD35A9" w:rsidRPr="00AD35A9" w:rsidRDefault="00AD35A9" w:rsidP="00D57814">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Superficies porosas </w:t>
            </w:r>
          </w:p>
        </w:tc>
      </w:tr>
      <w:tr w:rsidR="00AD35A9" w:rsidRPr="00076D99" w14:paraId="054816E5" w14:textId="77777777" w:rsidTr="00A01A4A">
        <w:tc>
          <w:tcPr>
            <w:tcW w:w="1980" w:type="dxa"/>
          </w:tcPr>
          <w:p w14:paraId="13149195" w14:textId="7F0E1692" w:rsidR="00AD35A9" w:rsidRPr="00AD35A9" w:rsidRDefault="00AD35A9" w:rsidP="0054067C">
            <w:pPr>
              <w:pStyle w:val="Ttulo3"/>
              <w:spacing w:before="0" w:after="0" w:line="276" w:lineRule="auto"/>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Importancia</w:t>
            </w:r>
          </w:p>
        </w:tc>
        <w:tc>
          <w:tcPr>
            <w:tcW w:w="7982" w:type="dxa"/>
          </w:tcPr>
          <w:p w14:paraId="3D9F24FF" w14:textId="77777777" w:rsidR="002A360E" w:rsidRPr="00FD03D0" w:rsidRDefault="002A360E" w:rsidP="00D57814">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Evitan contaminación química </w:t>
            </w:r>
          </w:p>
          <w:p w14:paraId="1D5B23A7" w14:textId="77777777" w:rsidR="002A360E" w:rsidRPr="00FD03D0" w:rsidRDefault="002A360E" w:rsidP="00D57814">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Reducen microorganismos </w:t>
            </w:r>
          </w:p>
          <w:p w14:paraId="1721C325" w14:textId="3372BF3C" w:rsidR="00AD35A9" w:rsidRPr="002A360E" w:rsidRDefault="002A360E" w:rsidP="00D57814">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Garantizan inocuidad </w:t>
            </w:r>
          </w:p>
        </w:tc>
      </w:tr>
    </w:tbl>
    <w:p w14:paraId="0058FBE6" w14:textId="77777777" w:rsidR="00E65E1C" w:rsidRPr="00E65E1C" w:rsidRDefault="00E65E1C" w:rsidP="008E6DD1">
      <w:pPr>
        <w:pStyle w:val="NormalWeb"/>
        <w:spacing w:before="0" w:beforeAutospacing="0" w:after="0" w:afterAutospacing="0" w:line="276" w:lineRule="auto"/>
        <w:ind w:firstLine="567"/>
        <w:jc w:val="both"/>
        <w:rPr>
          <w:rFonts w:ascii="Arial" w:hAnsi="Arial" w:cs="Arial"/>
          <w:b/>
          <w:bCs/>
          <w:color w:val="000000" w:themeColor="text1"/>
          <w:sz w:val="20"/>
          <w:szCs w:val="20"/>
        </w:rPr>
      </w:pPr>
    </w:p>
    <w:p w14:paraId="2D3EE26F" w14:textId="77777777" w:rsidR="00E65E1C" w:rsidRPr="00FD03D0" w:rsidRDefault="00E65E1C" w:rsidP="008E6DD1">
      <w:pPr>
        <w:pStyle w:val="NormalWeb"/>
        <w:spacing w:before="0" w:beforeAutospacing="0" w:after="0" w:afterAutospacing="0" w:line="276" w:lineRule="auto"/>
        <w:ind w:firstLine="567"/>
        <w:jc w:val="both"/>
        <w:rPr>
          <w:rFonts w:ascii="Arial" w:hAnsi="Arial" w:cs="Arial"/>
          <w:color w:val="000000" w:themeColor="text1"/>
          <w:sz w:val="20"/>
          <w:szCs w:val="20"/>
        </w:rPr>
      </w:pPr>
    </w:p>
    <w:p w14:paraId="5765002D" w14:textId="77777777" w:rsidR="00B04660" w:rsidRPr="00FD03D0" w:rsidRDefault="00B04660" w:rsidP="000A2A08">
      <w:pPr>
        <w:spacing w:line="276" w:lineRule="auto"/>
        <w:jc w:val="both"/>
        <w:rPr>
          <w:rFonts w:ascii="Arial" w:hAnsi="Arial" w:cs="Arial"/>
          <w:color w:val="000000" w:themeColor="text1"/>
          <w:sz w:val="20"/>
          <w:szCs w:val="20"/>
        </w:rPr>
      </w:pPr>
    </w:p>
    <w:p w14:paraId="0D967F31" w14:textId="0933C9BD" w:rsidR="00B04660" w:rsidRPr="00FD03D0" w:rsidRDefault="00B04660" w:rsidP="00D94118">
      <w:pPr>
        <w:pStyle w:val="Ttulo2"/>
        <w:numPr>
          <w:ilvl w:val="1"/>
          <w:numId w:val="74"/>
        </w:numPr>
        <w:spacing w:before="0" w:after="0" w:line="276" w:lineRule="auto"/>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Relación entre desmontaje de equipos y control de contaminación</w:t>
      </w:r>
    </w:p>
    <w:p w14:paraId="7D74DDAA" w14:textId="77777777" w:rsidR="002A360E" w:rsidRDefault="002A360E" w:rsidP="000A2A08">
      <w:pPr>
        <w:pStyle w:val="NormalWeb"/>
        <w:spacing w:before="0" w:beforeAutospacing="0" w:after="0" w:afterAutospacing="0" w:line="276" w:lineRule="auto"/>
        <w:jc w:val="both"/>
        <w:rPr>
          <w:rFonts w:ascii="Arial" w:hAnsi="Arial" w:cs="Arial"/>
          <w:color w:val="000000" w:themeColor="text1"/>
          <w:sz w:val="20"/>
          <w:szCs w:val="20"/>
        </w:rPr>
      </w:pPr>
    </w:p>
    <w:p w14:paraId="160AEC73" w14:textId="636FC9FA" w:rsidR="00281E20" w:rsidRPr="007B6429" w:rsidRDefault="00281E20" w:rsidP="007B6429">
      <w:pPr>
        <w:pStyle w:val="NormalWeb"/>
        <w:spacing w:before="0" w:beforeAutospacing="0" w:after="0" w:afterAutospacing="0" w:line="276" w:lineRule="auto"/>
        <w:ind w:left="567"/>
        <w:jc w:val="both"/>
        <w:rPr>
          <w:rFonts w:ascii="Arial" w:hAnsi="Arial" w:cs="Arial"/>
          <w:color w:val="000000" w:themeColor="text1"/>
          <w:sz w:val="20"/>
          <w:szCs w:val="20"/>
        </w:rPr>
      </w:pPr>
      <w:r w:rsidRPr="007B6429">
        <w:rPr>
          <w:rFonts w:ascii="Arial" w:hAnsi="Arial" w:cs="Arial"/>
          <w:color w:val="000000" w:themeColor="text1"/>
          <w:sz w:val="20"/>
          <w:szCs w:val="20"/>
        </w:rPr>
        <w:t>El desmontaje de equipos es fundamental dentro de los programas POES, ya que permite una limpieza profunda que elimina residuos orgánicos, reduce la carga microbiana y previene la contaminación cruzada. Este proceso incluye las etapas de desmontaje, lavado, enjuague, desinfección, secado y reensamble.</w:t>
      </w:r>
    </w:p>
    <w:p w14:paraId="512F1DC1" w14:textId="77777777" w:rsidR="00E03262" w:rsidRDefault="00E03262" w:rsidP="000A2A08">
      <w:pPr>
        <w:pStyle w:val="HTMLconformatoprevio"/>
        <w:spacing w:line="276" w:lineRule="auto"/>
        <w:jc w:val="both"/>
        <w:rPr>
          <w:rFonts w:ascii="Arial" w:hAnsi="Arial" w:cs="Arial"/>
          <w:color w:val="000000" w:themeColor="text1"/>
        </w:rPr>
      </w:pPr>
    </w:p>
    <w:p w14:paraId="544DCBF8" w14:textId="77777777" w:rsidR="00E03262" w:rsidRPr="00FD03D0" w:rsidRDefault="00E03262" w:rsidP="000A2A08">
      <w:pPr>
        <w:pStyle w:val="HTMLconformatoprevio"/>
        <w:spacing w:line="276" w:lineRule="auto"/>
        <w:jc w:val="both"/>
        <w:rPr>
          <w:rFonts w:ascii="Arial" w:hAnsi="Arial" w:cs="Arial"/>
          <w:color w:val="000000" w:themeColor="text1"/>
        </w:rPr>
      </w:pPr>
    </w:p>
    <w:p w14:paraId="2857C860" w14:textId="46D1BCD3" w:rsidR="00B04660" w:rsidRDefault="00B04660" w:rsidP="00D94118">
      <w:pPr>
        <w:pStyle w:val="Ttulo2"/>
        <w:numPr>
          <w:ilvl w:val="1"/>
          <w:numId w:val="74"/>
        </w:numPr>
        <w:spacing w:before="0" w:after="0" w:line="276" w:lineRule="auto"/>
        <w:ind w:left="567" w:hanging="567"/>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Condiciones operativas en la fabricación de alimentos cárnicos</w:t>
      </w:r>
    </w:p>
    <w:p w14:paraId="4CC90DD7" w14:textId="77777777" w:rsidR="00D56C0C" w:rsidRPr="00D56C0C" w:rsidRDefault="00D56C0C" w:rsidP="00D56C0C"/>
    <w:p w14:paraId="4AAEC1B9" w14:textId="76793DD4" w:rsidR="00B04660" w:rsidRPr="00FD03D0" w:rsidRDefault="00B04660" w:rsidP="007E3F00">
      <w:pPr>
        <w:pStyle w:val="NormalWeb"/>
        <w:spacing w:before="0" w:beforeAutospacing="0" w:after="0" w:afterAutospacing="0" w:line="276" w:lineRule="auto"/>
        <w:ind w:left="567"/>
        <w:jc w:val="both"/>
        <w:rPr>
          <w:rFonts w:ascii="Arial" w:hAnsi="Arial" w:cs="Arial"/>
          <w:color w:val="000000" w:themeColor="text1"/>
          <w:sz w:val="20"/>
          <w:szCs w:val="20"/>
        </w:rPr>
      </w:pPr>
      <w:r w:rsidRPr="00FD03D0">
        <w:rPr>
          <w:rFonts w:ascii="Arial" w:hAnsi="Arial" w:cs="Arial"/>
          <w:color w:val="000000" w:themeColor="text1"/>
          <w:sz w:val="20"/>
          <w:szCs w:val="20"/>
        </w:rPr>
        <w:t>Además de la infraestructura y equipos, la normatividad establece condiciones específicas en cada etapa del proceso</w:t>
      </w:r>
      <w:r w:rsidR="0009592C">
        <w:rPr>
          <w:rFonts w:ascii="Arial" w:hAnsi="Arial" w:cs="Arial"/>
          <w:color w:val="000000" w:themeColor="text1"/>
          <w:sz w:val="20"/>
          <w:szCs w:val="20"/>
        </w:rPr>
        <w:t>. Estas se detallan a continuación:</w:t>
      </w:r>
    </w:p>
    <w:p w14:paraId="00E55C7D" w14:textId="77777777" w:rsidR="00B04660" w:rsidRPr="00FD03D0" w:rsidRDefault="00B04660" w:rsidP="000A2A08">
      <w:pPr>
        <w:pStyle w:val="NormalWeb"/>
        <w:spacing w:before="0" w:beforeAutospacing="0" w:after="0" w:afterAutospacing="0" w:line="276" w:lineRule="auto"/>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7E3F00" w:rsidRPr="00076D99" w14:paraId="6F488217" w14:textId="77777777" w:rsidTr="00A01A4A">
        <w:tc>
          <w:tcPr>
            <w:tcW w:w="9962" w:type="dxa"/>
            <w:gridSpan w:val="3"/>
            <w:shd w:val="clear" w:color="auto" w:fill="9BBB59" w:themeFill="accent3"/>
          </w:tcPr>
          <w:p w14:paraId="1B6AE7BA" w14:textId="77777777" w:rsidR="007E3F00" w:rsidRPr="00076D99" w:rsidRDefault="007E3F00"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Pasos</w:t>
            </w:r>
          </w:p>
        </w:tc>
      </w:tr>
      <w:tr w:rsidR="007E3F00" w:rsidRPr="00076D99" w14:paraId="1DC39310" w14:textId="77777777" w:rsidTr="00A01A4A">
        <w:trPr>
          <w:trHeight w:val="550"/>
        </w:trPr>
        <w:tc>
          <w:tcPr>
            <w:tcW w:w="1980" w:type="dxa"/>
          </w:tcPr>
          <w:p w14:paraId="41E9CCE3" w14:textId="53365FF2" w:rsidR="006F3AFB" w:rsidRPr="006F3AFB" w:rsidRDefault="006F3AFB" w:rsidP="006F3AFB">
            <w:pPr>
              <w:pStyle w:val="Ttulo3"/>
              <w:spacing w:before="0" w:after="0" w:line="276" w:lineRule="auto"/>
              <w:rPr>
                <w:rFonts w:ascii="Arial" w:hAnsi="Arial" w:cs="Arial"/>
                <w:b/>
                <w:color w:val="000000" w:themeColor="text1"/>
                <w:sz w:val="20"/>
                <w:szCs w:val="20"/>
              </w:rPr>
            </w:pPr>
            <w:r w:rsidRPr="006F3AFB">
              <w:rPr>
                <w:rFonts w:ascii="Arial" w:hAnsi="Arial" w:cs="Arial"/>
                <w:b/>
                <w:color w:val="000000" w:themeColor="text1"/>
                <w:sz w:val="20"/>
                <w:szCs w:val="20"/>
              </w:rPr>
              <w:t>A. Recepción de materias primas</w:t>
            </w:r>
          </w:p>
          <w:p w14:paraId="449CB664" w14:textId="77777777" w:rsidR="007E3F00" w:rsidRPr="000C435D" w:rsidRDefault="007E3F00" w:rsidP="00A01A4A">
            <w:pPr>
              <w:spacing w:line="276" w:lineRule="auto"/>
              <w:jc w:val="both"/>
              <w:rPr>
                <w:rFonts w:ascii="Arial" w:hAnsi="Arial" w:cs="Arial"/>
                <w:b/>
                <w:bCs/>
                <w:color w:val="000000" w:themeColor="text1"/>
                <w:sz w:val="20"/>
                <w:szCs w:val="20"/>
              </w:rPr>
            </w:pPr>
          </w:p>
        </w:tc>
        <w:tc>
          <w:tcPr>
            <w:tcW w:w="4961" w:type="dxa"/>
          </w:tcPr>
          <w:p w14:paraId="588B61E0" w14:textId="77777777" w:rsidR="006F3AFB" w:rsidRDefault="006F3AFB" w:rsidP="006F3AFB">
            <w:pPr>
              <w:widowControl w:val="0"/>
              <w:tabs>
                <w:tab w:val="left" w:pos="829"/>
              </w:tabs>
              <w:autoSpaceDE w:val="0"/>
              <w:autoSpaceDN w:val="0"/>
              <w:spacing w:line="276" w:lineRule="auto"/>
              <w:jc w:val="both"/>
              <w:rPr>
                <w:rFonts w:ascii="Arial" w:hAnsi="Arial" w:cs="Arial"/>
                <w:color w:val="000000" w:themeColor="text1"/>
                <w:sz w:val="20"/>
                <w:szCs w:val="20"/>
              </w:rPr>
            </w:pPr>
            <w:r w:rsidRPr="006F3AFB">
              <w:rPr>
                <w:rFonts w:ascii="Arial" w:hAnsi="Arial" w:cs="Arial"/>
                <w:color w:val="000000" w:themeColor="text1"/>
                <w:sz w:val="20"/>
                <w:szCs w:val="20"/>
              </w:rPr>
              <w:t>En esta etapa se establecen requisitos sanitarios y técnicos para asegurar la calidad inicial del producto:</w:t>
            </w:r>
            <w:r w:rsidRPr="006F3AFB">
              <w:rPr>
                <w:rFonts w:ascii="Arial" w:hAnsi="Arial" w:cs="Arial"/>
                <w:color w:val="000000" w:themeColor="text1"/>
                <w:sz w:val="20"/>
                <w:szCs w:val="20"/>
              </w:rPr>
              <w:br/>
            </w:r>
          </w:p>
          <w:p w14:paraId="5B4AC615" w14:textId="45047357" w:rsidR="006F3AFB" w:rsidRPr="006F3AFB" w:rsidRDefault="006F3AFB" w:rsidP="006F3AFB">
            <w:pPr>
              <w:widowControl w:val="0"/>
              <w:tabs>
                <w:tab w:val="left" w:pos="829"/>
              </w:tabs>
              <w:autoSpaceDE w:val="0"/>
              <w:autoSpaceDN w:val="0"/>
              <w:spacing w:line="276" w:lineRule="auto"/>
              <w:jc w:val="both"/>
              <w:rPr>
                <w:rFonts w:ascii="Arial" w:hAnsi="Arial" w:cs="Arial"/>
                <w:color w:val="000000" w:themeColor="text1"/>
                <w:sz w:val="20"/>
                <w:szCs w:val="20"/>
              </w:rPr>
            </w:pPr>
            <w:r w:rsidRPr="006F3AFB">
              <w:rPr>
                <w:rFonts w:ascii="Arial" w:hAnsi="Arial" w:cs="Arial"/>
                <w:b/>
                <w:bCs/>
                <w:color w:val="000000" w:themeColor="text1"/>
                <w:sz w:val="20"/>
                <w:szCs w:val="20"/>
              </w:rPr>
              <w:t>Requisitos sanitarios</w:t>
            </w:r>
          </w:p>
          <w:p w14:paraId="2E18E707" w14:textId="77777777" w:rsidR="006F3AFB" w:rsidRDefault="006F3AFB" w:rsidP="006F3AFB">
            <w:pPr>
              <w:widowControl w:val="0"/>
              <w:tabs>
                <w:tab w:val="left" w:pos="829"/>
              </w:tabs>
              <w:autoSpaceDE w:val="0"/>
              <w:autoSpaceDN w:val="0"/>
              <w:spacing w:line="276" w:lineRule="auto"/>
              <w:jc w:val="both"/>
              <w:rPr>
                <w:rFonts w:ascii="Arial" w:hAnsi="Arial" w:cs="Arial"/>
                <w:color w:val="000000" w:themeColor="text1"/>
                <w:sz w:val="20"/>
                <w:szCs w:val="20"/>
              </w:rPr>
            </w:pPr>
          </w:p>
          <w:p w14:paraId="5E9DEE84" w14:textId="7636C462" w:rsidR="006F3AFB" w:rsidRPr="006F3AFB" w:rsidRDefault="006F3AFB" w:rsidP="00D94118">
            <w:pPr>
              <w:pStyle w:val="Prrafodelista"/>
              <w:widowControl w:val="0"/>
              <w:numPr>
                <w:ilvl w:val="0"/>
                <w:numId w:val="76"/>
              </w:numPr>
              <w:tabs>
                <w:tab w:val="left" w:pos="829"/>
              </w:tabs>
              <w:autoSpaceDE w:val="0"/>
              <w:autoSpaceDN w:val="0"/>
              <w:spacing w:line="276" w:lineRule="auto"/>
              <w:ind w:left="314"/>
              <w:jc w:val="both"/>
              <w:rPr>
                <w:rFonts w:ascii="Arial" w:hAnsi="Arial" w:cs="Arial"/>
                <w:color w:val="000000" w:themeColor="text1"/>
                <w:sz w:val="20"/>
                <w:szCs w:val="20"/>
              </w:rPr>
            </w:pPr>
            <w:r w:rsidRPr="006F3AFB">
              <w:rPr>
                <w:rFonts w:ascii="Arial" w:hAnsi="Arial" w:cs="Arial"/>
                <w:color w:val="000000" w:themeColor="text1"/>
                <w:sz w:val="20"/>
                <w:szCs w:val="20"/>
              </w:rPr>
              <w:t xml:space="preserve">Inspección de calidad. </w:t>
            </w:r>
          </w:p>
          <w:p w14:paraId="6BD42474" w14:textId="77777777" w:rsidR="006F3AFB" w:rsidRPr="006F3AFB" w:rsidRDefault="006F3AFB" w:rsidP="00D94118">
            <w:pPr>
              <w:pStyle w:val="Prrafodelista"/>
              <w:widowControl w:val="0"/>
              <w:numPr>
                <w:ilvl w:val="0"/>
                <w:numId w:val="76"/>
              </w:numPr>
              <w:tabs>
                <w:tab w:val="left" w:pos="829"/>
              </w:tabs>
              <w:autoSpaceDE w:val="0"/>
              <w:autoSpaceDN w:val="0"/>
              <w:spacing w:line="276" w:lineRule="auto"/>
              <w:ind w:left="314"/>
              <w:jc w:val="both"/>
              <w:rPr>
                <w:rFonts w:ascii="Arial" w:hAnsi="Arial" w:cs="Arial"/>
                <w:color w:val="000000" w:themeColor="text1"/>
                <w:sz w:val="20"/>
                <w:szCs w:val="20"/>
              </w:rPr>
            </w:pPr>
            <w:r w:rsidRPr="006F3AFB">
              <w:rPr>
                <w:rFonts w:ascii="Arial" w:hAnsi="Arial" w:cs="Arial"/>
                <w:color w:val="000000" w:themeColor="text1"/>
                <w:sz w:val="20"/>
                <w:szCs w:val="20"/>
              </w:rPr>
              <w:t xml:space="preserve">Materias primas en óptimas condiciones. </w:t>
            </w:r>
          </w:p>
          <w:p w14:paraId="126CB376" w14:textId="77777777" w:rsidR="006F3AFB" w:rsidRDefault="006F3AFB" w:rsidP="00D94118">
            <w:pPr>
              <w:pStyle w:val="Prrafodelista"/>
              <w:widowControl w:val="0"/>
              <w:numPr>
                <w:ilvl w:val="0"/>
                <w:numId w:val="76"/>
              </w:numPr>
              <w:tabs>
                <w:tab w:val="left" w:pos="829"/>
              </w:tabs>
              <w:autoSpaceDE w:val="0"/>
              <w:autoSpaceDN w:val="0"/>
              <w:spacing w:line="276" w:lineRule="auto"/>
              <w:ind w:left="314"/>
              <w:jc w:val="both"/>
              <w:rPr>
                <w:rFonts w:ascii="Arial" w:hAnsi="Arial" w:cs="Arial"/>
                <w:color w:val="000000" w:themeColor="text1"/>
                <w:sz w:val="20"/>
                <w:szCs w:val="20"/>
              </w:rPr>
            </w:pPr>
            <w:r w:rsidRPr="006F3AFB">
              <w:rPr>
                <w:rFonts w:ascii="Arial" w:hAnsi="Arial" w:cs="Arial"/>
                <w:color w:val="000000" w:themeColor="text1"/>
                <w:sz w:val="20"/>
                <w:szCs w:val="20"/>
              </w:rPr>
              <w:t>Ausencia de contaminación visible.</w:t>
            </w:r>
          </w:p>
          <w:p w14:paraId="1F0291E9" w14:textId="77777777" w:rsidR="00287DF2" w:rsidRDefault="00287DF2" w:rsidP="00287DF2">
            <w:pPr>
              <w:widowControl w:val="0"/>
              <w:tabs>
                <w:tab w:val="left" w:pos="829"/>
              </w:tabs>
              <w:autoSpaceDE w:val="0"/>
              <w:autoSpaceDN w:val="0"/>
              <w:spacing w:line="276" w:lineRule="auto"/>
              <w:jc w:val="both"/>
              <w:rPr>
                <w:rFonts w:ascii="Arial" w:hAnsi="Arial" w:cs="Arial"/>
                <w:color w:val="000000" w:themeColor="text1"/>
                <w:sz w:val="20"/>
                <w:szCs w:val="20"/>
              </w:rPr>
            </w:pPr>
          </w:p>
          <w:p w14:paraId="5BB768B1" w14:textId="56C9A8DF" w:rsidR="00287DF2" w:rsidRDefault="00287DF2" w:rsidP="00287DF2">
            <w:pPr>
              <w:pStyle w:val="NormalWeb"/>
            </w:pPr>
            <w:r w:rsidRPr="00287DF2">
              <w:rPr>
                <w:rFonts w:ascii="Arial" w:hAnsi="Arial" w:cs="Arial"/>
                <w:b/>
                <w:bCs/>
                <w:color w:val="000000" w:themeColor="text1"/>
                <w:sz w:val="20"/>
                <w:szCs w:val="20"/>
              </w:rPr>
              <w:t>Condiciones técnicas</w:t>
            </w:r>
          </w:p>
          <w:p w14:paraId="2638273E" w14:textId="77777777" w:rsidR="00287DF2" w:rsidRPr="00287DF2" w:rsidRDefault="00287DF2" w:rsidP="00D94118">
            <w:pPr>
              <w:pStyle w:val="Prrafodelista"/>
              <w:widowControl w:val="0"/>
              <w:numPr>
                <w:ilvl w:val="0"/>
                <w:numId w:val="76"/>
              </w:numPr>
              <w:tabs>
                <w:tab w:val="left" w:pos="829"/>
              </w:tabs>
              <w:autoSpaceDE w:val="0"/>
              <w:autoSpaceDN w:val="0"/>
              <w:spacing w:line="276" w:lineRule="auto"/>
              <w:ind w:left="314"/>
              <w:jc w:val="both"/>
              <w:rPr>
                <w:rFonts w:ascii="Arial" w:hAnsi="Arial" w:cs="Arial"/>
                <w:color w:val="000000" w:themeColor="text1"/>
                <w:sz w:val="20"/>
                <w:szCs w:val="20"/>
              </w:rPr>
            </w:pPr>
            <w:r w:rsidRPr="00287DF2">
              <w:rPr>
                <w:rFonts w:ascii="Arial" w:hAnsi="Arial" w:cs="Arial"/>
                <w:color w:val="000000" w:themeColor="text1"/>
                <w:sz w:val="20"/>
                <w:szCs w:val="20"/>
              </w:rPr>
              <w:t xml:space="preserve">Ficha técnica obligatoria. </w:t>
            </w:r>
          </w:p>
          <w:p w14:paraId="5346404D" w14:textId="77777777" w:rsidR="00287DF2" w:rsidRPr="00287DF2" w:rsidRDefault="00287DF2" w:rsidP="00D94118">
            <w:pPr>
              <w:pStyle w:val="Prrafodelista"/>
              <w:widowControl w:val="0"/>
              <w:numPr>
                <w:ilvl w:val="0"/>
                <w:numId w:val="76"/>
              </w:numPr>
              <w:tabs>
                <w:tab w:val="left" w:pos="829"/>
              </w:tabs>
              <w:autoSpaceDE w:val="0"/>
              <w:autoSpaceDN w:val="0"/>
              <w:spacing w:line="276" w:lineRule="auto"/>
              <w:ind w:left="314"/>
              <w:jc w:val="both"/>
              <w:rPr>
                <w:rFonts w:ascii="Arial" w:hAnsi="Arial" w:cs="Arial"/>
                <w:color w:val="000000" w:themeColor="text1"/>
                <w:sz w:val="20"/>
                <w:szCs w:val="20"/>
              </w:rPr>
            </w:pPr>
            <w:r w:rsidRPr="00287DF2">
              <w:rPr>
                <w:rFonts w:ascii="Arial" w:hAnsi="Arial" w:cs="Arial"/>
                <w:color w:val="000000" w:themeColor="text1"/>
                <w:sz w:val="20"/>
                <w:szCs w:val="20"/>
              </w:rPr>
              <w:t xml:space="preserve">Pruebas de calidad. </w:t>
            </w:r>
          </w:p>
          <w:p w14:paraId="4B0DFCC9" w14:textId="29255C5C" w:rsidR="00287DF2" w:rsidRPr="00287DF2" w:rsidRDefault="00287DF2" w:rsidP="00D94118">
            <w:pPr>
              <w:pStyle w:val="Prrafodelista"/>
              <w:widowControl w:val="0"/>
              <w:numPr>
                <w:ilvl w:val="0"/>
                <w:numId w:val="76"/>
              </w:numPr>
              <w:tabs>
                <w:tab w:val="left" w:pos="829"/>
              </w:tabs>
              <w:autoSpaceDE w:val="0"/>
              <w:autoSpaceDN w:val="0"/>
              <w:spacing w:line="276" w:lineRule="auto"/>
              <w:ind w:left="314"/>
              <w:jc w:val="both"/>
              <w:rPr>
                <w:rFonts w:ascii="Arial" w:hAnsi="Arial" w:cs="Arial"/>
                <w:color w:val="000000" w:themeColor="text1"/>
                <w:sz w:val="20"/>
                <w:szCs w:val="20"/>
              </w:rPr>
            </w:pPr>
            <w:r w:rsidRPr="00287DF2">
              <w:rPr>
                <w:rFonts w:ascii="Arial" w:hAnsi="Arial" w:cs="Arial"/>
                <w:color w:val="000000" w:themeColor="text1"/>
                <w:sz w:val="20"/>
                <w:szCs w:val="20"/>
              </w:rPr>
              <w:t>Áreas separadas de almacenamiento y proceso.</w:t>
            </w:r>
          </w:p>
        </w:tc>
        <w:tc>
          <w:tcPr>
            <w:tcW w:w="3021" w:type="dxa"/>
          </w:tcPr>
          <w:p w14:paraId="72A7786B" w14:textId="17165CBE" w:rsidR="007E3F00" w:rsidRPr="00076D99" w:rsidRDefault="003A4FE0"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4FF0AC5B" wp14:editId="78833BD5">
                  <wp:extent cx="1781175" cy="1258570"/>
                  <wp:effectExtent l="0" t="0" r="0" b="0"/>
                  <wp:docPr id="38195116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51168" name="Imagen 381951168"/>
                          <pic:cNvPicPr/>
                        </pic:nvPicPr>
                        <pic:blipFill>
                          <a:blip r:embed="rId54">
                            <a:extLst>
                              <a:ext uri="{28A0092B-C50C-407E-A947-70E740481C1C}">
                                <a14:useLocalDpi xmlns:a14="http://schemas.microsoft.com/office/drawing/2010/main" val="0"/>
                              </a:ext>
                            </a:extLst>
                          </a:blip>
                          <a:stretch>
                            <a:fillRect/>
                          </a:stretch>
                        </pic:blipFill>
                        <pic:spPr>
                          <a:xfrm>
                            <a:off x="0" y="0"/>
                            <a:ext cx="1781175" cy="1258570"/>
                          </a:xfrm>
                          <a:prstGeom prst="rect">
                            <a:avLst/>
                          </a:prstGeom>
                        </pic:spPr>
                      </pic:pic>
                    </a:graphicData>
                  </a:graphic>
                </wp:inline>
              </w:drawing>
            </w:r>
          </w:p>
        </w:tc>
      </w:tr>
    </w:tbl>
    <w:p w14:paraId="382CF79A" w14:textId="77777777" w:rsidR="0015659B" w:rsidRDefault="0015659B" w:rsidP="000A2A08">
      <w:pPr>
        <w:pStyle w:val="NormalWeb"/>
        <w:spacing w:before="0" w:beforeAutospacing="0" w:after="0" w:afterAutospacing="0" w:line="276" w:lineRule="auto"/>
        <w:jc w:val="both"/>
        <w:rPr>
          <w:rFonts w:ascii="Arial" w:hAnsi="Arial" w:cs="Arial"/>
          <w:color w:val="000000" w:themeColor="text1"/>
          <w:sz w:val="20"/>
          <w:szCs w:val="20"/>
        </w:rPr>
      </w:pPr>
    </w:p>
    <w:p w14:paraId="5AA76350" w14:textId="77777777" w:rsidR="00DA6F63" w:rsidRDefault="00DA6F63" w:rsidP="000A2A08">
      <w:pPr>
        <w:pStyle w:val="NormalWeb"/>
        <w:spacing w:before="0" w:beforeAutospacing="0" w:after="0" w:afterAutospacing="0" w:line="276" w:lineRule="auto"/>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DA6F63" w:rsidRPr="00076D99" w14:paraId="3350F70B" w14:textId="77777777" w:rsidTr="009A06D6">
        <w:trPr>
          <w:trHeight w:val="550"/>
        </w:trPr>
        <w:tc>
          <w:tcPr>
            <w:tcW w:w="2122" w:type="dxa"/>
          </w:tcPr>
          <w:p w14:paraId="4DCBE88E" w14:textId="77777777" w:rsidR="00DA6F63" w:rsidRPr="006F3AFB" w:rsidRDefault="00DA6F63" w:rsidP="00A01A4A">
            <w:pPr>
              <w:pStyle w:val="Ttulo3"/>
              <w:spacing w:before="0" w:after="0" w:line="276" w:lineRule="auto"/>
              <w:rPr>
                <w:rFonts w:ascii="Arial" w:hAnsi="Arial" w:cs="Arial"/>
                <w:b/>
                <w:color w:val="000000" w:themeColor="text1"/>
                <w:sz w:val="20"/>
                <w:szCs w:val="20"/>
              </w:rPr>
            </w:pPr>
            <w:r w:rsidRPr="00050137">
              <w:rPr>
                <w:rFonts w:ascii="Arial" w:hAnsi="Arial" w:cs="Arial"/>
                <w:b/>
                <w:bCs/>
                <w:sz w:val="20"/>
                <w:szCs w:val="20"/>
              </w:rPr>
              <w:lastRenderedPageBreak/>
              <w:t xml:space="preserve">B. </w:t>
            </w:r>
            <w:r w:rsidRPr="00C27CDB">
              <w:rPr>
                <w:rFonts w:ascii="Arial" w:hAnsi="Arial" w:cs="Arial"/>
                <w:b/>
                <w:color w:val="000000" w:themeColor="text1"/>
                <w:sz w:val="20"/>
                <w:szCs w:val="20"/>
              </w:rPr>
              <w:t>Control de calidad de la carne</w:t>
            </w:r>
          </w:p>
        </w:tc>
        <w:tc>
          <w:tcPr>
            <w:tcW w:w="4819" w:type="dxa"/>
          </w:tcPr>
          <w:p w14:paraId="22A572B8" w14:textId="77777777" w:rsidR="00DA6F63" w:rsidRDefault="00DA6F63" w:rsidP="00A01A4A">
            <w:pPr>
              <w:pStyle w:val="NormalWeb"/>
              <w:jc w:val="both"/>
              <w:rPr>
                <w:rFonts w:ascii="Arial" w:hAnsi="Arial" w:cs="Arial"/>
                <w:sz w:val="20"/>
                <w:szCs w:val="20"/>
              </w:rPr>
            </w:pPr>
            <w:r w:rsidRPr="00050137">
              <w:rPr>
                <w:rFonts w:ascii="Arial" w:hAnsi="Arial" w:cs="Arial"/>
                <w:sz w:val="20"/>
                <w:szCs w:val="20"/>
              </w:rPr>
              <w:t>Se enfoca en garantizar condiciones adecuadas del producto:</w:t>
            </w:r>
          </w:p>
          <w:p w14:paraId="402EBC3C" w14:textId="77777777" w:rsidR="00DA6F63" w:rsidRPr="00050137" w:rsidRDefault="00DA6F63" w:rsidP="00A01A4A">
            <w:pPr>
              <w:pStyle w:val="NormalWeb"/>
              <w:jc w:val="both"/>
              <w:rPr>
                <w:rFonts w:ascii="Arial" w:hAnsi="Arial" w:cs="Arial"/>
                <w:sz w:val="20"/>
                <w:szCs w:val="20"/>
              </w:rPr>
            </w:pPr>
            <w:r w:rsidRPr="00050137">
              <w:rPr>
                <w:rFonts w:ascii="Arial" w:hAnsi="Arial" w:cs="Arial"/>
                <w:sz w:val="20"/>
                <w:szCs w:val="20"/>
              </w:rPr>
              <w:br/>
            </w:r>
            <w:r w:rsidRPr="00050137">
              <w:rPr>
                <w:rStyle w:val="Textoennegrita"/>
                <w:rFonts w:ascii="Arial" w:hAnsi="Arial" w:cs="Arial"/>
                <w:sz w:val="20"/>
                <w:szCs w:val="20"/>
              </w:rPr>
              <w:t>Condiciones del producto</w:t>
            </w:r>
          </w:p>
          <w:p w14:paraId="5BF816E6" w14:textId="77777777" w:rsidR="00DA6F63" w:rsidRPr="00050137" w:rsidRDefault="00DA6F63" w:rsidP="00A01A4A">
            <w:pPr>
              <w:numPr>
                <w:ilvl w:val="0"/>
                <w:numId w:val="77"/>
              </w:numPr>
              <w:spacing w:before="100" w:beforeAutospacing="1" w:after="100" w:afterAutospacing="1"/>
              <w:jc w:val="both"/>
              <w:rPr>
                <w:rFonts w:ascii="Arial" w:hAnsi="Arial" w:cs="Arial"/>
                <w:sz w:val="20"/>
                <w:szCs w:val="20"/>
              </w:rPr>
            </w:pPr>
            <w:r w:rsidRPr="00050137">
              <w:rPr>
                <w:rFonts w:ascii="Arial" w:hAnsi="Arial" w:cs="Arial"/>
                <w:sz w:val="20"/>
                <w:szCs w:val="20"/>
              </w:rPr>
              <w:t xml:space="preserve">Baja carga microbiana. </w:t>
            </w:r>
          </w:p>
          <w:p w14:paraId="57934BDF" w14:textId="77777777" w:rsidR="00DA6F63" w:rsidRPr="00050137" w:rsidRDefault="00DA6F63" w:rsidP="00A01A4A">
            <w:pPr>
              <w:numPr>
                <w:ilvl w:val="0"/>
                <w:numId w:val="77"/>
              </w:numPr>
              <w:spacing w:before="100" w:beforeAutospacing="1" w:after="100" w:afterAutospacing="1"/>
              <w:jc w:val="both"/>
              <w:rPr>
                <w:rFonts w:ascii="Arial" w:hAnsi="Arial" w:cs="Arial"/>
                <w:sz w:val="20"/>
                <w:szCs w:val="20"/>
              </w:rPr>
            </w:pPr>
            <w:r w:rsidRPr="00050137">
              <w:rPr>
                <w:rFonts w:ascii="Arial" w:hAnsi="Arial" w:cs="Arial"/>
                <w:sz w:val="20"/>
                <w:szCs w:val="20"/>
              </w:rPr>
              <w:t xml:space="preserve">Ausencia de contaminantes químicos. </w:t>
            </w:r>
          </w:p>
          <w:p w14:paraId="48D28D71" w14:textId="77777777" w:rsidR="00DA6F63" w:rsidRPr="006F3AFB" w:rsidRDefault="00DA6F63" w:rsidP="00A01A4A">
            <w:pPr>
              <w:numPr>
                <w:ilvl w:val="0"/>
                <w:numId w:val="77"/>
              </w:numPr>
              <w:spacing w:before="100" w:beforeAutospacing="1" w:after="100" w:afterAutospacing="1"/>
              <w:jc w:val="both"/>
              <w:rPr>
                <w:rFonts w:ascii="Arial" w:hAnsi="Arial" w:cs="Arial"/>
                <w:color w:val="000000" w:themeColor="text1"/>
                <w:sz w:val="20"/>
                <w:szCs w:val="20"/>
              </w:rPr>
            </w:pPr>
            <w:r w:rsidRPr="00050137">
              <w:rPr>
                <w:rFonts w:ascii="Arial" w:hAnsi="Arial" w:cs="Arial"/>
                <w:sz w:val="20"/>
                <w:szCs w:val="20"/>
              </w:rPr>
              <w:t>Condiciones higiénicas adecuadas.</w:t>
            </w:r>
          </w:p>
        </w:tc>
        <w:tc>
          <w:tcPr>
            <w:tcW w:w="3021" w:type="dxa"/>
          </w:tcPr>
          <w:p w14:paraId="50890350" w14:textId="77777777" w:rsidR="00DA6F63" w:rsidRPr="00076D99" w:rsidRDefault="00DA6F63"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C3F9F1A" wp14:editId="1FC77B8B">
                  <wp:extent cx="1781175" cy="1325245"/>
                  <wp:effectExtent l="0" t="0" r="0" b="0"/>
                  <wp:docPr id="157817079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70795" name="Imagen 1578170795"/>
                          <pic:cNvPicPr/>
                        </pic:nvPicPr>
                        <pic:blipFill>
                          <a:blip r:embed="rId55">
                            <a:extLst>
                              <a:ext uri="{28A0092B-C50C-407E-A947-70E740481C1C}">
                                <a14:useLocalDpi xmlns:a14="http://schemas.microsoft.com/office/drawing/2010/main" val="0"/>
                              </a:ext>
                            </a:extLst>
                          </a:blip>
                          <a:stretch>
                            <a:fillRect/>
                          </a:stretch>
                        </pic:blipFill>
                        <pic:spPr>
                          <a:xfrm>
                            <a:off x="0" y="0"/>
                            <a:ext cx="1781175" cy="1325245"/>
                          </a:xfrm>
                          <a:prstGeom prst="rect">
                            <a:avLst/>
                          </a:prstGeom>
                        </pic:spPr>
                      </pic:pic>
                    </a:graphicData>
                  </a:graphic>
                </wp:inline>
              </w:drawing>
            </w:r>
          </w:p>
        </w:tc>
      </w:tr>
      <w:tr w:rsidR="00DA6F63" w:rsidRPr="00076D99" w14:paraId="473FCE09" w14:textId="77777777" w:rsidTr="009A06D6">
        <w:trPr>
          <w:trHeight w:val="550"/>
        </w:trPr>
        <w:tc>
          <w:tcPr>
            <w:tcW w:w="2122" w:type="dxa"/>
          </w:tcPr>
          <w:p w14:paraId="442238D0" w14:textId="77777777" w:rsidR="00DA6F63" w:rsidRPr="00050137" w:rsidRDefault="00DA6F63" w:rsidP="00A01A4A">
            <w:pPr>
              <w:pStyle w:val="Ttulo3"/>
              <w:spacing w:before="0" w:after="0" w:line="276" w:lineRule="auto"/>
              <w:rPr>
                <w:rFonts w:ascii="Arial" w:hAnsi="Arial" w:cs="Arial"/>
                <w:b/>
                <w:bCs/>
                <w:sz w:val="20"/>
                <w:szCs w:val="20"/>
              </w:rPr>
            </w:pPr>
            <w:r w:rsidRPr="00745EFB">
              <w:rPr>
                <w:rStyle w:val="Textoennegrita"/>
                <w:rFonts w:ascii="Arial" w:hAnsi="Arial" w:cs="Arial"/>
                <w:sz w:val="20"/>
                <w:szCs w:val="20"/>
              </w:rPr>
              <w:t>C. Proceso de fabricación</w:t>
            </w:r>
          </w:p>
        </w:tc>
        <w:tc>
          <w:tcPr>
            <w:tcW w:w="4819" w:type="dxa"/>
          </w:tcPr>
          <w:p w14:paraId="6FEA58E7" w14:textId="77777777" w:rsidR="00DA6F63" w:rsidRDefault="00DA6F63" w:rsidP="00A01A4A">
            <w:pPr>
              <w:pStyle w:val="NormalWeb"/>
              <w:jc w:val="both"/>
              <w:rPr>
                <w:rFonts w:ascii="Arial" w:hAnsi="Arial" w:cs="Arial"/>
                <w:sz w:val="20"/>
                <w:szCs w:val="20"/>
              </w:rPr>
            </w:pPr>
            <w:r w:rsidRPr="00745EFB">
              <w:rPr>
                <w:rFonts w:ascii="Arial" w:hAnsi="Arial" w:cs="Arial"/>
                <w:sz w:val="20"/>
                <w:szCs w:val="20"/>
              </w:rPr>
              <w:t>Incluye lineamientos generales, control de variables y métodos de conservación:</w:t>
            </w:r>
          </w:p>
          <w:p w14:paraId="0C6191DA" w14:textId="77777777" w:rsidR="00DA6F63" w:rsidRPr="00745EFB" w:rsidRDefault="00DA6F63" w:rsidP="00A01A4A">
            <w:pPr>
              <w:pStyle w:val="NormalWeb"/>
              <w:jc w:val="both"/>
              <w:rPr>
                <w:rFonts w:ascii="Arial" w:hAnsi="Arial" w:cs="Arial"/>
                <w:sz w:val="20"/>
                <w:szCs w:val="20"/>
              </w:rPr>
            </w:pPr>
            <w:r w:rsidRPr="00745EFB">
              <w:rPr>
                <w:rStyle w:val="Textoennegrita"/>
                <w:rFonts w:ascii="Arial" w:hAnsi="Arial" w:cs="Arial"/>
                <w:sz w:val="20"/>
                <w:szCs w:val="20"/>
              </w:rPr>
              <w:t>Condiciones generales</w:t>
            </w:r>
          </w:p>
          <w:p w14:paraId="16251C4F" w14:textId="77777777" w:rsidR="00DA6F63" w:rsidRPr="00745EFB" w:rsidRDefault="00DA6F63" w:rsidP="007B105A">
            <w:pPr>
              <w:numPr>
                <w:ilvl w:val="0"/>
                <w:numId w:val="77"/>
              </w:numPr>
              <w:spacing w:before="100" w:beforeAutospacing="1" w:after="100" w:afterAutospacing="1"/>
              <w:jc w:val="both"/>
              <w:rPr>
                <w:rFonts w:ascii="Arial" w:hAnsi="Arial" w:cs="Arial"/>
                <w:sz w:val="20"/>
                <w:szCs w:val="20"/>
              </w:rPr>
            </w:pPr>
            <w:r w:rsidRPr="00745EFB">
              <w:rPr>
                <w:rFonts w:ascii="Arial" w:hAnsi="Arial" w:cs="Arial"/>
                <w:sz w:val="20"/>
                <w:szCs w:val="20"/>
              </w:rPr>
              <w:t xml:space="preserve">Operaciones secuenciales. </w:t>
            </w:r>
          </w:p>
          <w:p w14:paraId="28BBBA73" w14:textId="77777777" w:rsidR="00DA6F63" w:rsidRPr="00745EFB" w:rsidRDefault="00DA6F63" w:rsidP="007B105A">
            <w:pPr>
              <w:numPr>
                <w:ilvl w:val="0"/>
                <w:numId w:val="77"/>
              </w:numPr>
              <w:spacing w:before="100" w:beforeAutospacing="1" w:after="100" w:afterAutospacing="1"/>
              <w:jc w:val="both"/>
              <w:rPr>
                <w:rFonts w:ascii="Arial" w:hAnsi="Arial" w:cs="Arial"/>
                <w:sz w:val="20"/>
                <w:szCs w:val="20"/>
              </w:rPr>
            </w:pPr>
            <w:r w:rsidRPr="00745EFB">
              <w:rPr>
                <w:rFonts w:ascii="Arial" w:hAnsi="Arial" w:cs="Arial"/>
                <w:sz w:val="20"/>
                <w:szCs w:val="20"/>
              </w:rPr>
              <w:t xml:space="preserve">Condiciones higiénicas estrictas. </w:t>
            </w:r>
          </w:p>
          <w:p w14:paraId="3A439EFB" w14:textId="77777777" w:rsidR="00DA6F63" w:rsidRDefault="00DA6F63" w:rsidP="007B105A">
            <w:pPr>
              <w:numPr>
                <w:ilvl w:val="0"/>
                <w:numId w:val="77"/>
              </w:numPr>
              <w:spacing w:before="100" w:beforeAutospacing="1" w:after="100" w:afterAutospacing="1"/>
              <w:jc w:val="both"/>
              <w:rPr>
                <w:rFonts w:ascii="Arial" w:hAnsi="Arial" w:cs="Arial"/>
                <w:sz w:val="20"/>
                <w:szCs w:val="20"/>
              </w:rPr>
            </w:pPr>
            <w:r w:rsidRPr="00745EFB">
              <w:rPr>
                <w:rFonts w:ascii="Arial" w:hAnsi="Arial" w:cs="Arial"/>
                <w:sz w:val="20"/>
                <w:szCs w:val="20"/>
              </w:rPr>
              <w:t>Control de contaminación.</w:t>
            </w:r>
          </w:p>
          <w:p w14:paraId="2F955C81" w14:textId="77777777" w:rsidR="00DA6F63" w:rsidRPr="00745EFB" w:rsidRDefault="00DA6F63" w:rsidP="00DA6F63">
            <w:pPr>
              <w:pStyle w:val="NormalWeb"/>
              <w:jc w:val="both"/>
              <w:rPr>
                <w:rFonts w:ascii="Arial" w:hAnsi="Arial" w:cs="Arial"/>
                <w:sz w:val="20"/>
                <w:szCs w:val="20"/>
              </w:rPr>
            </w:pPr>
            <w:r w:rsidRPr="00745EFB">
              <w:rPr>
                <w:rStyle w:val="Textoennegrita"/>
                <w:rFonts w:ascii="Arial" w:hAnsi="Arial" w:cs="Arial"/>
                <w:sz w:val="20"/>
                <w:szCs w:val="20"/>
              </w:rPr>
              <w:t>Factores críticos de control</w:t>
            </w:r>
          </w:p>
          <w:p w14:paraId="100A8EDE" w14:textId="77777777" w:rsidR="00DA6F63" w:rsidRPr="00745EFB" w:rsidRDefault="00DA6F63" w:rsidP="007B105A">
            <w:pPr>
              <w:numPr>
                <w:ilvl w:val="0"/>
                <w:numId w:val="77"/>
              </w:numPr>
              <w:spacing w:before="100" w:beforeAutospacing="1" w:after="100" w:afterAutospacing="1"/>
              <w:jc w:val="both"/>
              <w:rPr>
                <w:rFonts w:ascii="Arial" w:hAnsi="Arial" w:cs="Arial"/>
                <w:sz w:val="20"/>
                <w:szCs w:val="20"/>
              </w:rPr>
            </w:pPr>
            <w:r w:rsidRPr="00745EFB">
              <w:rPr>
                <w:rFonts w:ascii="Arial" w:hAnsi="Arial" w:cs="Arial"/>
                <w:sz w:val="20"/>
                <w:szCs w:val="20"/>
              </w:rPr>
              <w:t xml:space="preserve">Temperatura. </w:t>
            </w:r>
          </w:p>
          <w:p w14:paraId="00179180" w14:textId="77777777" w:rsidR="00DA6F63" w:rsidRPr="00745EFB" w:rsidRDefault="00DA6F63" w:rsidP="007B105A">
            <w:pPr>
              <w:numPr>
                <w:ilvl w:val="0"/>
                <w:numId w:val="77"/>
              </w:numPr>
              <w:spacing w:before="100" w:beforeAutospacing="1" w:after="100" w:afterAutospacing="1"/>
              <w:jc w:val="both"/>
              <w:rPr>
                <w:rFonts w:ascii="Arial" w:hAnsi="Arial" w:cs="Arial"/>
                <w:sz w:val="20"/>
                <w:szCs w:val="20"/>
              </w:rPr>
            </w:pPr>
            <w:r w:rsidRPr="00745EFB">
              <w:rPr>
                <w:rFonts w:ascii="Arial" w:hAnsi="Arial" w:cs="Arial"/>
                <w:sz w:val="20"/>
                <w:szCs w:val="20"/>
              </w:rPr>
              <w:t xml:space="preserve">Tiempo. </w:t>
            </w:r>
          </w:p>
          <w:p w14:paraId="23358D7B" w14:textId="77777777" w:rsidR="00DA6F63" w:rsidRPr="00745EFB" w:rsidRDefault="00DA6F63" w:rsidP="007B105A">
            <w:pPr>
              <w:numPr>
                <w:ilvl w:val="0"/>
                <w:numId w:val="77"/>
              </w:numPr>
              <w:spacing w:before="100" w:beforeAutospacing="1" w:after="100" w:afterAutospacing="1"/>
              <w:jc w:val="both"/>
              <w:rPr>
                <w:rFonts w:ascii="Arial" w:hAnsi="Arial" w:cs="Arial"/>
                <w:sz w:val="20"/>
                <w:szCs w:val="20"/>
              </w:rPr>
            </w:pPr>
            <w:r w:rsidRPr="00745EFB">
              <w:rPr>
                <w:rFonts w:ascii="Arial" w:hAnsi="Arial" w:cs="Arial"/>
                <w:sz w:val="20"/>
                <w:szCs w:val="20"/>
              </w:rPr>
              <w:t xml:space="preserve">Humedad. </w:t>
            </w:r>
          </w:p>
          <w:p w14:paraId="58816114" w14:textId="77777777" w:rsidR="00DA6F63" w:rsidRDefault="00DA6F63" w:rsidP="007B105A">
            <w:pPr>
              <w:numPr>
                <w:ilvl w:val="0"/>
                <w:numId w:val="77"/>
              </w:numPr>
              <w:spacing w:before="100" w:beforeAutospacing="1" w:after="100" w:afterAutospacing="1"/>
              <w:jc w:val="both"/>
              <w:rPr>
                <w:rFonts w:ascii="Arial" w:hAnsi="Arial" w:cs="Arial"/>
                <w:sz w:val="20"/>
                <w:szCs w:val="20"/>
              </w:rPr>
            </w:pPr>
            <w:r w:rsidRPr="00743773">
              <w:rPr>
                <w:rFonts w:ascii="Arial" w:hAnsi="Arial" w:cs="Arial"/>
                <w:sz w:val="20"/>
                <w:szCs w:val="20"/>
              </w:rPr>
              <w:t>pH.</w:t>
            </w:r>
          </w:p>
          <w:p w14:paraId="767628FC" w14:textId="77777777" w:rsidR="00DA6F63" w:rsidRPr="00743773" w:rsidRDefault="00DA6F63" w:rsidP="007B105A">
            <w:pPr>
              <w:numPr>
                <w:ilvl w:val="0"/>
                <w:numId w:val="77"/>
              </w:numPr>
              <w:spacing w:before="100" w:beforeAutospacing="1" w:after="100" w:afterAutospacing="1"/>
              <w:jc w:val="both"/>
              <w:rPr>
                <w:rFonts w:ascii="Arial" w:hAnsi="Arial" w:cs="Arial"/>
                <w:sz w:val="20"/>
                <w:szCs w:val="20"/>
              </w:rPr>
            </w:pPr>
            <w:r w:rsidRPr="00743773">
              <w:rPr>
                <w:rFonts w:ascii="Arial" w:hAnsi="Arial" w:cs="Arial"/>
                <w:sz w:val="20"/>
                <w:szCs w:val="20"/>
              </w:rPr>
              <w:t>Actividad de agua (</w:t>
            </w:r>
            <w:proofErr w:type="spellStart"/>
            <w:r w:rsidRPr="00743773">
              <w:rPr>
                <w:rFonts w:ascii="Arial" w:hAnsi="Arial" w:cs="Arial"/>
                <w:sz w:val="20"/>
                <w:szCs w:val="20"/>
              </w:rPr>
              <w:t>Aw</w:t>
            </w:r>
            <w:proofErr w:type="spellEnd"/>
            <w:r w:rsidRPr="00743773">
              <w:rPr>
                <w:rFonts w:ascii="Arial" w:hAnsi="Arial" w:cs="Arial"/>
                <w:sz w:val="20"/>
                <w:szCs w:val="20"/>
              </w:rPr>
              <w:t>).</w:t>
            </w:r>
          </w:p>
          <w:p w14:paraId="2E0F3AE4" w14:textId="77777777" w:rsidR="00DA6F63" w:rsidRPr="00745EFB" w:rsidRDefault="00DA6F63" w:rsidP="00DA6F63">
            <w:pPr>
              <w:pStyle w:val="NormalWeb"/>
              <w:jc w:val="both"/>
              <w:rPr>
                <w:rFonts w:ascii="Arial" w:hAnsi="Arial" w:cs="Arial"/>
                <w:sz w:val="20"/>
                <w:szCs w:val="20"/>
              </w:rPr>
            </w:pPr>
            <w:r w:rsidRPr="00745EFB">
              <w:rPr>
                <w:rStyle w:val="Textoennegrita"/>
                <w:rFonts w:ascii="Arial" w:hAnsi="Arial" w:cs="Arial"/>
                <w:sz w:val="20"/>
                <w:szCs w:val="20"/>
              </w:rPr>
              <w:t>Métodos de conservación:</w:t>
            </w:r>
          </w:p>
          <w:p w14:paraId="19531386" w14:textId="77777777" w:rsidR="00DA6F63" w:rsidRPr="00745EFB" w:rsidRDefault="00DA6F63" w:rsidP="007B105A">
            <w:pPr>
              <w:numPr>
                <w:ilvl w:val="0"/>
                <w:numId w:val="77"/>
              </w:numPr>
              <w:spacing w:before="100" w:beforeAutospacing="1" w:after="100" w:afterAutospacing="1"/>
              <w:jc w:val="both"/>
              <w:rPr>
                <w:rFonts w:ascii="Arial" w:hAnsi="Arial" w:cs="Arial"/>
                <w:sz w:val="20"/>
                <w:szCs w:val="20"/>
              </w:rPr>
            </w:pPr>
            <w:r w:rsidRPr="00745EFB">
              <w:rPr>
                <w:rFonts w:ascii="Arial" w:hAnsi="Arial" w:cs="Arial"/>
                <w:sz w:val="20"/>
                <w:szCs w:val="20"/>
              </w:rPr>
              <w:t xml:space="preserve">Refrigeración. </w:t>
            </w:r>
          </w:p>
          <w:p w14:paraId="2320B53A" w14:textId="77777777" w:rsidR="00DA6F63" w:rsidRPr="00745EFB" w:rsidRDefault="00DA6F63" w:rsidP="007B105A">
            <w:pPr>
              <w:numPr>
                <w:ilvl w:val="0"/>
                <w:numId w:val="77"/>
              </w:numPr>
              <w:spacing w:before="100" w:beforeAutospacing="1" w:after="100" w:afterAutospacing="1"/>
              <w:jc w:val="both"/>
              <w:rPr>
                <w:rFonts w:ascii="Arial" w:hAnsi="Arial" w:cs="Arial"/>
                <w:sz w:val="20"/>
                <w:szCs w:val="20"/>
              </w:rPr>
            </w:pPr>
            <w:r w:rsidRPr="00745EFB">
              <w:rPr>
                <w:rFonts w:ascii="Arial" w:hAnsi="Arial" w:cs="Arial"/>
                <w:sz w:val="20"/>
                <w:szCs w:val="20"/>
              </w:rPr>
              <w:t xml:space="preserve">Congelación. </w:t>
            </w:r>
          </w:p>
          <w:p w14:paraId="38D538BA" w14:textId="77777777" w:rsidR="00DA6F63" w:rsidRPr="00745EFB" w:rsidRDefault="00DA6F63" w:rsidP="007B105A">
            <w:pPr>
              <w:numPr>
                <w:ilvl w:val="0"/>
                <w:numId w:val="77"/>
              </w:numPr>
              <w:spacing w:before="100" w:beforeAutospacing="1" w:after="100" w:afterAutospacing="1"/>
              <w:jc w:val="both"/>
              <w:rPr>
                <w:rFonts w:ascii="Arial" w:hAnsi="Arial" w:cs="Arial"/>
                <w:sz w:val="20"/>
                <w:szCs w:val="20"/>
              </w:rPr>
            </w:pPr>
            <w:r w:rsidRPr="00745EFB">
              <w:rPr>
                <w:rFonts w:ascii="Arial" w:hAnsi="Arial" w:cs="Arial"/>
                <w:sz w:val="20"/>
                <w:szCs w:val="20"/>
              </w:rPr>
              <w:t xml:space="preserve">Pasteurización. </w:t>
            </w:r>
          </w:p>
          <w:p w14:paraId="66EE1C6C" w14:textId="77777777" w:rsidR="00DA6F63" w:rsidRPr="00745EFB" w:rsidRDefault="00DA6F63" w:rsidP="007B105A">
            <w:pPr>
              <w:numPr>
                <w:ilvl w:val="0"/>
                <w:numId w:val="77"/>
              </w:numPr>
              <w:spacing w:before="100" w:beforeAutospacing="1" w:after="100" w:afterAutospacing="1"/>
              <w:jc w:val="both"/>
              <w:rPr>
                <w:rFonts w:ascii="Arial" w:hAnsi="Arial" w:cs="Arial"/>
                <w:sz w:val="20"/>
                <w:szCs w:val="20"/>
              </w:rPr>
            </w:pPr>
            <w:r w:rsidRPr="00745EFB">
              <w:rPr>
                <w:rFonts w:ascii="Arial" w:hAnsi="Arial" w:cs="Arial"/>
                <w:sz w:val="20"/>
                <w:szCs w:val="20"/>
              </w:rPr>
              <w:t xml:space="preserve">Esterilización. </w:t>
            </w:r>
          </w:p>
          <w:p w14:paraId="57C547CE" w14:textId="77777777" w:rsidR="00DA6F63" w:rsidRPr="00745EFB" w:rsidRDefault="00DA6F63" w:rsidP="007B105A">
            <w:pPr>
              <w:numPr>
                <w:ilvl w:val="0"/>
                <w:numId w:val="77"/>
              </w:numPr>
              <w:spacing w:before="100" w:beforeAutospacing="1" w:after="100" w:afterAutospacing="1"/>
              <w:jc w:val="both"/>
              <w:rPr>
                <w:rFonts w:ascii="Arial" w:hAnsi="Arial" w:cs="Arial"/>
                <w:sz w:val="20"/>
                <w:szCs w:val="20"/>
              </w:rPr>
            </w:pPr>
            <w:r w:rsidRPr="00745EFB">
              <w:rPr>
                <w:rFonts w:ascii="Arial" w:hAnsi="Arial" w:cs="Arial"/>
                <w:sz w:val="20"/>
                <w:szCs w:val="20"/>
              </w:rPr>
              <w:t xml:space="preserve">Deshidratación. </w:t>
            </w:r>
          </w:p>
          <w:p w14:paraId="44EC86A6" w14:textId="0E2C09E2" w:rsidR="00DA6F63" w:rsidRPr="00593AFC" w:rsidRDefault="00DA6F63" w:rsidP="00593AFC">
            <w:pPr>
              <w:numPr>
                <w:ilvl w:val="0"/>
                <w:numId w:val="77"/>
              </w:numPr>
              <w:spacing w:before="100" w:beforeAutospacing="1" w:after="100" w:afterAutospacing="1"/>
              <w:jc w:val="both"/>
              <w:rPr>
                <w:rFonts w:ascii="Arial" w:hAnsi="Arial" w:cs="Arial"/>
                <w:sz w:val="20"/>
                <w:szCs w:val="20"/>
              </w:rPr>
            </w:pPr>
            <w:r w:rsidRPr="00745EFB">
              <w:rPr>
                <w:rFonts w:ascii="Arial" w:hAnsi="Arial" w:cs="Arial"/>
                <w:sz w:val="20"/>
                <w:szCs w:val="20"/>
              </w:rPr>
              <w:t xml:space="preserve">Ozonización. </w:t>
            </w:r>
          </w:p>
        </w:tc>
        <w:tc>
          <w:tcPr>
            <w:tcW w:w="3021" w:type="dxa"/>
          </w:tcPr>
          <w:p w14:paraId="40F662F9" w14:textId="77777777" w:rsidR="00DA6F63" w:rsidRPr="00076D99" w:rsidRDefault="00DA6F63"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42DB47D5" wp14:editId="715F8307">
                  <wp:extent cx="1781175" cy="1332865"/>
                  <wp:effectExtent l="0" t="0" r="0" b="635"/>
                  <wp:docPr id="138666273"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6273" name="Imagen 138666273"/>
                          <pic:cNvPicPr/>
                        </pic:nvPicPr>
                        <pic:blipFill>
                          <a:blip r:embed="rId56">
                            <a:extLst>
                              <a:ext uri="{28A0092B-C50C-407E-A947-70E740481C1C}">
                                <a14:useLocalDpi xmlns:a14="http://schemas.microsoft.com/office/drawing/2010/main" val="0"/>
                              </a:ext>
                            </a:extLst>
                          </a:blip>
                          <a:stretch>
                            <a:fillRect/>
                          </a:stretch>
                        </pic:blipFill>
                        <pic:spPr>
                          <a:xfrm>
                            <a:off x="0" y="0"/>
                            <a:ext cx="1781175" cy="1332865"/>
                          </a:xfrm>
                          <a:prstGeom prst="rect">
                            <a:avLst/>
                          </a:prstGeom>
                        </pic:spPr>
                      </pic:pic>
                    </a:graphicData>
                  </a:graphic>
                </wp:inline>
              </w:drawing>
            </w:r>
          </w:p>
        </w:tc>
      </w:tr>
      <w:tr w:rsidR="00987A93" w:rsidRPr="00076D99" w14:paraId="792D42B4" w14:textId="77777777" w:rsidTr="009A06D6">
        <w:trPr>
          <w:trHeight w:val="550"/>
        </w:trPr>
        <w:tc>
          <w:tcPr>
            <w:tcW w:w="2122" w:type="dxa"/>
          </w:tcPr>
          <w:p w14:paraId="5FCC1492" w14:textId="04F96B85" w:rsidR="00987A93" w:rsidRPr="00745EFB" w:rsidRDefault="00987A93" w:rsidP="00A01A4A">
            <w:pPr>
              <w:pStyle w:val="Ttulo3"/>
              <w:spacing w:before="0" w:after="0" w:line="276" w:lineRule="auto"/>
              <w:rPr>
                <w:rStyle w:val="Textoennegrita"/>
                <w:rFonts w:ascii="Arial" w:hAnsi="Arial" w:cs="Arial"/>
                <w:sz w:val="20"/>
                <w:szCs w:val="20"/>
              </w:rPr>
            </w:pPr>
            <w:r w:rsidRPr="0015659B">
              <w:rPr>
                <w:rFonts w:ascii="Arial" w:hAnsi="Arial" w:cs="Arial"/>
                <w:b/>
                <w:bCs/>
                <w:sz w:val="20"/>
                <w:szCs w:val="20"/>
              </w:rPr>
              <w:t>D. Almacenamiento</w:t>
            </w:r>
          </w:p>
        </w:tc>
        <w:tc>
          <w:tcPr>
            <w:tcW w:w="4819" w:type="dxa"/>
          </w:tcPr>
          <w:p w14:paraId="15B20AB8" w14:textId="77777777" w:rsidR="00987A93" w:rsidRDefault="00987A93" w:rsidP="00987A93">
            <w:pPr>
              <w:pStyle w:val="NormalWeb"/>
              <w:rPr>
                <w:rFonts w:ascii="Arial" w:hAnsi="Arial" w:cs="Arial"/>
                <w:sz w:val="20"/>
                <w:szCs w:val="20"/>
              </w:rPr>
            </w:pPr>
            <w:r w:rsidRPr="0015659B">
              <w:rPr>
                <w:rFonts w:ascii="Arial" w:hAnsi="Arial" w:cs="Arial"/>
                <w:sz w:val="20"/>
                <w:szCs w:val="20"/>
              </w:rPr>
              <w:t>Se establecen condiciones para conservar la calidad e inocuidad del producto:</w:t>
            </w:r>
          </w:p>
          <w:p w14:paraId="6A5202C4" w14:textId="77777777" w:rsidR="00987A93" w:rsidRPr="0015659B" w:rsidRDefault="00987A93" w:rsidP="00987A93">
            <w:pPr>
              <w:pStyle w:val="NormalWeb"/>
              <w:rPr>
                <w:rFonts w:ascii="Arial" w:hAnsi="Arial" w:cs="Arial"/>
                <w:sz w:val="20"/>
                <w:szCs w:val="20"/>
              </w:rPr>
            </w:pPr>
            <w:r w:rsidRPr="0015659B">
              <w:rPr>
                <w:rFonts w:ascii="Arial" w:hAnsi="Arial" w:cs="Arial"/>
                <w:sz w:val="20"/>
                <w:szCs w:val="20"/>
              </w:rPr>
              <w:br/>
            </w:r>
            <w:r w:rsidRPr="0015659B">
              <w:rPr>
                <w:rStyle w:val="Textoennegrita"/>
                <w:rFonts w:ascii="Arial" w:hAnsi="Arial" w:cs="Arial"/>
                <w:sz w:val="20"/>
                <w:szCs w:val="20"/>
              </w:rPr>
              <w:t>Condiciones sanitarias:</w:t>
            </w:r>
          </w:p>
          <w:p w14:paraId="674115CF" w14:textId="77777777" w:rsidR="00987A93" w:rsidRPr="0015659B" w:rsidRDefault="00987A93" w:rsidP="00987A93">
            <w:pPr>
              <w:numPr>
                <w:ilvl w:val="0"/>
                <w:numId w:val="82"/>
              </w:numPr>
              <w:spacing w:before="100" w:beforeAutospacing="1" w:after="100" w:afterAutospacing="1"/>
              <w:rPr>
                <w:rFonts w:ascii="Arial" w:hAnsi="Arial" w:cs="Arial"/>
                <w:sz w:val="20"/>
                <w:szCs w:val="20"/>
              </w:rPr>
            </w:pPr>
            <w:r w:rsidRPr="0015659B">
              <w:rPr>
                <w:rFonts w:ascii="Arial" w:hAnsi="Arial" w:cs="Arial"/>
                <w:sz w:val="20"/>
                <w:szCs w:val="20"/>
              </w:rPr>
              <w:t xml:space="preserve">Control de temperatura y humedad. </w:t>
            </w:r>
          </w:p>
          <w:p w14:paraId="46EE82A9" w14:textId="77777777" w:rsidR="00987A93" w:rsidRPr="0015659B" w:rsidRDefault="00987A93" w:rsidP="00987A93">
            <w:pPr>
              <w:numPr>
                <w:ilvl w:val="0"/>
                <w:numId w:val="82"/>
              </w:numPr>
              <w:spacing w:before="100" w:beforeAutospacing="1" w:after="100" w:afterAutospacing="1"/>
              <w:rPr>
                <w:rFonts w:ascii="Arial" w:hAnsi="Arial" w:cs="Arial"/>
                <w:sz w:val="20"/>
                <w:szCs w:val="20"/>
              </w:rPr>
            </w:pPr>
            <w:r w:rsidRPr="0015659B">
              <w:rPr>
                <w:rFonts w:ascii="Arial" w:hAnsi="Arial" w:cs="Arial"/>
                <w:sz w:val="20"/>
                <w:szCs w:val="20"/>
              </w:rPr>
              <w:t xml:space="preserve">Limpieza de instalaciones. </w:t>
            </w:r>
          </w:p>
          <w:p w14:paraId="47176CC7" w14:textId="77777777" w:rsidR="00987A93" w:rsidRPr="0015659B" w:rsidRDefault="00987A93" w:rsidP="00987A93">
            <w:pPr>
              <w:numPr>
                <w:ilvl w:val="0"/>
                <w:numId w:val="82"/>
              </w:numPr>
              <w:spacing w:before="100" w:beforeAutospacing="1" w:after="100" w:afterAutospacing="1"/>
              <w:rPr>
                <w:rFonts w:ascii="Arial" w:hAnsi="Arial" w:cs="Arial"/>
                <w:sz w:val="20"/>
                <w:szCs w:val="20"/>
              </w:rPr>
            </w:pPr>
            <w:r w:rsidRPr="0015659B">
              <w:rPr>
                <w:rFonts w:ascii="Arial" w:hAnsi="Arial" w:cs="Arial"/>
                <w:sz w:val="20"/>
                <w:szCs w:val="20"/>
              </w:rPr>
              <w:t xml:space="preserve">Separación de productos. </w:t>
            </w:r>
          </w:p>
          <w:p w14:paraId="333E0180" w14:textId="77777777" w:rsidR="00987A93" w:rsidRPr="00745EFB" w:rsidRDefault="00987A93" w:rsidP="00A01A4A">
            <w:pPr>
              <w:pStyle w:val="NormalWeb"/>
              <w:jc w:val="both"/>
              <w:rPr>
                <w:rFonts w:ascii="Arial" w:hAnsi="Arial" w:cs="Arial"/>
                <w:sz w:val="20"/>
                <w:szCs w:val="20"/>
              </w:rPr>
            </w:pPr>
          </w:p>
        </w:tc>
        <w:tc>
          <w:tcPr>
            <w:tcW w:w="3021" w:type="dxa"/>
          </w:tcPr>
          <w:p w14:paraId="6CCC6AE2" w14:textId="322DFA18" w:rsidR="00987A93" w:rsidRDefault="00987A93" w:rsidP="00A01A4A">
            <w:pPr>
              <w:spacing w:line="276" w:lineRule="auto"/>
              <w:jc w:val="center"/>
              <w:rPr>
                <w:rFonts w:ascii="Arial" w:hAnsi="Arial" w:cs="Arial"/>
                <w:noProof/>
                <w:color w:val="000000"/>
                <w:sz w:val="20"/>
                <w:szCs w:val="20"/>
                <w:lang w:val="es-MX"/>
              </w:rPr>
            </w:pPr>
            <w:r>
              <w:rPr>
                <w:rFonts w:ascii="Arial" w:hAnsi="Arial" w:cs="Arial"/>
                <w:noProof/>
                <w:color w:val="000000"/>
                <w:sz w:val="20"/>
                <w:szCs w:val="20"/>
                <w:lang w:val="es-MX"/>
              </w:rPr>
              <w:drawing>
                <wp:inline distT="0" distB="0" distL="0" distR="0" wp14:anchorId="28E034C0" wp14:editId="3C546EE9">
                  <wp:extent cx="1781175" cy="1377950"/>
                  <wp:effectExtent l="0" t="0" r="0" b="6350"/>
                  <wp:docPr id="104646700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67001" name="Imagen 1046467001"/>
                          <pic:cNvPicPr/>
                        </pic:nvPicPr>
                        <pic:blipFill>
                          <a:blip r:embed="rId57">
                            <a:extLst>
                              <a:ext uri="{28A0092B-C50C-407E-A947-70E740481C1C}">
                                <a14:useLocalDpi xmlns:a14="http://schemas.microsoft.com/office/drawing/2010/main" val="0"/>
                              </a:ext>
                            </a:extLst>
                          </a:blip>
                          <a:stretch>
                            <a:fillRect/>
                          </a:stretch>
                        </pic:blipFill>
                        <pic:spPr>
                          <a:xfrm>
                            <a:off x="0" y="0"/>
                            <a:ext cx="1781175" cy="1377950"/>
                          </a:xfrm>
                          <a:prstGeom prst="rect">
                            <a:avLst/>
                          </a:prstGeom>
                        </pic:spPr>
                      </pic:pic>
                    </a:graphicData>
                  </a:graphic>
                </wp:inline>
              </w:drawing>
            </w:r>
          </w:p>
        </w:tc>
      </w:tr>
    </w:tbl>
    <w:p w14:paraId="75D01877" w14:textId="77777777" w:rsidR="00DA6F63" w:rsidRPr="00FD03D0" w:rsidRDefault="00DA6F63" w:rsidP="00DA6F63">
      <w:pPr>
        <w:pStyle w:val="NormalWeb"/>
        <w:spacing w:before="0" w:beforeAutospacing="0" w:after="0" w:afterAutospacing="0" w:line="276" w:lineRule="auto"/>
        <w:jc w:val="both"/>
        <w:rPr>
          <w:rFonts w:ascii="Arial" w:hAnsi="Arial" w:cs="Arial"/>
          <w:color w:val="000000" w:themeColor="text1"/>
          <w:sz w:val="20"/>
          <w:szCs w:val="20"/>
        </w:rPr>
      </w:pPr>
    </w:p>
    <w:p w14:paraId="4B478E55" w14:textId="77777777" w:rsidR="00DA6F63" w:rsidRPr="00FD03D0" w:rsidRDefault="00DA6F63" w:rsidP="00DA6F63">
      <w:pPr>
        <w:pStyle w:val="NormalWeb"/>
        <w:spacing w:before="0" w:beforeAutospacing="0" w:after="0" w:afterAutospacing="0" w:line="276" w:lineRule="auto"/>
        <w:jc w:val="both"/>
        <w:rPr>
          <w:rFonts w:ascii="Arial" w:hAnsi="Arial" w:cs="Arial"/>
          <w:color w:val="000000" w:themeColor="text1"/>
          <w:sz w:val="20"/>
          <w:szCs w:val="20"/>
        </w:rPr>
      </w:pPr>
    </w:p>
    <w:p w14:paraId="132C2B86" w14:textId="77777777" w:rsidR="00DA6F63" w:rsidRPr="00FD03D0" w:rsidRDefault="00DA6F63" w:rsidP="00DA6F63">
      <w:pPr>
        <w:pStyle w:val="NormalWeb"/>
        <w:spacing w:before="0" w:beforeAutospacing="0" w:after="0" w:afterAutospacing="0" w:line="276" w:lineRule="auto"/>
        <w:jc w:val="both"/>
        <w:rPr>
          <w:rFonts w:ascii="Arial" w:hAnsi="Arial" w:cs="Arial"/>
          <w:color w:val="000000" w:themeColor="text1"/>
          <w:sz w:val="20"/>
          <w:szCs w:val="20"/>
        </w:rPr>
      </w:pPr>
    </w:p>
    <w:p w14:paraId="208E6296" w14:textId="77777777" w:rsidR="00DA6F63" w:rsidRDefault="00DA6F63" w:rsidP="00DA6F63">
      <w:pPr>
        <w:pStyle w:val="NormalWeb"/>
        <w:spacing w:before="0" w:beforeAutospacing="0" w:after="0" w:afterAutospacing="0" w:line="276" w:lineRule="auto"/>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655301" w:rsidRPr="00745EFB" w14:paraId="0F446E5D" w14:textId="77777777" w:rsidTr="00A01A4A">
        <w:trPr>
          <w:trHeight w:val="550"/>
        </w:trPr>
        <w:tc>
          <w:tcPr>
            <w:tcW w:w="1980" w:type="dxa"/>
          </w:tcPr>
          <w:p w14:paraId="387524E7" w14:textId="18DA2CE7" w:rsidR="00655301" w:rsidRPr="00745EFB" w:rsidRDefault="00655301" w:rsidP="00655301">
            <w:pPr>
              <w:pStyle w:val="Ttulo3"/>
              <w:spacing w:before="0" w:after="0" w:line="276" w:lineRule="auto"/>
              <w:jc w:val="both"/>
              <w:rPr>
                <w:rFonts w:ascii="Arial" w:hAnsi="Arial" w:cs="Arial"/>
                <w:b/>
                <w:bCs/>
                <w:sz w:val="20"/>
                <w:szCs w:val="20"/>
              </w:rPr>
            </w:pPr>
          </w:p>
        </w:tc>
        <w:tc>
          <w:tcPr>
            <w:tcW w:w="4961" w:type="dxa"/>
          </w:tcPr>
          <w:p w14:paraId="659D2483" w14:textId="77777777" w:rsidR="00655301" w:rsidRPr="0015659B" w:rsidRDefault="00655301" w:rsidP="00655301">
            <w:pPr>
              <w:pStyle w:val="NormalWeb"/>
              <w:rPr>
                <w:rFonts w:ascii="Arial" w:hAnsi="Arial" w:cs="Arial"/>
                <w:sz w:val="20"/>
                <w:szCs w:val="20"/>
              </w:rPr>
            </w:pPr>
            <w:r w:rsidRPr="0015659B">
              <w:rPr>
                <w:rStyle w:val="Textoennegrita"/>
                <w:rFonts w:ascii="Arial" w:hAnsi="Arial" w:cs="Arial"/>
                <w:sz w:val="20"/>
                <w:szCs w:val="20"/>
              </w:rPr>
              <w:t>Control y registros:</w:t>
            </w:r>
          </w:p>
          <w:p w14:paraId="588EA861" w14:textId="77777777" w:rsidR="00655301" w:rsidRPr="0015659B" w:rsidRDefault="00655301" w:rsidP="00655301">
            <w:pPr>
              <w:numPr>
                <w:ilvl w:val="0"/>
                <w:numId w:val="84"/>
              </w:numPr>
              <w:spacing w:before="100" w:beforeAutospacing="1" w:after="100" w:afterAutospacing="1"/>
              <w:rPr>
                <w:rFonts w:ascii="Arial" w:hAnsi="Arial" w:cs="Arial"/>
                <w:sz w:val="20"/>
                <w:szCs w:val="20"/>
              </w:rPr>
            </w:pPr>
            <w:r w:rsidRPr="0015659B">
              <w:rPr>
                <w:rFonts w:ascii="Arial" w:hAnsi="Arial" w:cs="Arial"/>
                <w:sz w:val="20"/>
                <w:szCs w:val="20"/>
              </w:rPr>
              <w:t xml:space="preserve">Registro de entradas y salidas. </w:t>
            </w:r>
          </w:p>
          <w:p w14:paraId="73DE7590" w14:textId="77777777" w:rsidR="00655301" w:rsidRPr="0015659B" w:rsidRDefault="00655301" w:rsidP="00655301">
            <w:pPr>
              <w:numPr>
                <w:ilvl w:val="0"/>
                <w:numId w:val="84"/>
              </w:numPr>
              <w:spacing w:before="100" w:beforeAutospacing="1" w:after="100" w:afterAutospacing="1"/>
              <w:rPr>
                <w:rFonts w:ascii="Arial" w:hAnsi="Arial" w:cs="Arial"/>
                <w:sz w:val="20"/>
                <w:szCs w:val="20"/>
              </w:rPr>
            </w:pPr>
            <w:r w:rsidRPr="0015659B">
              <w:rPr>
                <w:rFonts w:ascii="Arial" w:hAnsi="Arial" w:cs="Arial"/>
                <w:sz w:val="20"/>
                <w:szCs w:val="20"/>
              </w:rPr>
              <w:t xml:space="preserve">Trazabilidad del producto. </w:t>
            </w:r>
          </w:p>
          <w:p w14:paraId="38511DD5" w14:textId="77777777" w:rsidR="00655301" w:rsidRPr="0015659B" w:rsidRDefault="00655301" w:rsidP="00655301">
            <w:pPr>
              <w:numPr>
                <w:ilvl w:val="0"/>
                <w:numId w:val="84"/>
              </w:numPr>
              <w:spacing w:before="100" w:beforeAutospacing="1" w:after="100" w:afterAutospacing="1"/>
              <w:rPr>
                <w:rFonts w:ascii="Arial" w:hAnsi="Arial" w:cs="Arial"/>
                <w:sz w:val="20"/>
                <w:szCs w:val="20"/>
              </w:rPr>
            </w:pPr>
            <w:r w:rsidRPr="0015659B">
              <w:rPr>
                <w:rFonts w:ascii="Arial" w:hAnsi="Arial" w:cs="Arial"/>
                <w:sz w:val="20"/>
                <w:szCs w:val="20"/>
              </w:rPr>
              <w:t xml:space="preserve">Control de productos vencidos. </w:t>
            </w:r>
          </w:p>
          <w:p w14:paraId="1AF24C46" w14:textId="77777777" w:rsidR="00655301" w:rsidRPr="0015659B" w:rsidRDefault="00655301" w:rsidP="00655301">
            <w:pPr>
              <w:pStyle w:val="NormalWeb"/>
              <w:rPr>
                <w:rFonts w:ascii="Arial" w:hAnsi="Arial" w:cs="Arial"/>
                <w:sz w:val="20"/>
                <w:szCs w:val="20"/>
              </w:rPr>
            </w:pPr>
            <w:r w:rsidRPr="0015659B">
              <w:rPr>
                <w:rStyle w:val="Textoennegrita"/>
                <w:rFonts w:ascii="Arial" w:hAnsi="Arial" w:cs="Arial"/>
                <w:sz w:val="20"/>
                <w:szCs w:val="20"/>
              </w:rPr>
              <w:t>Manejo de no conformes:</w:t>
            </w:r>
          </w:p>
          <w:p w14:paraId="5C64CF60" w14:textId="77777777" w:rsidR="00655301" w:rsidRPr="0015659B" w:rsidRDefault="00655301" w:rsidP="00655301">
            <w:pPr>
              <w:numPr>
                <w:ilvl w:val="0"/>
                <w:numId w:val="85"/>
              </w:numPr>
              <w:spacing w:before="100" w:beforeAutospacing="1" w:after="100" w:afterAutospacing="1"/>
              <w:rPr>
                <w:rFonts w:ascii="Arial" w:hAnsi="Arial" w:cs="Arial"/>
                <w:sz w:val="20"/>
                <w:szCs w:val="20"/>
              </w:rPr>
            </w:pPr>
            <w:r w:rsidRPr="0015659B">
              <w:rPr>
                <w:rFonts w:ascii="Arial" w:hAnsi="Arial" w:cs="Arial"/>
                <w:sz w:val="20"/>
                <w:szCs w:val="20"/>
              </w:rPr>
              <w:t xml:space="preserve">Área exclusiva para devoluciones. </w:t>
            </w:r>
          </w:p>
          <w:p w14:paraId="22748DB0" w14:textId="77777777" w:rsidR="00655301" w:rsidRPr="0015659B" w:rsidRDefault="00655301" w:rsidP="00655301">
            <w:pPr>
              <w:numPr>
                <w:ilvl w:val="0"/>
                <w:numId w:val="85"/>
              </w:numPr>
              <w:spacing w:before="100" w:beforeAutospacing="1" w:after="100" w:afterAutospacing="1"/>
              <w:rPr>
                <w:rFonts w:ascii="Arial" w:hAnsi="Arial" w:cs="Arial"/>
                <w:sz w:val="20"/>
                <w:szCs w:val="20"/>
              </w:rPr>
            </w:pPr>
            <w:r w:rsidRPr="0015659B">
              <w:rPr>
                <w:rFonts w:ascii="Arial" w:hAnsi="Arial" w:cs="Arial"/>
                <w:sz w:val="20"/>
                <w:szCs w:val="20"/>
              </w:rPr>
              <w:t xml:space="preserve">Registro de disposición final. </w:t>
            </w:r>
          </w:p>
          <w:p w14:paraId="6C6C5D6B" w14:textId="77777777" w:rsidR="00655301" w:rsidRPr="0015659B" w:rsidRDefault="00655301" w:rsidP="00655301">
            <w:pPr>
              <w:numPr>
                <w:ilvl w:val="0"/>
                <w:numId w:val="85"/>
              </w:numPr>
              <w:spacing w:before="100" w:beforeAutospacing="1" w:after="100" w:afterAutospacing="1"/>
              <w:rPr>
                <w:rFonts w:ascii="Arial" w:hAnsi="Arial" w:cs="Arial"/>
                <w:sz w:val="20"/>
                <w:szCs w:val="20"/>
              </w:rPr>
            </w:pPr>
            <w:r w:rsidRPr="0015659B">
              <w:rPr>
                <w:rFonts w:ascii="Arial" w:hAnsi="Arial" w:cs="Arial"/>
                <w:sz w:val="20"/>
                <w:szCs w:val="20"/>
              </w:rPr>
              <w:t xml:space="preserve">Prohibición de reprocesamiento. </w:t>
            </w:r>
          </w:p>
          <w:p w14:paraId="1448D2D3" w14:textId="77777777" w:rsidR="00655301" w:rsidRPr="0015659B" w:rsidRDefault="00655301" w:rsidP="00655301">
            <w:pPr>
              <w:pStyle w:val="NormalWeb"/>
              <w:rPr>
                <w:rFonts w:ascii="Arial" w:hAnsi="Arial" w:cs="Arial"/>
                <w:sz w:val="20"/>
                <w:szCs w:val="20"/>
              </w:rPr>
            </w:pPr>
            <w:r w:rsidRPr="0015659B">
              <w:rPr>
                <w:rStyle w:val="Textoennegrita"/>
                <w:rFonts w:ascii="Arial" w:hAnsi="Arial" w:cs="Arial"/>
                <w:sz w:val="20"/>
                <w:szCs w:val="20"/>
              </w:rPr>
              <w:t>Almacenamiento de químicos:</w:t>
            </w:r>
          </w:p>
          <w:p w14:paraId="48CCB35B" w14:textId="77777777" w:rsidR="00655301" w:rsidRPr="0015659B" w:rsidRDefault="00655301" w:rsidP="00655301">
            <w:pPr>
              <w:numPr>
                <w:ilvl w:val="0"/>
                <w:numId w:val="86"/>
              </w:numPr>
              <w:spacing w:before="100" w:beforeAutospacing="1" w:after="100" w:afterAutospacing="1"/>
              <w:rPr>
                <w:rFonts w:ascii="Arial" w:hAnsi="Arial" w:cs="Arial"/>
                <w:sz w:val="20"/>
                <w:szCs w:val="20"/>
              </w:rPr>
            </w:pPr>
            <w:r w:rsidRPr="0015659B">
              <w:rPr>
                <w:rFonts w:ascii="Arial" w:hAnsi="Arial" w:cs="Arial"/>
                <w:sz w:val="20"/>
                <w:szCs w:val="20"/>
              </w:rPr>
              <w:t xml:space="preserve">Áreas separadas. </w:t>
            </w:r>
          </w:p>
          <w:p w14:paraId="06381B8E" w14:textId="77777777" w:rsidR="00655301" w:rsidRDefault="00655301" w:rsidP="00655301">
            <w:pPr>
              <w:numPr>
                <w:ilvl w:val="0"/>
                <w:numId w:val="86"/>
              </w:numPr>
              <w:spacing w:before="100" w:beforeAutospacing="1" w:after="100" w:afterAutospacing="1"/>
              <w:rPr>
                <w:rFonts w:ascii="Arial" w:hAnsi="Arial" w:cs="Arial"/>
                <w:sz w:val="20"/>
                <w:szCs w:val="20"/>
              </w:rPr>
            </w:pPr>
            <w:r w:rsidRPr="0015659B">
              <w:rPr>
                <w:rFonts w:ascii="Arial" w:hAnsi="Arial" w:cs="Arial"/>
                <w:sz w:val="20"/>
                <w:szCs w:val="20"/>
              </w:rPr>
              <w:t>Productos rotulados.</w:t>
            </w:r>
          </w:p>
          <w:p w14:paraId="042C6DEE" w14:textId="4CE4F281" w:rsidR="00655301" w:rsidRPr="00655301" w:rsidRDefault="00655301" w:rsidP="00655301">
            <w:pPr>
              <w:numPr>
                <w:ilvl w:val="0"/>
                <w:numId w:val="86"/>
              </w:numPr>
              <w:spacing w:before="100" w:beforeAutospacing="1" w:after="100" w:afterAutospacing="1"/>
              <w:rPr>
                <w:rStyle w:val="Textoennegrita"/>
                <w:rFonts w:ascii="Arial" w:hAnsi="Arial" w:cs="Arial"/>
                <w:b w:val="0"/>
                <w:bCs w:val="0"/>
                <w:sz w:val="20"/>
                <w:szCs w:val="20"/>
              </w:rPr>
            </w:pPr>
            <w:r w:rsidRPr="00655301">
              <w:rPr>
                <w:rFonts w:ascii="Arial" w:hAnsi="Arial" w:cs="Arial"/>
                <w:sz w:val="20"/>
                <w:szCs w:val="20"/>
              </w:rPr>
              <w:t>Uso restringido.</w:t>
            </w:r>
          </w:p>
        </w:tc>
        <w:tc>
          <w:tcPr>
            <w:tcW w:w="3021" w:type="dxa"/>
          </w:tcPr>
          <w:p w14:paraId="3781F297" w14:textId="24F6FBFE" w:rsidR="00655301" w:rsidRPr="00745EFB" w:rsidRDefault="00655301" w:rsidP="00655301">
            <w:pPr>
              <w:spacing w:line="276" w:lineRule="auto"/>
              <w:jc w:val="both"/>
              <w:rPr>
                <w:rFonts w:ascii="Arial" w:hAnsi="Arial" w:cs="Arial"/>
                <w:color w:val="000000"/>
                <w:sz w:val="20"/>
                <w:szCs w:val="20"/>
                <w:highlight w:val="yellow"/>
                <w:lang w:val="es-MX"/>
              </w:rPr>
            </w:pPr>
          </w:p>
        </w:tc>
      </w:tr>
    </w:tbl>
    <w:p w14:paraId="459059A5" w14:textId="77777777" w:rsidR="00DA6F63" w:rsidRPr="00FD03D0" w:rsidRDefault="00DA6F63" w:rsidP="000A2A08">
      <w:pPr>
        <w:pStyle w:val="NormalWeb"/>
        <w:spacing w:before="0" w:beforeAutospacing="0" w:after="0" w:afterAutospacing="0" w:line="276" w:lineRule="auto"/>
        <w:jc w:val="both"/>
        <w:rPr>
          <w:rFonts w:ascii="Arial" w:hAnsi="Arial" w:cs="Arial"/>
          <w:color w:val="000000" w:themeColor="text1"/>
          <w:sz w:val="20"/>
          <w:szCs w:val="20"/>
        </w:rPr>
      </w:pPr>
    </w:p>
    <w:p w14:paraId="259BEC53" w14:textId="77777777" w:rsidR="00B04660" w:rsidRPr="00FD03D0" w:rsidRDefault="00B04660" w:rsidP="000A2A08">
      <w:pPr>
        <w:pStyle w:val="NormalWeb"/>
        <w:spacing w:before="0" w:beforeAutospacing="0" w:after="0" w:afterAutospacing="0" w:line="276" w:lineRule="auto"/>
        <w:jc w:val="both"/>
        <w:rPr>
          <w:rFonts w:ascii="Arial" w:hAnsi="Arial" w:cs="Arial"/>
          <w:color w:val="000000" w:themeColor="text1"/>
          <w:sz w:val="20"/>
          <w:szCs w:val="20"/>
        </w:rPr>
      </w:pPr>
    </w:p>
    <w:p w14:paraId="69C5E65F" w14:textId="1782240A" w:rsidR="00B04660" w:rsidRPr="00FD03D0" w:rsidRDefault="000B1AF5" w:rsidP="000B1AF5">
      <w:pPr>
        <w:pStyle w:val="NormalWeb"/>
        <w:spacing w:before="0" w:beforeAutospacing="0" w:after="0" w:afterAutospacing="0" w:line="276" w:lineRule="auto"/>
        <w:ind w:left="720"/>
        <w:jc w:val="both"/>
        <w:rPr>
          <w:rFonts w:ascii="Arial" w:hAnsi="Arial" w:cs="Arial"/>
          <w:color w:val="000000" w:themeColor="text1"/>
          <w:sz w:val="20"/>
          <w:szCs w:val="20"/>
        </w:rPr>
      </w:pPr>
      <w:r w:rsidRPr="000B1AF5">
        <w:rPr>
          <w:rFonts w:ascii="Arial" w:hAnsi="Arial" w:cs="Arial"/>
          <w:color w:val="000000" w:themeColor="text1"/>
          <w:sz w:val="20"/>
          <w:szCs w:val="20"/>
        </w:rPr>
        <w:t>A continuación</w:t>
      </w:r>
      <w:r>
        <w:rPr>
          <w:rFonts w:ascii="Arial" w:hAnsi="Arial" w:cs="Arial"/>
          <w:color w:val="000000" w:themeColor="text1"/>
          <w:sz w:val="20"/>
          <w:szCs w:val="20"/>
        </w:rPr>
        <w:t>,</w:t>
      </w:r>
      <w:r w:rsidRPr="000B1AF5">
        <w:rPr>
          <w:rFonts w:ascii="Arial" w:hAnsi="Arial" w:cs="Arial"/>
          <w:color w:val="000000" w:themeColor="text1"/>
          <w:sz w:val="20"/>
          <w:szCs w:val="20"/>
        </w:rPr>
        <w:t xml:space="preserve"> se presenta un cuadro resumen general que integra los aspectos clave del tema, facilitando su comprensión, organización y análisis de manera clara y estructurada.</w:t>
      </w:r>
    </w:p>
    <w:p w14:paraId="6823A985" w14:textId="77777777" w:rsidR="00B04660" w:rsidRPr="00FD03D0" w:rsidRDefault="00B04660" w:rsidP="000A2A08">
      <w:pPr>
        <w:pStyle w:val="NormalWeb"/>
        <w:spacing w:before="0" w:beforeAutospacing="0" w:after="0" w:afterAutospacing="0" w:line="276" w:lineRule="auto"/>
        <w:jc w:val="both"/>
        <w:rPr>
          <w:rFonts w:ascii="Arial" w:hAnsi="Arial" w:cs="Arial"/>
          <w:color w:val="000000" w:themeColor="text1"/>
          <w:sz w:val="20"/>
          <w:szCs w:val="20"/>
        </w:rPr>
      </w:pPr>
    </w:p>
    <w:p w14:paraId="47CDB797" w14:textId="0D4732F9" w:rsidR="00B04660" w:rsidRDefault="00D57814" w:rsidP="00D57814">
      <w:pPr>
        <w:pStyle w:val="NormalWeb"/>
        <w:spacing w:before="0" w:beforeAutospacing="0" w:after="0" w:afterAutospacing="0" w:line="276" w:lineRule="auto"/>
        <w:jc w:val="both"/>
        <w:rPr>
          <w:rStyle w:val="Textoennegrita"/>
          <w:rFonts w:ascii="Arial" w:hAnsi="Arial" w:cs="Arial"/>
          <w:b w:val="0"/>
          <w:bCs w:val="0"/>
          <w:color w:val="000000" w:themeColor="text1"/>
          <w:sz w:val="20"/>
          <w:szCs w:val="20"/>
        </w:rPr>
      </w:pPr>
      <w:r w:rsidRPr="00D57814">
        <w:rPr>
          <w:rFonts w:ascii="Arial" w:hAnsi="Arial" w:cs="Arial"/>
          <w:b/>
          <w:bCs/>
          <w:color w:val="000000" w:themeColor="text1"/>
          <w:sz w:val="20"/>
          <w:szCs w:val="20"/>
        </w:rPr>
        <w:tab/>
        <w:t>Tabla 3</w:t>
      </w:r>
      <w:r>
        <w:rPr>
          <w:rFonts w:ascii="Arial" w:hAnsi="Arial" w:cs="Arial"/>
          <w:color w:val="000000" w:themeColor="text1"/>
          <w:sz w:val="20"/>
          <w:szCs w:val="20"/>
        </w:rPr>
        <w:t xml:space="preserve">. </w:t>
      </w:r>
      <w:r w:rsidR="00B04660" w:rsidRPr="00D57814">
        <w:rPr>
          <w:rStyle w:val="Textoennegrita"/>
          <w:rFonts w:ascii="Arial" w:hAnsi="Arial" w:cs="Arial"/>
          <w:b w:val="0"/>
          <w:bCs w:val="0"/>
          <w:color w:val="000000" w:themeColor="text1"/>
          <w:sz w:val="20"/>
          <w:szCs w:val="20"/>
        </w:rPr>
        <w:t>Cuadro resumen general</w:t>
      </w:r>
    </w:p>
    <w:p w14:paraId="495642A3" w14:textId="77777777" w:rsidR="00D57814" w:rsidRPr="00FD03D0" w:rsidRDefault="00D57814" w:rsidP="00D57814">
      <w:pPr>
        <w:pStyle w:val="NormalWeb"/>
        <w:spacing w:before="0" w:beforeAutospacing="0" w:after="0" w:afterAutospacing="0" w:line="276" w:lineRule="auto"/>
        <w:jc w:val="both"/>
        <w:rPr>
          <w:rFonts w:ascii="Arial" w:hAnsi="Arial" w:cs="Arial"/>
          <w:color w:val="000000" w:themeColor="text1"/>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2404"/>
        <w:gridCol w:w="2719"/>
      </w:tblGrid>
      <w:tr w:rsidR="00FD03D0" w:rsidRPr="00FD03D0" w14:paraId="32E89DC6" w14:textId="77777777" w:rsidTr="00A01A4A">
        <w:trPr>
          <w:tblHeader/>
          <w:tblCellSpacing w:w="15" w:type="dxa"/>
          <w:jc w:val="center"/>
        </w:trPr>
        <w:tc>
          <w:tcPr>
            <w:tcW w:w="0" w:type="auto"/>
            <w:vAlign w:val="center"/>
            <w:hideMark/>
          </w:tcPr>
          <w:p w14:paraId="3A08FDB6" w14:textId="77777777" w:rsidR="00B04660" w:rsidRPr="00FD03D0" w:rsidRDefault="00B04660"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Elemento</w:t>
            </w:r>
          </w:p>
        </w:tc>
        <w:tc>
          <w:tcPr>
            <w:tcW w:w="0" w:type="auto"/>
            <w:vAlign w:val="center"/>
            <w:hideMark/>
          </w:tcPr>
          <w:p w14:paraId="05FA1180" w14:textId="77777777" w:rsidR="00B04660" w:rsidRPr="00FD03D0" w:rsidRDefault="00B04660"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Requisito clave</w:t>
            </w:r>
          </w:p>
        </w:tc>
        <w:tc>
          <w:tcPr>
            <w:tcW w:w="0" w:type="auto"/>
            <w:vAlign w:val="center"/>
            <w:hideMark/>
          </w:tcPr>
          <w:p w14:paraId="657E21EE" w14:textId="77777777" w:rsidR="00B04660" w:rsidRPr="00FD03D0" w:rsidRDefault="00B04660"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Impacto en inocuidad</w:t>
            </w:r>
          </w:p>
        </w:tc>
      </w:tr>
      <w:tr w:rsidR="00FD03D0" w:rsidRPr="00FD03D0" w14:paraId="1B0B89C8" w14:textId="77777777" w:rsidTr="00A01A4A">
        <w:trPr>
          <w:tblCellSpacing w:w="15" w:type="dxa"/>
          <w:jc w:val="center"/>
        </w:trPr>
        <w:tc>
          <w:tcPr>
            <w:tcW w:w="0" w:type="auto"/>
            <w:vAlign w:val="center"/>
            <w:hideMark/>
          </w:tcPr>
          <w:p w14:paraId="20F98781"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Infraestructura</w:t>
            </w:r>
          </w:p>
        </w:tc>
        <w:tc>
          <w:tcPr>
            <w:tcW w:w="0" w:type="auto"/>
            <w:vAlign w:val="center"/>
            <w:hideMark/>
          </w:tcPr>
          <w:p w14:paraId="1FD019C9"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Diseño sanitario</w:t>
            </w:r>
          </w:p>
        </w:tc>
        <w:tc>
          <w:tcPr>
            <w:tcW w:w="0" w:type="auto"/>
            <w:vAlign w:val="center"/>
            <w:hideMark/>
          </w:tcPr>
          <w:p w14:paraId="0D79F729"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Prevención de contaminación</w:t>
            </w:r>
          </w:p>
        </w:tc>
      </w:tr>
      <w:tr w:rsidR="00FD03D0" w:rsidRPr="00FD03D0" w14:paraId="10072907" w14:textId="77777777" w:rsidTr="00A01A4A">
        <w:trPr>
          <w:tblCellSpacing w:w="15" w:type="dxa"/>
          <w:jc w:val="center"/>
        </w:trPr>
        <w:tc>
          <w:tcPr>
            <w:tcW w:w="0" w:type="auto"/>
            <w:vAlign w:val="center"/>
            <w:hideMark/>
          </w:tcPr>
          <w:p w14:paraId="24B185BD"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Equipos</w:t>
            </w:r>
          </w:p>
        </w:tc>
        <w:tc>
          <w:tcPr>
            <w:tcW w:w="0" w:type="auto"/>
            <w:vAlign w:val="center"/>
            <w:hideMark/>
          </w:tcPr>
          <w:p w14:paraId="49647375"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Limpieza y mantenimiento</w:t>
            </w:r>
          </w:p>
        </w:tc>
        <w:tc>
          <w:tcPr>
            <w:tcW w:w="0" w:type="auto"/>
            <w:vAlign w:val="center"/>
            <w:hideMark/>
          </w:tcPr>
          <w:p w14:paraId="2DAE3A81"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Reducción de riesgos</w:t>
            </w:r>
          </w:p>
        </w:tc>
      </w:tr>
      <w:tr w:rsidR="00FD03D0" w:rsidRPr="00FD03D0" w14:paraId="434194FE" w14:textId="77777777" w:rsidTr="00A01A4A">
        <w:trPr>
          <w:tblCellSpacing w:w="15" w:type="dxa"/>
          <w:jc w:val="center"/>
        </w:trPr>
        <w:tc>
          <w:tcPr>
            <w:tcW w:w="0" w:type="auto"/>
            <w:vAlign w:val="center"/>
            <w:hideMark/>
          </w:tcPr>
          <w:p w14:paraId="7DBDB3ED"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Materiales</w:t>
            </w:r>
          </w:p>
        </w:tc>
        <w:tc>
          <w:tcPr>
            <w:tcW w:w="0" w:type="auto"/>
            <w:vAlign w:val="center"/>
            <w:hideMark/>
          </w:tcPr>
          <w:p w14:paraId="71AC88C0"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Aptos para alimentos</w:t>
            </w:r>
          </w:p>
        </w:tc>
        <w:tc>
          <w:tcPr>
            <w:tcW w:w="0" w:type="auto"/>
            <w:vAlign w:val="center"/>
            <w:hideMark/>
          </w:tcPr>
          <w:p w14:paraId="03071F1F"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Seguridad química</w:t>
            </w:r>
          </w:p>
        </w:tc>
      </w:tr>
      <w:tr w:rsidR="00FD03D0" w:rsidRPr="00FD03D0" w14:paraId="6692C438" w14:textId="77777777" w:rsidTr="00A01A4A">
        <w:trPr>
          <w:tblCellSpacing w:w="15" w:type="dxa"/>
          <w:jc w:val="center"/>
        </w:trPr>
        <w:tc>
          <w:tcPr>
            <w:tcW w:w="0" w:type="auto"/>
            <w:vAlign w:val="center"/>
            <w:hideMark/>
          </w:tcPr>
          <w:p w14:paraId="45FDBEF9"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Procesos</w:t>
            </w:r>
          </w:p>
        </w:tc>
        <w:tc>
          <w:tcPr>
            <w:tcW w:w="0" w:type="auto"/>
            <w:vAlign w:val="center"/>
            <w:hideMark/>
          </w:tcPr>
          <w:p w14:paraId="32943A1D"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Control de variables</w:t>
            </w:r>
          </w:p>
        </w:tc>
        <w:tc>
          <w:tcPr>
            <w:tcW w:w="0" w:type="auto"/>
            <w:vAlign w:val="center"/>
            <w:hideMark/>
          </w:tcPr>
          <w:p w14:paraId="7B863456"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Estabilidad microbiológica</w:t>
            </w:r>
          </w:p>
        </w:tc>
      </w:tr>
      <w:tr w:rsidR="00B04660" w:rsidRPr="00FD03D0" w14:paraId="26A3D3E7" w14:textId="77777777" w:rsidTr="00A01A4A">
        <w:trPr>
          <w:tblCellSpacing w:w="15" w:type="dxa"/>
          <w:jc w:val="center"/>
        </w:trPr>
        <w:tc>
          <w:tcPr>
            <w:tcW w:w="0" w:type="auto"/>
            <w:vAlign w:val="center"/>
            <w:hideMark/>
          </w:tcPr>
          <w:p w14:paraId="277E97A6"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Almacenamiento</w:t>
            </w:r>
          </w:p>
        </w:tc>
        <w:tc>
          <w:tcPr>
            <w:tcW w:w="0" w:type="auto"/>
            <w:vAlign w:val="center"/>
            <w:hideMark/>
          </w:tcPr>
          <w:p w14:paraId="3E8C8615"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Cadena de frío</w:t>
            </w:r>
          </w:p>
        </w:tc>
        <w:tc>
          <w:tcPr>
            <w:tcW w:w="0" w:type="auto"/>
            <w:vAlign w:val="center"/>
            <w:hideMark/>
          </w:tcPr>
          <w:p w14:paraId="3000B81C"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Conservación del producto</w:t>
            </w:r>
          </w:p>
        </w:tc>
      </w:tr>
    </w:tbl>
    <w:p w14:paraId="76051490" w14:textId="77777777" w:rsidR="00B04660" w:rsidRPr="00FD03D0" w:rsidRDefault="00B04660" w:rsidP="000A2A08">
      <w:pPr>
        <w:pStyle w:val="NormalWeb"/>
        <w:spacing w:before="0" w:beforeAutospacing="0" w:after="0" w:afterAutospacing="0" w:line="276" w:lineRule="auto"/>
        <w:jc w:val="both"/>
        <w:rPr>
          <w:rFonts w:ascii="Arial" w:hAnsi="Arial" w:cs="Arial"/>
          <w:color w:val="000000" w:themeColor="text1"/>
          <w:sz w:val="20"/>
          <w:szCs w:val="20"/>
        </w:rPr>
      </w:pPr>
    </w:p>
    <w:p w14:paraId="3BF2DBBD" w14:textId="3FD0BD0F" w:rsidR="00B04660" w:rsidRPr="00FD03D0" w:rsidRDefault="00097ABE" w:rsidP="00097ABE">
      <w:pPr>
        <w:pStyle w:val="Ttulo1"/>
        <w:numPr>
          <w:ilvl w:val="3"/>
          <w:numId w:val="1"/>
        </w:numPr>
        <w:ind w:left="567" w:hanging="567"/>
        <w:jc w:val="both"/>
        <w:rPr>
          <w:rFonts w:ascii="Arial" w:hAnsi="Arial" w:cs="Arial"/>
          <w:color w:val="000000" w:themeColor="text1"/>
          <w:sz w:val="20"/>
          <w:szCs w:val="20"/>
        </w:rPr>
      </w:pPr>
      <w:r w:rsidRPr="00097ABE">
        <w:rPr>
          <w:rStyle w:val="Textoennegrita"/>
          <w:rFonts w:ascii="Arial" w:hAnsi="Arial" w:cs="Arial"/>
          <w:sz w:val="20"/>
          <w:szCs w:val="20"/>
        </w:rPr>
        <w:t>Cambios</w:t>
      </w:r>
      <w:r w:rsidRPr="00FD03D0">
        <w:rPr>
          <w:rStyle w:val="Textoennegrita"/>
          <w:rFonts w:ascii="Arial" w:hAnsi="Arial" w:cs="Arial"/>
          <w:color w:val="000000" w:themeColor="text1"/>
          <w:sz w:val="20"/>
          <w:szCs w:val="20"/>
        </w:rPr>
        <w:t xml:space="preserve"> en la carne y factores de alteración </w:t>
      </w:r>
    </w:p>
    <w:p w14:paraId="660AEA50" w14:textId="77777777" w:rsidR="00097ABE" w:rsidRDefault="00097ABE" w:rsidP="000A2A08">
      <w:pPr>
        <w:pStyle w:val="NormalWeb"/>
        <w:spacing w:before="0" w:beforeAutospacing="0" w:after="0" w:afterAutospacing="0" w:line="276" w:lineRule="auto"/>
        <w:jc w:val="both"/>
        <w:rPr>
          <w:rFonts w:ascii="Arial" w:hAnsi="Arial" w:cs="Arial"/>
          <w:color w:val="000000" w:themeColor="text1"/>
          <w:sz w:val="20"/>
          <w:szCs w:val="20"/>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5"/>
        <w:gridCol w:w="4680"/>
      </w:tblGrid>
      <w:tr w:rsidR="00A86869" w:rsidRPr="000F1FCE" w14:paraId="34543464" w14:textId="77777777" w:rsidTr="00A01A4A">
        <w:trPr>
          <w:trHeight w:val="300"/>
        </w:trPr>
        <w:tc>
          <w:tcPr>
            <w:tcW w:w="9915"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0AD1F943" w14:textId="77777777" w:rsidR="00A86869" w:rsidRPr="000F1FCE" w:rsidRDefault="00A86869" w:rsidP="00A01A4A">
            <w:pPr>
              <w:spacing w:line="276" w:lineRule="auto"/>
              <w:jc w:val="center"/>
              <w:textAlignment w:val="baseline"/>
              <w:rPr>
                <w:rFonts w:ascii="Arial" w:hAnsi="Arial" w:cs="Arial"/>
                <w:sz w:val="20"/>
                <w:szCs w:val="20"/>
              </w:rPr>
            </w:pPr>
            <w:r w:rsidRPr="000F1FCE">
              <w:rPr>
                <w:rFonts w:ascii="Arial" w:hAnsi="Arial" w:cs="Arial"/>
                <w:b/>
                <w:bCs/>
                <w:color w:val="000000"/>
                <w:sz w:val="20"/>
                <w:szCs w:val="20"/>
                <w:lang w:val="es-MX"/>
              </w:rPr>
              <w:t>Bloque de texto destacado</w:t>
            </w:r>
            <w:r w:rsidRPr="000F1FCE">
              <w:rPr>
                <w:rFonts w:ascii="Arial" w:hAnsi="Arial" w:cs="Arial"/>
                <w:color w:val="000000"/>
                <w:sz w:val="20"/>
                <w:szCs w:val="20"/>
              </w:rPr>
              <w:t> </w:t>
            </w:r>
          </w:p>
        </w:tc>
      </w:tr>
      <w:tr w:rsidR="00897795" w:rsidRPr="000F1FCE" w14:paraId="170B15F1" w14:textId="77777777" w:rsidTr="00A01A4A">
        <w:trPr>
          <w:trHeight w:val="285"/>
        </w:trPr>
        <w:tc>
          <w:tcPr>
            <w:tcW w:w="5235" w:type="dxa"/>
            <w:tcBorders>
              <w:top w:val="single" w:sz="6" w:space="0" w:color="auto"/>
              <w:left w:val="single" w:sz="6" w:space="0" w:color="auto"/>
              <w:bottom w:val="single" w:sz="6" w:space="0" w:color="auto"/>
              <w:right w:val="single" w:sz="6" w:space="0" w:color="auto"/>
            </w:tcBorders>
            <w:hideMark/>
          </w:tcPr>
          <w:p w14:paraId="1D6AAAE2" w14:textId="264BF90A" w:rsidR="00A86869" w:rsidRPr="000F1FCE" w:rsidRDefault="00897795" w:rsidP="00A01A4A">
            <w:pPr>
              <w:spacing w:line="276" w:lineRule="auto"/>
              <w:ind w:left="60" w:right="129"/>
              <w:jc w:val="center"/>
              <w:textAlignment w:val="baseline"/>
              <w:rPr>
                <w:rFonts w:ascii="Arial" w:hAnsi="Arial" w:cs="Arial"/>
                <w:sz w:val="20"/>
                <w:szCs w:val="20"/>
              </w:rPr>
            </w:pPr>
            <w:r>
              <w:rPr>
                <w:rFonts w:ascii="Arial" w:hAnsi="Arial" w:cs="Arial"/>
                <w:noProof/>
                <w:sz w:val="20"/>
                <w:szCs w:val="20"/>
              </w:rPr>
              <w:drawing>
                <wp:inline distT="0" distB="0" distL="0" distR="0" wp14:anchorId="4B9DC781" wp14:editId="7D9888B9">
                  <wp:extent cx="1701479" cy="1118110"/>
                  <wp:effectExtent l="0" t="0" r="635" b="0"/>
                  <wp:docPr id="508781047"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81047" name="Imagen 50878104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720394" cy="1130540"/>
                          </a:xfrm>
                          <a:prstGeom prst="rect">
                            <a:avLst/>
                          </a:prstGeom>
                        </pic:spPr>
                      </pic:pic>
                    </a:graphicData>
                  </a:graphic>
                </wp:inline>
              </w:drawing>
            </w:r>
          </w:p>
        </w:tc>
        <w:tc>
          <w:tcPr>
            <w:tcW w:w="4665" w:type="dxa"/>
            <w:tcBorders>
              <w:top w:val="single" w:sz="6" w:space="0" w:color="auto"/>
              <w:left w:val="single" w:sz="6" w:space="0" w:color="auto"/>
              <w:bottom w:val="single" w:sz="6" w:space="0" w:color="auto"/>
              <w:right w:val="single" w:sz="6" w:space="0" w:color="auto"/>
            </w:tcBorders>
            <w:hideMark/>
          </w:tcPr>
          <w:p w14:paraId="202A6FAD" w14:textId="21B3F1BC" w:rsidR="009B1907" w:rsidRPr="000F1FCE" w:rsidRDefault="004F4A31" w:rsidP="00A01A4A">
            <w:pPr>
              <w:spacing w:line="276" w:lineRule="auto"/>
              <w:jc w:val="both"/>
              <w:textAlignment w:val="baseline"/>
              <w:rPr>
                <w:rFonts w:ascii="Arial" w:hAnsi="Arial" w:cs="Arial"/>
                <w:sz w:val="20"/>
                <w:szCs w:val="20"/>
              </w:rPr>
            </w:pPr>
            <w:r w:rsidRPr="004F4A31">
              <w:rPr>
                <w:rFonts w:ascii="Arial" w:hAnsi="Arial" w:cs="Arial"/>
                <w:sz w:val="20"/>
                <w:szCs w:val="20"/>
              </w:rPr>
              <w:t>La carne es altamente perecedera y su calidad depende de factores como temperatura, pH y manipulación; por ello, su control mediante BPM es clave para garantizar su inocuidad.</w:t>
            </w:r>
          </w:p>
        </w:tc>
      </w:tr>
    </w:tbl>
    <w:p w14:paraId="2031585E" w14:textId="77777777" w:rsidR="00A86869" w:rsidRDefault="00A86869" w:rsidP="000A2A08">
      <w:pPr>
        <w:pStyle w:val="NormalWeb"/>
        <w:spacing w:before="0" w:beforeAutospacing="0" w:after="0" w:afterAutospacing="0" w:line="276" w:lineRule="auto"/>
        <w:jc w:val="both"/>
        <w:rPr>
          <w:rFonts w:ascii="Arial" w:hAnsi="Arial" w:cs="Arial"/>
          <w:color w:val="000000" w:themeColor="text1"/>
          <w:sz w:val="20"/>
          <w:szCs w:val="20"/>
        </w:rPr>
      </w:pPr>
    </w:p>
    <w:p w14:paraId="4D1DC9C2" w14:textId="77777777" w:rsidR="00A86869" w:rsidRDefault="00A86869" w:rsidP="000A2A08">
      <w:pPr>
        <w:pStyle w:val="NormalWeb"/>
        <w:spacing w:before="0" w:beforeAutospacing="0" w:after="0" w:afterAutospacing="0" w:line="276" w:lineRule="auto"/>
        <w:jc w:val="both"/>
        <w:rPr>
          <w:rFonts w:ascii="Arial" w:hAnsi="Arial" w:cs="Arial"/>
          <w:color w:val="000000" w:themeColor="text1"/>
          <w:sz w:val="20"/>
          <w:szCs w:val="20"/>
        </w:rPr>
      </w:pPr>
    </w:p>
    <w:p w14:paraId="112A335A" w14:textId="77777777" w:rsidR="0048662C" w:rsidRPr="0048662C" w:rsidRDefault="0048662C" w:rsidP="0048662C">
      <w:pPr>
        <w:pStyle w:val="NormalWeb"/>
        <w:spacing w:before="0" w:beforeAutospacing="0" w:after="0" w:afterAutospacing="0" w:line="276" w:lineRule="auto"/>
        <w:ind w:left="720"/>
        <w:jc w:val="both"/>
        <w:rPr>
          <w:rStyle w:val="Textoennegrita"/>
          <w:rFonts w:ascii="Arial" w:hAnsi="Arial" w:cs="Arial"/>
          <w:b w:val="0"/>
          <w:bCs w:val="0"/>
          <w:color w:val="000000" w:themeColor="text1"/>
          <w:sz w:val="20"/>
          <w:szCs w:val="20"/>
        </w:rPr>
      </w:pPr>
      <w:r w:rsidRPr="0048662C">
        <w:rPr>
          <w:rStyle w:val="Textoennegrita"/>
          <w:rFonts w:ascii="Arial" w:hAnsi="Arial" w:cs="Arial"/>
          <w:b w:val="0"/>
          <w:bCs w:val="0"/>
          <w:color w:val="000000" w:themeColor="text1"/>
          <w:sz w:val="20"/>
          <w:szCs w:val="20"/>
        </w:rPr>
        <w:lastRenderedPageBreak/>
        <w:t>En esta unidad se analizan los cambios físicos, químicos y biológicos de los alimentos, los agentes que alteran la carne, la relación entre el pH y su deterioro, y las condiciones que favorecen el crecimiento bacteriano.</w:t>
      </w:r>
    </w:p>
    <w:p w14:paraId="402E4299" w14:textId="77777777" w:rsidR="002015E3" w:rsidRDefault="002015E3" w:rsidP="000A2A08">
      <w:pPr>
        <w:pStyle w:val="Ttulo2"/>
        <w:spacing w:before="0" w:after="0" w:line="276" w:lineRule="auto"/>
        <w:jc w:val="both"/>
        <w:rPr>
          <w:rStyle w:val="Textoennegrita"/>
          <w:rFonts w:ascii="Arial" w:hAnsi="Arial" w:cs="Arial"/>
          <w:color w:val="000000" w:themeColor="text1"/>
          <w:sz w:val="20"/>
          <w:szCs w:val="20"/>
        </w:rPr>
      </w:pPr>
    </w:p>
    <w:p w14:paraId="6545C873" w14:textId="77777777" w:rsidR="000514F8" w:rsidRPr="000514F8" w:rsidRDefault="000514F8" w:rsidP="000514F8"/>
    <w:p w14:paraId="6DB00EE5" w14:textId="2139D8FE" w:rsidR="00B04660" w:rsidRPr="00FD03D0" w:rsidRDefault="00B04660" w:rsidP="00D94118">
      <w:pPr>
        <w:pStyle w:val="Ttulo2"/>
        <w:numPr>
          <w:ilvl w:val="1"/>
          <w:numId w:val="87"/>
        </w:numPr>
        <w:spacing w:before="0" w:after="0" w:line="276" w:lineRule="auto"/>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Cambios físicos, químicos y biológicos en los alimentos</w:t>
      </w:r>
    </w:p>
    <w:p w14:paraId="0595F6DE" w14:textId="77777777" w:rsidR="00911EB9" w:rsidRDefault="00911EB9" w:rsidP="000A2A08">
      <w:pPr>
        <w:pStyle w:val="NormalWeb"/>
        <w:spacing w:before="0" w:beforeAutospacing="0" w:after="0" w:afterAutospacing="0" w:line="276" w:lineRule="auto"/>
        <w:jc w:val="both"/>
        <w:rPr>
          <w:rStyle w:val="Textoennegrita"/>
        </w:rPr>
      </w:pPr>
    </w:p>
    <w:p w14:paraId="2F8206F7" w14:textId="77777777" w:rsidR="000514F8" w:rsidRPr="00E57111" w:rsidRDefault="000514F8" w:rsidP="000A2A08">
      <w:pPr>
        <w:pStyle w:val="NormalWeb"/>
        <w:spacing w:before="0" w:beforeAutospacing="0" w:after="0" w:afterAutospacing="0" w:line="276" w:lineRule="auto"/>
        <w:jc w:val="both"/>
        <w:rPr>
          <w:rStyle w:val="Textoennegrita"/>
        </w:rPr>
      </w:pPr>
    </w:p>
    <w:p w14:paraId="5CC1A1D5" w14:textId="74771493" w:rsidR="00466295" w:rsidRDefault="00466295" w:rsidP="00466295">
      <w:pPr>
        <w:pStyle w:val="NormalWeb"/>
        <w:spacing w:before="0" w:beforeAutospacing="0" w:after="0" w:afterAutospacing="0" w:line="276" w:lineRule="auto"/>
        <w:ind w:left="567"/>
        <w:jc w:val="both"/>
        <w:rPr>
          <w:rStyle w:val="Textoennegrita"/>
          <w:rFonts w:ascii="Arial" w:hAnsi="Arial" w:cs="Arial"/>
          <w:b w:val="0"/>
          <w:bCs w:val="0"/>
          <w:color w:val="000000" w:themeColor="text1"/>
          <w:sz w:val="20"/>
          <w:szCs w:val="20"/>
        </w:rPr>
      </w:pPr>
      <w:r w:rsidRPr="00466295">
        <w:rPr>
          <w:rStyle w:val="Textoennegrita"/>
          <w:rFonts w:ascii="Arial" w:hAnsi="Arial" w:cs="Arial"/>
          <w:b w:val="0"/>
          <w:bCs w:val="0"/>
          <w:color w:val="000000" w:themeColor="text1"/>
          <w:sz w:val="20"/>
          <w:szCs w:val="20"/>
        </w:rPr>
        <w:t>Después del sacrificio, el músculo se transforma en carne mediante un proceso llamado conversión post mortem, que comprende una secuencia de etapas: sacrificio, rigor mortis, maduración y, finalmente, deterioro, las cuales determinan sus características y calidad.</w:t>
      </w:r>
      <w:r w:rsidR="0074532D">
        <w:rPr>
          <w:rStyle w:val="Textoennegrita"/>
          <w:rFonts w:ascii="Arial" w:hAnsi="Arial" w:cs="Arial"/>
          <w:b w:val="0"/>
          <w:bCs w:val="0"/>
          <w:color w:val="000000" w:themeColor="text1"/>
          <w:sz w:val="20"/>
          <w:szCs w:val="20"/>
        </w:rPr>
        <w:t xml:space="preserve"> Los cambios son:</w:t>
      </w:r>
    </w:p>
    <w:p w14:paraId="12975724" w14:textId="77777777" w:rsidR="00057ED4" w:rsidRDefault="00057ED4" w:rsidP="00466295">
      <w:pPr>
        <w:pStyle w:val="NormalWeb"/>
        <w:spacing w:before="0" w:beforeAutospacing="0" w:after="0" w:afterAutospacing="0" w:line="276" w:lineRule="auto"/>
        <w:ind w:left="567"/>
        <w:jc w:val="both"/>
        <w:rPr>
          <w:rStyle w:val="Textoennegrita"/>
          <w:rFonts w:ascii="Arial" w:hAnsi="Arial" w:cs="Arial"/>
          <w:b w:val="0"/>
          <w:bCs w:val="0"/>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7982"/>
      </w:tblGrid>
      <w:tr w:rsidR="00057ED4" w:rsidRPr="00076D99" w14:paraId="38B25D7F" w14:textId="77777777" w:rsidTr="00A01A4A">
        <w:tc>
          <w:tcPr>
            <w:tcW w:w="9962" w:type="dxa"/>
            <w:gridSpan w:val="2"/>
            <w:shd w:val="clear" w:color="auto" w:fill="9BBB59" w:themeFill="accent3"/>
          </w:tcPr>
          <w:p w14:paraId="2A4BCADE" w14:textId="77777777" w:rsidR="00057ED4" w:rsidRPr="00076D99" w:rsidRDefault="00057ED4"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076D99">
              <w:rPr>
                <w:rFonts w:ascii="Arial" w:hAnsi="Arial" w:cs="Arial"/>
                <w:b/>
                <w:bCs/>
                <w:color w:val="000000"/>
                <w:sz w:val="20"/>
                <w:szCs w:val="20"/>
                <w:lang w:val="es-MX"/>
              </w:rPr>
              <w:t>Acordeón</w:t>
            </w:r>
          </w:p>
        </w:tc>
      </w:tr>
      <w:tr w:rsidR="00057ED4" w:rsidRPr="00076D99" w14:paraId="53E6F2B6" w14:textId="77777777" w:rsidTr="00A01A4A">
        <w:tc>
          <w:tcPr>
            <w:tcW w:w="1980" w:type="dxa"/>
          </w:tcPr>
          <w:p w14:paraId="6C22D791" w14:textId="04D61D24" w:rsidR="00057ED4" w:rsidRPr="00057ED4" w:rsidRDefault="00057ED4" w:rsidP="00057ED4">
            <w:pPr>
              <w:pStyle w:val="Ttulo3"/>
              <w:spacing w:before="0" w:after="0" w:line="276" w:lineRule="auto"/>
              <w:jc w:val="both"/>
              <w:rPr>
                <w:rFonts w:ascii="Arial" w:hAnsi="Arial" w:cs="Arial"/>
                <w:b/>
                <w:bCs/>
                <w:color w:val="000000" w:themeColor="text1"/>
                <w:sz w:val="20"/>
                <w:szCs w:val="20"/>
              </w:rPr>
            </w:pPr>
            <w:r w:rsidRPr="00057ED4">
              <w:rPr>
                <w:rFonts w:ascii="Arial" w:hAnsi="Arial" w:cs="Arial"/>
                <w:b/>
                <w:bCs/>
                <w:color w:val="000000" w:themeColor="text1"/>
                <w:sz w:val="20"/>
                <w:szCs w:val="20"/>
              </w:rPr>
              <w:t>Cambios físicos</w:t>
            </w:r>
          </w:p>
          <w:p w14:paraId="10F14CC2" w14:textId="77777777" w:rsidR="00057ED4" w:rsidRPr="00FD03D0" w:rsidRDefault="00057ED4" w:rsidP="00A01A4A">
            <w:pPr>
              <w:pStyle w:val="Ttulo2"/>
              <w:spacing w:before="0" w:after="0" w:line="276" w:lineRule="auto"/>
              <w:jc w:val="both"/>
              <w:rPr>
                <w:rStyle w:val="Textoennegrita"/>
                <w:rFonts w:ascii="Arial" w:hAnsi="Arial" w:cs="Arial"/>
                <w:color w:val="000000" w:themeColor="text1"/>
                <w:sz w:val="20"/>
                <w:szCs w:val="20"/>
              </w:rPr>
            </w:pPr>
          </w:p>
        </w:tc>
        <w:tc>
          <w:tcPr>
            <w:tcW w:w="7982" w:type="dxa"/>
          </w:tcPr>
          <w:p w14:paraId="3B2E0156" w14:textId="77777777" w:rsidR="000514F8" w:rsidRPr="00FD03D0" w:rsidRDefault="000514F8" w:rsidP="000514F8">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Aparición del rigor mortis (endurecimiento muscular por falta de ATP). </w:t>
            </w:r>
          </w:p>
          <w:p w14:paraId="6EF61C7A" w14:textId="77777777" w:rsidR="000514F8" w:rsidRPr="00FD03D0" w:rsidRDefault="000514F8" w:rsidP="000514F8">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Cambios en el color (de rojo púrpura a rojo brillante). </w:t>
            </w:r>
          </w:p>
          <w:p w14:paraId="72AF6529" w14:textId="77777777" w:rsidR="000514F8" w:rsidRPr="00FD03D0" w:rsidRDefault="000514F8" w:rsidP="000514F8">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Pérdida de capacidad de retención de agua (exudación). </w:t>
            </w:r>
          </w:p>
          <w:p w14:paraId="509A8B83" w14:textId="38D43C49" w:rsidR="00057ED4" w:rsidRPr="000514F8" w:rsidRDefault="000514F8" w:rsidP="000514F8">
            <w:pPr>
              <w:numPr>
                <w:ilvl w:val="0"/>
                <w:numId w:val="18"/>
              </w:numPr>
              <w:spacing w:line="276" w:lineRule="auto"/>
              <w:jc w:val="both"/>
              <w:rPr>
                <w:rStyle w:val="Textoennegrita"/>
                <w:rFonts w:ascii="Arial" w:hAnsi="Arial" w:cs="Arial"/>
                <w:b w:val="0"/>
                <w:bCs w:val="0"/>
                <w:color w:val="000000" w:themeColor="text1"/>
                <w:sz w:val="20"/>
                <w:szCs w:val="20"/>
              </w:rPr>
            </w:pPr>
            <w:r w:rsidRPr="00FD03D0">
              <w:rPr>
                <w:rFonts w:ascii="Arial" w:hAnsi="Arial" w:cs="Arial"/>
                <w:color w:val="000000" w:themeColor="text1"/>
                <w:sz w:val="20"/>
                <w:szCs w:val="20"/>
              </w:rPr>
              <w:t xml:space="preserve">Modificación de la textura (de rígida a más blanda durante la maduración). </w:t>
            </w:r>
          </w:p>
        </w:tc>
      </w:tr>
      <w:tr w:rsidR="000514F8" w:rsidRPr="00076D99" w14:paraId="4C5B48BA" w14:textId="77777777" w:rsidTr="00A01A4A">
        <w:tc>
          <w:tcPr>
            <w:tcW w:w="1980" w:type="dxa"/>
          </w:tcPr>
          <w:p w14:paraId="78F1988F" w14:textId="7BACFDEA" w:rsidR="000514F8" w:rsidRPr="000514F8" w:rsidRDefault="000514F8" w:rsidP="00057ED4">
            <w:pPr>
              <w:pStyle w:val="Ttulo3"/>
              <w:spacing w:before="0" w:after="0" w:line="276" w:lineRule="auto"/>
              <w:jc w:val="both"/>
              <w:rPr>
                <w:rFonts w:ascii="Arial" w:hAnsi="Arial" w:cs="Arial"/>
                <w:b/>
                <w:bCs/>
                <w:color w:val="000000" w:themeColor="text1"/>
                <w:sz w:val="20"/>
                <w:szCs w:val="20"/>
              </w:rPr>
            </w:pPr>
            <w:r w:rsidRPr="000514F8">
              <w:rPr>
                <w:rFonts w:ascii="Arial" w:hAnsi="Arial" w:cs="Arial"/>
                <w:b/>
                <w:bCs/>
                <w:color w:val="000000" w:themeColor="text1"/>
                <w:sz w:val="20"/>
                <w:szCs w:val="20"/>
              </w:rPr>
              <w:t>Cambios químicos</w:t>
            </w:r>
          </w:p>
        </w:tc>
        <w:tc>
          <w:tcPr>
            <w:tcW w:w="7982" w:type="dxa"/>
          </w:tcPr>
          <w:p w14:paraId="60A58DAF" w14:textId="77777777" w:rsidR="000514F8" w:rsidRPr="00FD03D0" w:rsidRDefault="000514F8" w:rsidP="000514F8">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Disminución del pH por acumulación de ácido láctico. </w:t>
            </w:r>
          </w:p>
          <w:p w14:paraId="4A395B40" w14:textId="77777777" w:rsidR="000514F8" w:rsidRPr="00FD03D0" w:rsidRDefault="000514F8" w:rsidP="000514F8">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Desnaturalización de proteínas. </w:t>
            </w:r>
          </w:p>
          <w:p w14:paraId="156E7693" w14:textId="77777777" w:rsidR="000514F8" w:rsidRPr="00FD03D0" w:rsidRDefault="000514F8" w:rsidP="000514F8">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Oxidación de lípidos (rancidez). </w:t>
            </w:r>
          </w:p>
          <w:p w14:paraId="67769C69" w14:textId="3BED8180" w:rsidR="000514F8" w:rsidRPr="000514F8" w:rsidRDefault="000514F8" w:rsidP="000514F8">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Formación de compuestos que influyen en sabor y aroma. </w:t>
            </w:r>
          </w:p>
        </w:tc>
      </w:tr>
      <w:tr w:rsidR="000514F8" w:rsidRPr="00076D99" w14:paraId="58BA8B78" w14:textId="77777777" w:rsidTr="00A01A4A">
        <w:tc>
          <w:tcPr>
            <w:tcW w:w="1980" w:type="dxa"/>
          </w:tcPr>
          <w:p w14:paraId="40750D66" w14:textId="64C0C9D3" w:rsidR="000514F8" w:rsidRPr="000514F8" w:rsidRDefault="000514F8" w:rsidP="000514F8">
            <w:pPr>
              <w:pStyle w:val="Ttulo3"/>
              <w:spacing w:before="0" w:after="0" w:line="276" w:lineRule="auto"/>
              <w:jc w:val="both"/>
              <w:rPr>
                <w:rFonts w:ascii="Arial" w:hAnsi="Arial" w:cs="Arial"/>
                <w:b/>
                <w:bCs/>
                <w:color w:val="000000" w:themeColor="text1"/>
                <w:sz w:val="20"/>
                <w:szCs w:val="20"/>
              </w:rPr>
            </w:pPr>
            <w:r w:rsidRPr="000514F8">
              <w:rPr>
                <w:rFonts w:ascii="Arial" w:hAnsi="Arial" w:cs="Arial"/>
                <w:b/>
                <w:bCs/>
                <w:color w:val="000000" w:themeColor="text1"/>
                <w:sz w:val="20"/>
                <w:szCs w:val="20"/>
              </w:rPr>
              <w:t>Cambios biológicos</w:t>
            </w:r>
          </w:p>
        </w:tc>
        <w:tc>
          <w:tcPr>
            <w:tcW w:w="7982" w:type="dxa"/>
          </w:tcPr>
          <w:p w14:paraId="563493E9" w14:textId="77777777" w:rsidR="000514F8" w:rsidRPr="00FD03D0" w:rsidRDefault="000514F8" w:rsidP="000514F8">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Acción de enzimas endógenas (proteólisis → ablandamiento). </w:t>
            </w:r>
          </w:p>
          <w:p w14:paraId="658FCD0E" w14:textId="1AA1AF36" w:rsidR="000514F8" w:rsidRPr="000514F8" w:rsidRDefault="000514F8" w:rsidP="000514F8">
            <w:pPr>
              <w:numPr>
                <w:ilvl w:val="0"/>
                <w:numId w:val="1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Crecimiento de microorganismos (alterantes y patógenos). </w:t>
            </w:r>
          </w:p>
        </w:tc>
      </w:tr>
    </w:tbl>
    <w:p w14:paraId="5CBAC71C" w14:textId="77777777" w:rsidR="00057ED4" w:rsidRDefault="00057ED4" w:rsidP="00466295">
      <w:pPr>
        <w:pStyle w:val="NormalWeb"/>
        <w:spacing w:before="0" w:beforeAutospacing="0" w:after="0" w:afterAutospacing="0" w:line="276" w:lineRule="auto"/>
        <w:ind w:left="567"/>
        <w:jc w:val="both"/>
        <w:rPr>
          <w:rStyle w:val="Textoennegrita"/>
          <w:rFonts w:ascii="Arial" w:hAnsi="Arial" w:cs="Arial"/>
          <w:b w:val="0"/>
          <w:bCs w:val="0"/>
          <w:color w:val="000000" w:themeColor="text1"/>
          <w:sz w:val="20"/>
          <w:szCs w:val="20"/>
        </w:rPr>
      </w:pPr>
    </w:p>
    <w:p w14:paraId="6D225968" w14:textId="77777777" w:rsidR="0074532D" w:rsidRDefault="0074532D" w:rsidP="00466295">
      <w:pPr>
        <w:pStyle w:val="NormalWeb"/>
        <w:spacing w:before="0" w:beforeAutospacing="0" w:after="0" w:afterAutospacing="0" w:line="276" w:lineRule="auto"/>
        <w:ind w:left="567"/>
        <w:jc w:val="both"/>
        <w:rPr>
          <w:rStyle w:val="Textoennegrita"/>
          <w:rFonts w:ascii="Arial" w:hAnsi="Arial" w:cs="Arial"/>
          <w:b w:val="0"/>
          <w:bCs w:val="0"/>
          <w:color w:val="000000" w:themeColor="text1"/>
          <w:sz w:val="20"/>
          <w:szCs w:val="20"/>
        </w:rPr>
      </w:pPr>
    </w:p>
    <w:p w14:paraId="7D3783D6" w14:textId="529B1437" w:rsidR="00B04660" w:rsidRPr="00FD03D0" w:rsidRDefault="00B04660" w:rsidP="00D94118">
      <w:pPr>
        <w:pStyle w:val="Ttulo2"/>
        <w:numPr>
          <w:ilvl w:val="1"/>
          <w:numId w:val="87"/>
        </w:numPr>
        <w:spacing w:before="0" w:after="0" w:line="276" w:lineRule="auto"/>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Agentes que alteran la carne</w:t>
      </w:r>
    </w:p>
    <w:p w14:paraId="20AA4394" w14:textId="77777777" w:rsidR="0085260E" w:rsidRDefault="0085260E" w:rsidP="0017482B">
      <w:pPr>
        <w:pStyle w:val="NormalWeb"/>
        <w:spacing w:before="0" w:beforeAutospacing="0" w:after="0" w:afterAutospacing="0" w:line="276" w:lineRule="auto"/>
        <w:ind w:left="567"/>
        <w:jc w:val="both"/>
        <w:rPr>
          <w:rFonts w:ascii="Arial" w:hAnsi="Arial" w:cs="Arial"/>
          <w:color w:val="000000" w:themeColor="text1"/>
          <w:sz w:val="20"/>
          <w:szCs w:val="20"/>
        </w:rPr>
      </w:pPr>
    </w:p>
    <w:p w14:paraId="7727D451" w14:textId="77777777" w:rsidR="0017482B" w:rsidRDefault="0017482B" w:rsidP="0017482B">
      <w:pPr>
        <w:pStyle w:val="NormalWeb"/>
        <w:spacing w:before="0" w:beforeAutospacing="0" w:after="0" w:afterAutospacing="0" w:line="276" w:lineRule="auto"/>
        <w:ind w:left="567"/>
        <w:jc w:val="both"/>
        <w:rPr>
          <w:rFonts w:ascii="Arial" w:hAnsi="Arial" w:cs="Arial"/>
          <w:color w:val="000000" w:themeColor="text1"/>
          <w:sz w:val="20"/>
          <w:szCs w:val="20"/>
        </w:rPr>
      </w:pPr>
    </w:p>
    <w:p w14:paraId="55C9A3D9" w14:textId="6092F5AC" w:rsidR="00B04660" w:rsidRDefault="00B04660" w:rsidP="0017482B">
      <w:pPr>
        <w:pStyle w:val="NormalWeb"/>
        <w:spacing w:before="0" w:beforeAutospacing="0" w:after="0" w:afterAutospacing="0" w:line="276" w:lineRule="auto"/>
        <w:ind w:firstLine="567"/>
        <w:jc w:val="both"/>
        <w:rPr>
          <w:rFonts w:ascii="Arial" w:hAnsi="Arial" w:cs="Arial"/>
          <w:color w:val="000000" w:themeColor="text1"/>
          <w:sz w:val="20"/>
          <w:szCs w:val="20"/>
        </w:rPr>
      </w:pPr>
      <w:r w:rsidRPr="00FD03D0">
        <w:rPr>
          <w:rFonts w:ascii="Arial" w:hAnsi="Arial" w:cs="Arial"/>
          <w:color w:val="000000" w:themeColor="text1"/>
          <w:sz w:val="20"/>
          <w:szCs w:val="20"/>
        </w:rPr>
        <w:t>El deterioro de la carne es el resultado de la interacción de diferentes agentes:</w:t>
      </w:r>
    </w:p>
    <w:p w14:paraId="4ED7ED88" w14:textId="77777777" w:rsidR="0017482B" w:rsidRDefault="0017482B" w:rsidP="0017482B">
      <w:pPr>
        <w:pStyle w:val="NormalWeb"/>
        <w:spacing w:before="0" w:beforeAutospacing="0" w:after="0" w:afterAutospacing="0" w:line="276" w:lineRule="auto"/>
        <w:ind w:firstLine="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17482B" w:rsidRPr="00076D99" w14:paraId="2632F0B9" w14:textId="77777777" w:rsidTr="00A01A4A">
        <w:tc>
          <w:tcPr>
            <w:tcW w:w="9962" w:type="dxa"/>
            <w:gridSpan w:val="3"/>
            <w:shd w:val="clear" w:color="auto" w:fill="9BBB59" w:themeFill="accent3"/>
          </w:tcPr>
          <w:p w14:paraId="1300F13A" w14:textId="4EC0DA61" w:rsidR="0017482B" w:rsidRPr="00076D99" w:rsidRDefault="0017482B"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Slide</w:t>
            </w:r>
          </w:p>
        </w:tc>
      </w:tr>
      <w:tr w:rsidR="0017482B" w:rsidRPr="00076D99" w14:paraId="38186649" w14:textId="77777777" w:rsidTr="00A01A4A">
        <w:trPr>
          <w:trHeight w:val="550"/>
        </w:trPr>
        <w:tc>
          <w:tcPr>
            <w:tcW w:w="1980" w:type="dxa"/>
          </w:tcPr>
          <w:p w14:paraId="1EE000E3" w14:textId="77777777" w:rsidR="00662DB5" w:rsidRPr="00662DB5" w:rsidRDefault="00662DB5" w:rsidP="00662DB5">
            <w:pPr>
              <w:pStyle w:val="Ttulo3"/>
              <w:spacing w:before="0" w:after="0" w:line="276" w:lineRule="auto"/>
              <w:jc w:val="both"/>
              <w:rPr>
                <w:rFonts w:ascii="Arial" w:hAnsi="Arial" w:cs="Arial"/>
                <w:b/>
                <w:color w:val="000000" w:themeColor="text1"/>
                <w:sz w:val="20"/>
                <w:szCs w:val="20"/>
              </w:rPr>
            </w:pPr>
            <w:r w:rsidRPr="00662DB5">
              <w:rPr>
                <w:rFonts w:ascii="Arial" w:hAnsi="Arial" w:cs="Arial"/>
                <w:b/>
                <w:color w:val="000000" w:themeColor="text1"/>
                <w:sz w:val="20"/>
                <w:szCs w:val="20"/>
              </w:rPr>
              <w:t>Agentes biológicos</w:t>
            </w:r>
          </w:p>
          <w:p w14:paraId="796E2775" w14:textId="77777777" w:rsidR="00662DB5" w:rsidRPr="00662DB5" w:rsidRDefault="00662DB5" w:rsidP="00662DB5"/>
          <w:p w14:paraId="26960300" w14:textId="77777777" w:rsidR="0017482B" w:rsidRPr="000C435D" w:rsidRDefault="0017482B" w:rsidP="00A01A4A">
            <w:pPr>
              <w:spacing w:line="276" w:lineRule="auto"/>
              <w:jc w:val="both"/>
              <w:rPr>
                <w:rFonts w:ascii="Arial" w:hAnsi="Arial" w:cs="Arial"/>
                <w:b/>
                <w:bCs/>
                <w:color w:val="000000" w:themeColor="text1"/>
                <w:sz w:val="20"/>
                <w:szCs w:val="20"/>
              </w:rPr>
            </w:pPr>
          </w:p>
        </w:tc>
        <w:tc>
          <w:tcPr>
            <w:tcW w:w="4961" w:type="dxa"/>
          </w:tcPr>
          <w:p w14:paraId="73F024BA" w14:textId="646D6DE5" w:rsidR="00662DB5" w:rsidRPr="00662DB5" w:rsidRDefault="00662DB5" w:rsidP="00662DB5">
            <w:pPr>
              <w:spacing w:line="276" w:lineRule="auto"/>
              <w:jc w:val="both"/>
              <w:rPr>
                <w:rFonts w:ascii="Arial" w:hAnsi="Arial" w:cs="Arial"/>
                <w:sz w:val="20"/>
                <w:szCs w:val="20"/>
              </w:rPr>
            </w:pPr>
            <w:r w:rsidRPr="00662DB5">
              <w:rPr>
                <w:rFonts w:ascii="Arial" w:hAnsi="Arial" w:cs="Arial"/>
                <w:sz w:val="20"/>
                <w:szCs w:val="20"/>
              </w:rPr>
              <w:t>Los agentes biológicos incluyen bacterias, hongos y levaduras que contaminan la carne durante su manipulación o almacenamiento. Estos microorganismos provocan deterioro, generando malos olores, viscosidad y cambios de color, lo que afecta la calidad, inocuidad y vida útil del producto cárnico.</w:t>
            </w:r>
          </w:p>
        </w:tc>
        <w:tc>
          <w:tcPr>
            <w:tcW w:w="3021" w:type="dxa"/>
          </w:tcPr>
          <w:p w14:paraId="5EBDF2CC" w14:textId="5E8C9142" w:rsidR="0017482B" w:rsidRPr="00076D99" w:rsidRDefault="00211AA6"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51AD73CE" wp14:editId="7056B143">
                  <wp:extent cx="1781175" cy="831850"/>
                  <wp:effectExtent l="0" t="0" r="0" b="6350"/>
                  <wp:docPr id="1024706910"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06910" name="Imagen 102470691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781175" cy="831850"/>
                          </a:xfrm>
                          <a:prstGeom prst="rect">
                            <a:avLst/>
                          </a:prstGeom>
                        </pic:spPr>
                      </pic:pic>
                    </a:graphicData>
                  </a:graphic>
                </wp:inline>
              </w:drawing>
            </w:r>
          </w:p>
        </w:tc>
      </w:tr>
      <w:tr w:rsidR="00662DB5" w:rsidRPr="00076D99" w14:paraId="5140B018" w14:textId="77777777" w:rsidTr="00A01A4A">
        <w:trPr>
          <w:trHeight w:val="550"/>
        </w:trPr>
        <w:tc>
          <w:tcPr>
            <w:tcW w:w="1980" w:type="dxa"/>
          </w:tcPr>
          <w:p w14:paraId="09DC3D94" w14:textId="77777777" w:rsidR="00662DB5" w:rsidRPr="00662DB5" w:rsidRDefault="00662DB5" w:rsidP="00662DB5">
            <w:pPr>
              <w:pStyle w:val="Ttulo3"/>
              <w:spacing w:before="0" w:after="0" w:line="276" w:lineRule="auto"/>
              <w:jc w:val="both"/>
              <w:rPr>
                <w:rFonts w:ascii="Arial" w:hAnsi="Arial" w:cs="Arial"/>
                <w:b/>
                <w:bCs/>
                <w:color w:val="000000" w:themeColor="text1"/>
                <w:sz w:val="20"/>
                <w:szCs w:val="20"/>
              </w:rPr>
            </w:pPr>
            <w:r w:rsidRPr="00662DB5">
              <w:rPr>
                <w:rFonts w:ascii="Arial" w:hAnsi="Arial" w:cs="Arial"/>
                <w:b/>
                <w:bCs/>
                <w:color w:val="000000" w:themeColor="text1"/>
                <w:sz w:val="20"/>
                <w:szCs w:val="20"/>
              </w:rPr>
              <w:t>Agentes químicos</w:t>
            </w:r>
          </w:p>
          <w:p w14:paraId="441940A5" w14:textId="77777777" w:rsidR="00662DB5" w:rsidRPr="00662DB5" w:rsidRDefault="00662DB5" w:rsidP="00662DB5">
            <w:pPr>
              <w:pStyle w:val="Ttulo3"/>
              <w:spacing w:before="0" w:after="0" w:line="276" w:lineRule="auto"/>
              <w:jc w:val="both"/>
              <w:rPr>
                <w:rFonts w:ascii="Arial" w:hAnsi="Arial" w:cs="Arial"/>
                <w:b/>
                <w:color w:val="000000" w:themeColor="text1"/>
                <w:sz w:val="20"/>
                <w:szCs w:val="20"/>
              </w:rPr>
            </w:pPr>
          </w:p>
        </w:tc>
        <w:tc>
          <w:tcPr>
            <w:tcW w:w="4961" w:type="dxa"/>
          </w:tcPr>
          <w:p w14:paraId="17D1D714" w14:textId="5B9897A7" w:rsidR="00662DB5" w:rsidRPr="00662DB5" w:rsidRDefault="00662DB5" w:rsidP="00662DB5">
            <w:pPr>
              <w:widowControl w:val="0"/>
              <w:tabs>
                <w:tab w:val="left" w:pos="829"/>
              </w:tabs>
              <w:autoSpaceDE w:val="0"/>
              <w:autoSpaceDN w:val="0"/>
              <w:spacing w:line="276" w:lineRule="auto"/>
              <w:jc w:val="both"/>
              <w:rPr>
                <w:rFonts w:ascii="Arial" w:hAnsi="Arial" w:cs="Arial"/>
                <w:color w:val="000000" w:themeColor="text1"/>
                <w:sz w:val="20"/>
                <w:szCs w:val="20"/>
              </w:rPr>
            </w:pPr>
            <w:r w:rsidRPr="00662DB5">
              <w:rPr>
                <w:rFonts w:ascii="Arial" w:hAnsi="Arial" w:cs="Arial"/>
                <w:sz w:val="20"/>
                <w:szCs w:val="20"/>
              </w:rPr>
              <w:t>Los agentes químicos afectan la carne mediante procesos como la oxidación de grasas, conocida como rancidez, y reacciones enzimáticas no controladas. Estos cambios alteran el sabor, olor y valor nutricional, disminuyendo la calidad del producto y favoreciendo su deterioro progresivo.</w:t>
            </w:r>
          </w:p>
        </w:tc>
        <w:tc>
          <w:tcPr>
            <w:tcW w:w="3021" w:type="dxa"/>
          </w:tcPr>
          <w:p w14:paraId="6834EBA3" w14:textId="219C71B4" w:rsidR="00662DB5" w:rsidRPr="00076D99" w:rsidRDefault="005418D3"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9C2BE84" wp14:editId="50373D91">
                  <wp:extent cx="1781175" cy="948055"/>
                  <wp:effectExtent l="0" t="0" r="0" b="4445"/>
                  <wp:docPr id="540339043"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39043" name="Imagen 54033904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81175" cy="948055"/>
                          </a:xfrm>
                          <a:prstGeom prst="rect">
                            <a:avLst/>
                          </a:prstGeom>
                        </pic:spPr>
                      </pic:pic>
                    </a:graphicData>
                  </a:graphic>
                </wp:inline>
              </w:drawing>
            </w:r>
          </w:p>
        </w:tc>
      </w:tr>
    </w:tbl>
    <w:p w14:paraId="07BABA17" w14:textId="77777777" w:rsidR="0017482B" w:rsidRDefault="0017482B" w:rsidP="0017482B">
      <w:pPr>
        <w:pStyle w:val="NormalWeb"/>
        <w:spacing w:before="0" w:beforeAutospacing="0" w:after="0" w:afterAutospacing="0" w:line="276" w:lineRule="auto"/>
        <w:ind w:firstLine="567"/>
        <w:jc w:val="both"/>
        <w:rPr>
          <w:rFonts w:ascii="Arial" w:hAnsi="Arial" w:cs="Arial"/>
          <w:color w:val="000000" w:themeColor="text1"/>
          <w:sz w:val="20"/>
          <w:szCs w:val="20"/>
        </w:rPr>
      </w:pPr>
    </w:p>
    <w:p w14:paraId="610BF612" w14:textId="77777777" w:rsidR="00662DB5" w:rsidRDefault="00662DB5" w:rsidP="0017482B">
      <w:pPr>
        <w:pStyle w:val="NormalWeb"/>
        <w:spacing w:before="0" w:beforeAutospacing="0" w:after="0" w:afterAutospacing="0" w:line="276" w:lineRule="auto"/>
        <w:ind w:firstLine="567"/>
        <w:jc w:val="both"/>
        <w:rPr>
          <w:rFonts w:ascii="Arial" w:hAnsi="Arial" w:cs="Arial"/>
          <w:color w:val="000000" w:themeColor="text1"/>
          <w:sz w:val="20"/>
          <w:szCs w:val="20"/>
        </w:rPr>
      </w:pPr>
    </w:p>
    <w:p w14:paraId="528DBA40" w14:textId="77777777" w:rsidR="00662DB5" w:rsidRDefault="00662DB5" w:rsidP="0017482B">
      <w:pPr>
        <w:pStyle w:val="NormalWeb"/>
        <w:spacing w:before="0" w:beforeAutospacing="0" w:after="0" w:afterAutospacing="0" w:line="276" w:lineRule="auto"/>
        <w:ind w:firstLine="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662DB5" w:rsidRPr="00076D99" w14:paraId="6C9591AD" w14:textId="77777777" w:rsidTr="00A01A4A">
        <w:trPr>
          <w:trHeight w:val="550"/>
        </w:trPr>
        <w:tc>
          <w:tcPr>
            <w:tcW w:w="1980" w:type="dxa"/>
          </w:tcPr>
          <w:p w14:paraId="133D25C8" w14:textId="77777777" w:rsidR="00662DB5" w:rsidRPr="00662DB5" w:rsidRDefault="00662DB5" w:rsidP="00A01A4A">
            <w:pPr>
              <w:pStyle w:val="Ttulo3"/>
              <w:spacing w:before="0" w:after="0" w:line="276" w:lineRule="auto"/>
              <w:jc w:val="both"/>
              <w:rPr>
                <w:rFonts w:ascii="Arial" w:hAnsi="Arial" w:cs="Arial"/>
                <w:b/>
                <w:bCs/>
                <w:color w:val="000000" w:themeColor="text1"/>
                <w:sz w:val="20"/>
                <w:szCs w:val="20"/>
              </w:rPr>
            </w:pPr>
            <w:r w:rsidRPr="00662DB5">
              <w:rPr>
                <w:rFonts w:ascii="Arial" w:hAnsi="Arial" w:cs="Arial"/>
                <w:b/>
                <w:bCs/>
                <w:color w:val="000000" w:themeColor="text1"/>
                <w:sz w:val="20"/>
                <w:szCs w:val="20"/>
              </w:rPr>
              <w:lastRenderedPageBreak/>
              <w:t>Agentes físicos</w:t>
            </w:r>
          </w:p>
          <w:p w14:paraId="2BDF37BC" w14:textId="77777777" w:rsidR="00662DB5" w:rsidRPr="00662DB5" w:rsidRDefault="00662DB5" w:rsidP="00A01A4A">
            <w:pPr>
              <w:pStyle w:val="Ttulo3"/>
              <w:spacing w:before="0" w:after="0" w:line="276" w:lineRule="auto"/>
              <w:jc w:val="both"/>
              <w:rPr>
                <w:rFonts w:ascii="Arial" w:hAnsi="Arial" w:cs="Arial"/>
                <w:b/>
                <w:bCs/>
                <w:color w:val="000000" w:themeColor="text1"/>
                <w:sz w:val="20"/>
                <w:szCs w:val="20"/>
              </w:rPr>
            </w:pPr>
          </w:p>
        </w:tc>
        <w:tc>
          <w:tcPr>
            <w:tcW w:w="4961" w:type="dxa"/>
          </w:tcPr>
          <w:p w14:paraId="2D69FC1E" w14:textId="77777777" w:rsidR="00662DB5" w:rsidRPr="00662DB5" w:rsidRDefault="00662DB5" w:rsidP="00A01A4A">
            <w:pPr>
              <w:widowControl w:val="0"/>
              <w:tabs>
                <w:tab w:val="left" w:pos="829"/>
              </w:tabs>
              <w:autoSpaceDE w:val="0"/>
              <w:autoSpaceDN w:val="0"/>
              <w:spacing w:line="276" w:lineRule="auto"/>
              <w:jc w:val="both"/>
              <w:rPr>
                <w:rFonts w:ascii="Arial" w:hAnsi="Arial" w:cs="Arial"/>
                <w:color w:val="000000" w:themeColor="text1"/>
                <w:sz w:val="20"/>
                <w:szCs w:val="20"/>
              </w:rPr>
            </w:pPr>
            <w:r w:rsidRPr="00662DB5">
              <w:rPr>
                <w:rFonts w:ascii="Arial" w:hAnsi="Arial" w:cs="Arial"/>
                <w:sz w:val="20"/>
                <w:szCs w:val="20"/>
              </w:rPr>
              <w:t>Los agentes físicos incluyen temperaturas inadecuadas, exposición a la luz, humedad y oxígeno, así como daños mecánicos durante el manejo. Estos factores aceleran el deterioro de la carne, afectan su textura, color y conservación, y favorecen el crecimiento de microorganismos indeseables.</w:t>
            </w:r>
          </w:p>
        </w:tc>
        <w:tc>
          <w:tcPr>
            <w:tcW w:w="3021" w:type="dxa"/>
          </w:tcPr>
          <w:p w14:paraId="55F9D60D" w14:textId="402ECF46" w:rsidR="00662DB5" w:rsidRPr="00076D99" w:rsidRDefault="005418D3"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5ED27C1B" wp14:editId="3E39F34A">
                  <wp:extent cx="1781175" cy="1394460"/>
                  <wp:effectExtent l="0" t="0" r="0" b="2540"/>
                  <wp:docPr id="1291973063"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73063" name="Imagen 1291973063"/>
                          <pic:cNvPicPr/>
                        </pic:nvPicPr>
                        <pic:blipFill>
                          <a:blip r:embed="rId61">
                            <a:extLst>
                              <a:ext uri="{28A0092B-C50C-407E-A947-70E740481C1C}">
                                <a14:useLocalDpi xmlns:a14="http://schemas.microsoft.com/office/drawing/2010/main" val="0"/>
                              </a:ext>
                            </a:extLst>
                          </a:blip>
                          <a:stretch>
                            <a:fillRect/>
                          </a:stretch>
                        </pic:blipFill>
                        <pic:spPr>
                          <a:xfrm>
                            <a:off x="0" y="0"/>
                            <a:ext cx="1781175" cy="1394460"/>
                          </a:xfrm>
                          <a:prstGeom prst="rect">
                            <a:avLst/>
                          </a:prstGeom>
                        </pic:spPr>
                      </pic:pic>
                    </a:graphicData>
                  </a:graphic>
                </wp:inline>
              </w:drawing>
            </w:r>
          </w:p>
        </w:tc>
      </w:tr>
      <w:tr w:rsidR="00662DB5" w:rsidRPr="00076D99" w14:paraId="54AE20B5" w14:textId="77777777" w:rsidTr="00A01A4A">
        <w:trPr>
          <w:trHeight w:val="550"/>
        </w:trPr>
        <w:tc>
          <w:tcPr>
            <w:tcW w:w="1980" w:type="dxa"/>
          </w:tcPr>
          <w:p w14:paraId="41029BB3" w14:textId="77777777" w:rsidR="00662DB5" w:rsidRPr="00662DB5" w:rsidRDefault="00662DB5" w:rsidP="00A01A4A">
            <w:pPr>
              <w:pStyle w:val="Ttulo3"/>
              <w:spacing w:before="0" w:after="0" w:line="276" w:lineRule="auto"/>
              <w:jc w:val="both"/>
              <w:rPr>
                <w:rFonts w:ascii="Arial" w:hAnsi="Arial" w:cs="Arial"/>
                <w:b/>
                <w:bCs/>
                <w:color w:val="000000" w:themeColor="text1"/>
                <w:sz w:val="20"/>
                <w:szCs w:val="20"/>
              </w:rPr>
            </w:pPr>
            <w:r w:rsidRPr="00662DB5">
              <w:rPr>
                <w:rFonts w:ascii="Arial" w:hAnsi="Arial" w:cs="Arial"/>
                <w:b/>
                <w:bCs/>
                <w:color w:val="000000" w:themeColor="text1"/>
                <w:sz w:val="20"/>
                <w:szCs w:val="20"/>
              </w:rPr>
              <w:t>Agentes humanos</w:t>
            </w:r>
          </w:p>
          <w:p w14:paraId="1C1BF3A0" w14:textId="77777777" w:rsidR="00662DB5" w:rsidRPr="00662DB5" w:rsidRDefault="00662DB5" w:rsidP="00A01A4A">
            <w:pPr>
              <w:pStyle w:val="Ttulo3"/>
              <w:spacing w:before="0" w:after="0" w:line="276" w:lineRule="auto"/>
              <w:jc w:val="both"/>
              <w:rPr>
                <w:rFonts w:ascii="Arial" w:hAnsi="Arial" w:cs="Arial"/>
                <w:b/>
                <w:bCs/>
                <w:color w:val="000000" w:themeColor="text1"/>
                <w:sz w:val="20"/>
                <w:szCs w:val="20"/>
              </w:rPr>
            </w:pPr>
          </w:p>
        </w:tc>
        <w:tc>
          <w:tcPr>
            <w:tcW w:w="4961" w:type="dxa"/>
          </w:tcPr>
          <w:p w14:paraId="775E138B" w14:textId="77777777" w:rsidR="00662DB5" w:rsidRPr="00662DB5" w:rsidRDefault="00662DB5" w:rsidP="00A01A4A">
            <w:pPr>
              <w:widowControl w:val="0"/>
              <w:tabs>
                <w:tab w:val="left" w:pos="829"/>
              </w:tabs>
              <w:autoSpaceDE w:val="0"/>
              <w:autoSpaceDN w:val="0"/>
              <w:spacing w:line="276" w:lineRule="auto"/>
              <w:jc w:val="both"/>
              <w:rPr>
                <w:rFonts w:ascii="Arial" w:hAnsi="Arial" w:cs="Arial"/>
                <w:color w:val="000000" w:themeColor="text1"/>
                <w:sz w:val="20"/>
                <w:szCs w:val="20"/>
              </w:rPr>
            </w:pPr>
            <w:r w:rsidRPr="00662DB5">
              <w:rPr>
                <w:rFonts w:ascii="Arial" w:hAnsi="Arial" w:cs="Arial"/>
                <w:sz w:val="20"/>
                <w:szCs w:val="20"/>
              </w:rPr>
              <w:t>Los agentes humanos están relacionados con prácticas inadecuadas como la mala higiene del manipulador, la contaminación cruzada, la ruptura de la cadena de frío y la manipulación incorrecta. Estas acciones incrementan el riesgo de contaminación, comprometen la inocuidad y afectan la calidad del producto.</w:t>
            </w:r>
          </w:p>
        </w:tc>
        <w:tc>
          <w:tcPr>
            <w:tcW w:w="3021" w:type="dxa"/>
          </w:tcPr>
          <w:p w14:paraId="6F20B434" w14:textId="21A98404" w:rsidR="00662DB5" w:rsidRPr="00076D99" w:rsidRDefault="007F06E0"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7F3A4905" wp14:editId="65664638">
                  <wp:extent cx="1781175" cy="1362710"/>
                  <wp:effectExtent l="0" t="0" r="0" b="0"/>
                  <wp:docPr id="1809222543"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22543" name="Imagen 1809222543"/>
                          <pic:cNvPicPr/>
                        </pic:nvPicPr>
                        <pic:blipFill>
                          <a:blip r:embed="rId62">
                            <a:extLst>
                              <a:ext uri="{28A0092B-C50C-407E-A947-70E740481C1C}">
                                <a14:useLocalDpi xmlns:a14="http://schemas.microsoft.com/office/drawing/2010/main" val="0"/>
                              </a:ext>
                            </a:extLst>
                          </a:blip>
                          <a:stretch>
                            <a:fillRect/>
                          </a:stretch>
                        </pic:blipFill>
                        <pic:spPr>
                          <a:xfrm>
                            <a:off x="0" y="0"/>
                            <a:ext cx="1781175" cy="1362710"/>
                          </a:xfrm>
                          <a:prstGeom prst="rect">
                            <a:avLst/>
                          </a:prstGeom>
                        </pic:spPr>
                      </pic:pic>
                    </a:graphicData>
                  </a:graphic>
                </wp:inline>
              </w:drawing>
            </w:r>
          </w:p>
        </w:tc>
      </w:tr>
    </w:tbl>
    <w:p w14:paraId="01BB8DD7" w14:textId="77777777" w:rsidR="00662DB5" w:rsidRDefault="00662DB5" w:rsidP="0017482B">
      <w:pPr>
        <w:pStyle w:val="NormalWeb"/>
        <w:spacing w:before="0" w:beforeAutospacing="0" w:after="0" w:afterAutospacing="0" w:line="276" w:lineRule="auto"/>
        <w:ind w:firstLine="567"/>
        <w:jc w:val="both"/>
        <w:rPr>
          <w:rFonts w:ascii="Arial" w:hAnsi="Arial" w:cs="Arial"/>
          <w:color w:val="000000" w:themeColor="text1"/>
          <w:sz w:val="20"/>
          <w:szCs w:val="20"/>
        </w:rPr>
      </w:pPr>
    </w:p>
    <w:p w14:paraId="1380EFC6" w14:textId="01B7E9F4" w:rsidR="009C6D93" w:rsidRDefault="009C6D93" w:rsidP="002E0B3C">
      <w:pPr>
        <w:pStyle w:val="NormalWeb"/>
        <w:spacing w:before="0" w:beforeAutospacing="0" w:after="0" w:afterAutospacing="0" w:line="276" w:lineRule="auto"/>
        <w:ind w:left="567"/>
        <w:jc w:val="both"/>
        <w:rPr>
          <w:rFonts w:ascii="Arial" w:hAnsi="Arial" w:cs="Arial"/>
          <w:color w:val="000000" w:themeColor="text1"/>
          <w:sz w:val="20"/>
          <w:szCs w:val="20"/>
        </w:rPr>
      </w:pPr>
      <w:r w:rsidRPr="009C6D93">
        <w:rPr>
          <w:rFonts w:ascii="Arial" w:hAnsi="Arial" w:cs="Arial"/>
          <w:color w:val="000000" w:themeColor="text1"/>
          <w:sz w:val="20"/>
          <w:szCs w:val="20"/>
        </w:rPr>
        <w:t>La mala manipulación de la carne genera contaminación, favorece el crecimiento microbiano, provoca deterioro y aumenta el riesgo sanitario para el consumidor.</w:t>
      </w:r>
    </w:p>
    <w:p w14:paraId="5177B395" w14:textId="77777777" w:rsidR="00662DB5" w:rsidRDefault="00662DB5" w:rsidP="0017482B">
      <w:pPr>
        <w:pStyle w:val="NormalWeb"/>
        <w:spacing w:before="0" w:beforeAutospacing="0" w:after="0" w:afterAutospacing="0" w:line="276" w:lineRule="auto"/>
        <w:ind w:firstLine="567"/>
        <w:jc w:val="both"/>
        <w:rPr>
          <w:rFonts w:ascii="Arial" w:hAnsi="Arial" w:cs="Arial"/>
          <w:color w:val="000000" w:themeColor="text1"/>
          <w:sz w:val="20"/>
          <w:szCs w:val="20"/>
        </w:rPr>
      </w:pPr>
    </w:p>
    <w:p w14:paraId="75CD6887" w14:textId="77777777" w:rsidR="002E0B3C" w:rsidRPr="00FD03D0" w:rsidRDefault="002E0B3C" w:rsidP="0017482B">
      <w:pPr>
        <w:pStyle w:val="NormalWeb"/>
        <w:spacing w:before="0" w:beforeAutospacing="0" w:after="0" w:afterAutospacing="0" w:line="276" w:lineRule="auto"/>
        <w:ind w:firstLine="567"/>
        <w:jc w:val="both"/>
        <w:rPr>
          <w:rFonts w:ascii="Arial" w:hAnsi="Arial" w:cs="Arial"/>
          <w:color w:val="000000" w:themeColor="text1"/>
          <w:sz w:val="20"/>
          <w:szCs w:val="20"/>
        </w:rPr>
      </w:pPr>
    </w:p>
    <w:p w14:paraId="7E1A264E" w14:textId="1FA0CEBA" w:rsidR="00B04660" w:rsidRPr="00FD03D0" w:rsidRDefault="00B04660" w:rsidP="00D94118">
      <w:pPr>
        <w:pStyle w:val="Ttulo2"/>
        <w:numPr>
          <w:ilvl w:val="1"/>
          <w:numId w:val="87"/>
        </w:numPr>
        <w:spacing w:before="0" w:after="0" w:line="276" w:lineRule="auto"/>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Relación entre el pH y el deterioro de la carne</w:t>
      </w:r>
    </w:p>
    <w:p w14:paraId="40F8205F" w14:textId="77777777" w:rsidR="007F06E0" w:rsidRDefault="007F06E0" w:rsidP="000A2A08">
      <w:pPr>
        <w:pStyle w:val="NormalWeb"/>
        <w:spacing w:before="0" w:beforeAutospacing="0" w:after="0" w:afterAutospacing="0" w:line="276" w:lineRule="auto"/>
        <w:jc w:val="both"/>
        <w:rPr>
          <w:rFonts w:ascii="Arial" w:hAnsi="Arial" w:cs="Arial"/>
          <w:color w:val="000000" w:themeColor="text1"/>
          <w:sz w:val="20"/>
          <w:szCs w:val="20"/>
        </w:rPr>
      </w:pPr>
    </w:p>
    <w:p w14:paraId="1763C06D" w14:textId="77777777" w:rsidR="00827E7C" w:rsidRDefault="00827E7C" w:rsidP="00827E7C">
      <w:pPr>
        <w:pStyle w:val="Ttulo3"/>
        <w:spacing w:before="0" w:after="0" w:line="276" w:lineRule="auto"/>
        <w:ind w:left="567"/>
        <w:jc w:val="both"/>
        <w:rPr>
          <w:rFonts w:ascii="Apple Color Emoji" w:hAnsi="Apple Color Emoji" w:cs="Apple Color Emoji"/>
          <w:color w:val="000000" w:themeColor="text1"/>
          <w:sz w:val="20"/>
          <w:szCs w:val="20"/>
        </w:rPr>
      </w:pPr>
    </w:p>
    <w:p w14:paraId="06DE25C0" w14:textId="6CBE06F7" w:rsidR="00827E7C" w:rsidRDefault="00951B55" w:rsidP="00951B55">
      <w:pPr>
        <w:pStyle w:val="NormalWeb"/>
        <w:spacing w:before="0" w:beforeAutospacing="0" w:after="0" w:afterAutospacing="0" w:line="276" w:lineRule="auto"/>
        <w:ind w:left="567"/>
        <w:jc w:val="both"/>
        <w:rPr>
          <w:rFonts w:ascii="Arial" w:hAnsi="Arial" w:cs="Arial"/>
          <w:color w:val="000000" w:themeColor="text1"/>
          <w:sz w:val="20"/>
          <w:szCs w:val="20"/>
        </w:rPr>
      </w:pPr>
      <w:r w:rsidRPr="00951B55">
        <w:rPr>
          <w:rFonts w:ascii="Arial" w:hAnsi="Arial" w:cs="Arial"/>
          <w:color w:val="000000" w:themeColor="text1"/>
          <w:sz w:val="20"/>
          <w:szCs w:val="20"/>
        </w:rPr>
        <w:t>El pH indica la calidad de la carne; al disminuir por ácido láctico, mejora la conservación, limita microorganismos y define color, textura y jugosidad.</w:t>
      </w:r>
    </w:p>
    <w:p w14:paraId="663A2E36" w14:textId="77777777" w:rsidR="00951B55" w:rsidRPr="00951B55" w:rsidRDefault="00951B55" w:rsidP="00951B55">
      <w:pPr>
        <w:pStyle w:val="NormalWeb"/>
        <w:spacing w:before="0" w:beforeAutospacing="0" w:after="0" w:afterAutospacing="0" w:line="276" w:lineRule="auto"/>
        <w:ind w:left="567"/>
        <w:jc w:val="both"/>
        <w:rPr>
          <w:rFonts w:ascii="Arial" w:hAnsi="Arial" w:cs="Arial"/>
          <w:color w:val="000000" w:themeColor="text1"/>
          <w:sz w:val="20"/>
          <w:szCs w:val="20"/>
        </w:rPr>
      </w:pPr>
    </w:p>
    <w:p w14:paraId="67292E1D" w14:textId="27BAA42B" w:rsidR="00B04660" w:rsidRDefault="00D5613E" w:rsidP="00D5613E">
      <w:pPr>
        <w:ind w:left="567"/>
        <w:jc w:val="both"/>
        <w:rPr>
          <w:rFonts w:ascii="Arial" w:hAnsi="Arial" w:cs="Arial"/>
          <w:sz w:val="20"/>
          <w:szCs w:val="20"/>
        </w:rPr>
      </w:pPr>
      <w:r w:rsidRPr="00D5613E">
        <w:rPr>
          <w:rFonts w:ascii="Arial" w:hAnsi="Arial" w:cs="Arial"/>
          <w:b/>
          <w:bCs/>
          <w:sz w:val="20"/>
          <w:szCs w:val="20"/>
        </w:rPr>
        <w:t>Tabla 4</w:t>
      </w:r>
      <w:r>
        <w:rPr>
          <w:rFonts w:ascii="Cambria" w:hAnsi="Cambria" w:cs="Apple Color Emoji"/>
          <w:sz w:val="20"/>
          <w:szCs w:val="20"/>
        </w:rPr>
        <w:t xml:space="preserve">. </w:t>
      </w:r>
      <w:r w:rsidR="00B04660" w:rsidRPr="00D5613E">
        <w:rPr>
          <w:rFonts w:ascii="Arial" w:hAnsi="Arial" w:cs="Arial"/>
          <w:sz w:val="20"/>
          <w:szCs w:val="20"/>
        </w:rPr>
        <w:t>Alteraciones del pH</w:t>
      </w:r>
    </w:p>
    <w:p w14:paraId="26096C04" w14:textId="77777777" w:rsidR="00D5613E" w:rsidRPr="00D5613E" w:rsidRDefault="00D5613E" w:rsidP="00D5613E">
      <w:pPr>
        <w:ind w:left="567"/>
        <w:jc w:val="both"/>
        <w:rPr>
          <w:rFonts w:ascii="Arial" w:hAnsi="Arial" w:cs="Arial"/>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6"/>
        <w:gridCol w:w="2315"/>
        <w:gridCol w:w="1270"/>
        <w:gridCol w:w="2786"/>
      </w:tblGrid>
      <w:tr w:rsidR="00FD03D0" w:rsidRPr="00FD03D0" w14:paraId="1D0DC2BA" w14:textId="77777777" w:rsidTr="00A01A4A">
        <w:trPr>
          <w:tblHeader/>
          <w:tblCellSpacing w:w="15" w:type="dxa"/>
          <w:jc w:val="center"/>
        </w:trPr>
        <w:tc>
          <w:tcPr>
            <w:tcW w:w="0" w:type="auto"/>
            <w:vAlign w:val="center"/>
            <w:hideMark/>
          </w:tcPr>
          <w:p w14:paraId="31DAFF74" w14:textId="77777777" w:rsidR="00B04660" w:rsidRPr="00FD03D0" w:rsidRDefault="00B04660"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Tipo de carne</w:t>
            </w:r>
          </w:p>
        </w:tc>
        <w:tc>
          <w:tcPr>
            <w:tcW w:w="0" w:type="auto"/>
            <w:vAlign w:val="center"/>
            <w:hideMark/>
          </w:tcPr>
          <w:p w14:paraId="3986D4B7" w14:textId="77777777" w:rsidR="00B04660" w:rsidRPr="00FD03D0" w:rsidRDefault="00B04660"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Características</w:t>
            </w:r>
          </w:p>
        </w:tc>
        <w:tc>
          <w:tcPr>
            <w:tcW w:w="0" w:type="auto"/>
            <w:vAlign w:val="center"/>
            <w:hideMark/>
          </w:tcPr>
          <w:p w14:paraId="049B4694" w14:textId="77777777" w:rsidR="00B04660" w:rsidRPr="00FD03D0" w:rsidRDefault="00B04660"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Causa</w:t>
            </w:r>
          </w:p>
        </w:tc>
        <w:tc>
          <w:tcPr>
            <w:tcW w:w="0" w:type="auto"/>
            <w:vAlign w:val="center"/>
            <w:hideMark/>
          </w:tcPr>
          <w:p w14:paraId="53EF43ED" w14:textId="77777777" w:rsidR="00B04660" w:rsidRPr="00FD03D0" w:rsidRDefault="00B04660"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Consecuencia</w:t>
            </w:r>
          </w:p>
        </w:tc>
      </w:tr>
      <w:tr w:rsidR="00FD03D0" w:rsidRPr="00FD03D0" w14:paraId="488CCDFA" w14:textId="77777777" w:rsidTr="00A01A4A">
        <w:trPr>
          <w:tblCellSpacing w:w="15" w:type="dxa"/>
          <w:jc w:val="center"/>
        </w:trPr>
        <w:tc>
          <w:tcPr>
            <w:tcW w:w="0" w:type="auto"/>
            <w:vAlign w:val="center"/>
            <w:hideMark/>
          </w:tcPr>
          <w:p w14:paraId="33F41510"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Normal</w:t>
            </w:r>
          </w:p>
        </w:tc>
        <w:tc>
          <w:tcPr>
            <w:tcW w:w="0" w:type="auto"/>
            <w:vAlign w:val="center"/>
            <w:hideMark/>
          </w:tcPr>
          <w:p w14:paraId="35D8E932"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Roja, firme, jugosa</w:t>
            </w:r>
          </w:p>
        </w:tc>
        <w:tc>
          <w:tcPr>
            <w:tcW w:w="0" w:type="auto"/>
            <w:vAlign w:val="center"/>
            <w:hideMark/>
          </w:tcPr>
          <w:p w14:paraId="5D76E998"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pH adecuado</w:t>
            </w:r>
          </w:p>
        </w:tc>
        <w:tc>
          <w:tcPr>
            <w:tcW w:w="0" w:type="auto"/>
            <w:vAlign w:val="center"/>
            <w:hideMark/>
          </w:tcPr>
          <w:p w14:paraId="35EC6288"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Buena calidad</w:t>
            </w:r>
          </w:p>
        </w:tc>
      </w:tr>
      <w:tr w:rsidR="00FD03D0" w:rsidRPr="00FD03D0" w14:paraId="756A4A67" w14:textId="77777777" w:rsidTr="00A01A4A">
        <w:trPr>
          <w:tblCellSpacing w:w="15" w:type="dxa"/>
          <w:jc w:val="center"/>
        </w:trPr>
        <w:tc>
          <w:tcPr>
            <w:tcW w:w="0" w:type="auto"/>
            <w:vAlign w:val="center"/>
            <w:hideMark/>
          </w:tcPr>
          <w:p w14:paraId="5CC6D01A"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DFD</w:t>
            </w:r>
          </w:p>
        </w:tc>
        <w:tc>
          <w:tcPr>
            <w:tcW w:w="0" w:type="auto"/>
            <w:vAlign w:val="center"/>
            <w:hideMark/>
          </w:tcPr>
          <w:p w14:paraId="522A5EF2"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Oscura, firme, seca</w:t>
            </w:r>
          </w:p>
        </w:tc>
        <w:tc>
          <w:tcPr>
            <w:tcW w:w="0" w:type="auto"/>
            <w:vAlign w:val="center"/>
            <w:hideMark/>
          </w:tcPr>
          <w:p w14:paraId="3E893A2A"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Estrés previo</w:t>
            </w:r>
          </w:p>
        </w:tc>
        <w:tc>
          <w:tcPr>
            <w:tcW w:w="0" w:type="auto"/>
            <w:vAlign w:val="center"/>
            <w:hideMark/>
          </w:tcPr>
          <w:p w14:paraId="31892557"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Mayor proliferación bacteriana</w:t>
            </w:r>
          </w:p>
        </w:tc>
      </w:tr>
      <w:tr w:rsidR="00FD03D0" w:rsidRPr="00FD03D0" w14:paraId="18C4D529" w14:textId="77777777" w:rsidTr="00A01A4A">
        <w:trPr>
          <w:tblCellSpacing w:w="15" w:type="dxa"/>
          <w:jc w:val="center"/>
        </w:trPr>
        <w:tc>
          <w:tcPr>
            <w:tcW w:w="0" w:type="auto"/>
            <w:vAlign w:val="center"/>
            <w:hideMark/>
          </w:tcPr>
          <w:p w14:paraId="09B53C6B"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PSE</w:t>
            </w:r>
          </w:p>
        </w:tc>
        <w:tc>
          <w:tcPr>
            <w:tcW w:w="0" w:type="auto"/>
            <w:vAlign w:val="center"/>
            <w:hideMark/>
          </w:tcPr>
          <w:p w14:paraId="08DB9709"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Pálida, blanda, exudativa</w:t>
            </w:r>
          </w:p>
        </w:tc>
        <w:tc>
          <w:tcPr>
            <w:tcW w:w="0" w:type="auto"/>
            <w:vAlign w:val="center"/>
            <w:hideMark/>
          </w:tcPr>
          <w:p w14:paraId="6B3DF6A7"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Estrés agudo</w:t>
            </w:r>
          </w:p>
        </w:tc>
        <w:tc>
          <w:tcPr>
            <w:tcW w:w="0" w:type="auto"/>
            <w:vAlign w:val="center"/>
            <w:hideMark/>
          </w:tcPr>
          <w:p w14:paraId="432C6253"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Pérdida de agua</w:t>
            </w:r>
          </w:p>
        </w:tc>
      </w:tr>
    </w:tbl>
    <w:p w14:paraId="632A9B82" w14:textId="77777777" w:rsidR="00D5613E" w:rsidRDefault="00D5613E" w:rsidP="000A2A08">
      <w:pPr>
        <w:pStyle w:val="Ttulo3"/>
        <w:spacing w:before="0" w:after="0" w:line="276" w:lineRule="auto"/>
        <w:jc w:val="both"/>
        <w:rPr>
          <w:rFonts w:ascii="Arial" w:hAnsi="Arial" w:cs="Arial"/>
          <w:color w:val="000000" w:themeColor="text1"/>
          <w:sz w:val="20"/>
          <w:szCs w:val="20"/>
        </w:rPr>
      </w:pPr>
    </w:p>
    <w:p w14:paraId="5232328D" w14:textId="72FCFEB3" w:rsidR="00B04660" w:rsidRDefault="00CE4B45" w:rsidP="00D5613E">
      <w:pPr>
        <w:pStyle w:val="Ttulo3"/>
        <w:spacing w:before="0" w:after="0" w:line="276" w:lineRule="auto"/>
        <w:ind w:firstLine="720"/>
        <w:jc w:val="both"/>
        <w:rPr>
          <w:rFonts w:ascii="Arial" w:hAnsi="Arial" w:cs="Arial"/>
          <w:color w:val="000000" w:themeColor="text1"/>
          <w:sz w:val="20"/>
          <w:szCs w:val="20"/>
        </w:rPr>
      </w:pPr>
      <w:r w:rsidRPr="00CE4B45">
        <w:rPr>
          <w:rFonts w:ascii="Arial" w:hAnsi="Arial" w:cs="Arial"/>
          <w:color w:val="000000" w:themeColor="text1"/>
          <w:sz w:val="20"/>
          <w:szCs w:val="20"/>
        </w:rPr>
        <w:t xml:space="preserve">La relación </w:t>
      </w:r>
      <w:r w:rsidR="00B04660" w:rsidRPr="00CE4B45">
        <w:rPr>
          <w:rFonts w:ascii="Arial" w:hAnsi="Arial" w:cs="Arial"/>
          <w:color w:val="000000" w:themeColor="text1"/>
          <w:sz w:val="20"/>
          <w:szCs w:val="20"/>
        </w:rPr>
        <w:t xml:space="preserve">pH </w:t>
      </w:r>
      <w:r w:rsidRPr="00CE4B45">
        <w:rPr>
          <w:rFonts w:ascii="Arial" w:hAnsi="Arial" w:cs="Arial"/>
          <w:color w:val="000000" w:themeColor="text1"/>
          <w:sz w:val="20"/>
          <w:szCs w:val="20"/>
        </w:rPr>
        <w:t xml:space="preserve">y </w:t>
      </w:r>
      <w:r w:rsidR="00B04660" w:rsidRPr="00CE4B45">
        <w:rPr>
          <w:rFonts w:ascii="Arial" w:hAnsi="Arial" w:cs="Arial"/>
          <w:color w:val="000000" w:themeColor="text1"/>
          <w:sz w:val="20"/>
          <w:szCs w:val="20"/>
        </w:rPr>
        <w:t>deterioro</w:t>
      </w:r>
      <w:r w:rsidRPr="00CE4B45">
        <w:rPr>
          <w:rFonts w:ascii="Arial" w:hAnsi="Arial" w:cs="Arial"/>
          <w:color w:val="000000" w:themeColor="text1"/>
          <w:sz w:val="20"/>
          <w:szCs w:val="20"/>
        </w:rPr>
        <w:t xml:space="preserve"> es la siguiente:</w:t>
      </w:r>
    </w:p>
    <w:p w14:paraId="0FB3AC98" w14:textId="77777777" w:rsidR="00CE4B45" w:rsidRDefault="00CE4B45" w:rsidP="00CE4B45"/>
    <w:tbl>
      <w:tblPr>
        <w:tblStyle w:val="Tablaconcuadrcula"/>
        <w:tblW w:w="0" w:type="auto"/>
        <w:tblLayout w:type="fixed"/>
        <w:tblLook w:val="04A0" w:firstRow="1" w:lastRow="0" w:firstColumn="1" w:lastColumn="0" w:noHBand="0" w:noVBand="1"/>
      </w:tblPr>
      <w:tblGrid>
        <w:gridCol w:w="1980"/>
        <w:gridCol w:w="4961"/>
        <w:gridCol w:w="3021"/>
      </w:tblGrid>
      <w:tr w:rsidR="00CE4B45" w:rsidRPr="00076D99" w14:paraId="7695923A" w14:textId="77777777" w:rsidTr="00A01A4A">
        <w:tc>
          <w:tcPr>
            <w:tcW w:w="9962" w:type="dxa"/>
            <w:gridSpan w:val="3"/>
            <w:shd w:val="clear" w:color="auto" w:fill="9BBB59" w:themeFill="accent3"/>
          </w:tcPr>
          <w:p w14:paraId="553BEA3A" w14:textId="77777777" w:rsidR="00CE4B45" w:rsidRPr="00076D99" w:rsidRDefault="00CE4B45"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Tarjetas</w:t>
            </w:r>
          </w:p>
        </w:tc>
      </w:tr>
      <w:tr w:rsidR="00CE4B45" w:rsidRPr="00076D99" w14:paraId="083645DD" w14:textId="77777777" w:rsidTr="00A01A4A">
        <w:trPr>
          <w:trHeight w:val="550"/>
        </w:trPr>
        <w:tc>
          <w:tcPr>
            <w:tcW w:w="1980" w:type="dxa"/>
          </w:tcPr>
          <w:p w14:paraId="1EA69321" w14:textId="3418211A" w:rsidR="00CE4B45" w:rsidRPr="00DF6245" w:rsidRDefault="00DF6245" w:rsidP="00A01A4A">
            <w:pPr>
              <w:spacing w:line="276" w:lineRule="auto"/>
              <w:jc w:val="both"/>
              <w:rPr>
                <w:rFonts w:ascii="Arial" w:hAnsi="Arial" w:cs="Arial"/>
                <w:b/>
                <w:bCs/>
                <w:color w:val="000000" w:themeColor="text1"/>
                <w:sz w:val="20"/>
                <w:szCs w:val="20"/>
              </w:rPr>
            </w:pPr>
            <w:r w:rsidRPr="00DF6245">
              <w:rPr>
                <w:rFonts w:ascii="Arial" w:hAnsi="Arial" w:cs="Arial"/>
                <w:b/>
                <w:bCs/>
                <w:color w:val="000000" w:themeColor="text1"/>
                <w:sz w:val="20"/>
                <w:szCs w:val="20"/>
              </w:rPr>
              <w:t>pH alto (&gt;6.0)</w:t>
            </w:r>
          </w:p>
        </w:tc>
        <w:tc>
          <w:tcPr>
            <w:tcW w:w="4961" w:type="dxa"/>
          </w:tcPr>
          <w:p w14:paraId="36C745EC" w14:textId="28E0057C" w:rsidR="00DF6245" w:rsidRPr="00FD03D0" w:rsidRDefault="00DF6245" w:rsidP="00D761F6">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Mayor crecimiento microbiano </w:t>
            </w:r>
            <w:r w:rsidR="00D761F6">
              <w:rPr>
                <w:rFonts w:ascii="Arial" w:hAnsi="Arial" w:cs="Arial"/>
                <w:color w:val="000000" w:themeColor="text1"/>
                <w:sz w:val="20"/>
                <w:szCs w:val="20"/>
              </w:rPr>
              <w:t>y m</w:t>
            </w:r>
            <w:r w:rsidRPr="00FD03D0">
              <w:rPr>
                <w:rFonts w:ascii="Arial" w:hAnsi="Arial" w:cs="Arial"/>
                <w:color w:val="000000" w:themeColor="text1"/>
                <w:sz w:val="20"/>
                <w:szCs w:val="20"/>
              </w:rPr>
              <w:t>enor vida útil</w:t>
            </w:r>
            <w:r w:rsidR="00D761F6">
              <w:rPr>
                <w:rFonts w:ascii="Arial" w:hAnsi="Arial" w:cs="Arial"/>
                <w:color w:val="000000" w:themeColor="text1"/>
                <w:sz w:val="20"/>
                <w:szCs w:val="20"/>
              </w:rPr>
              <w:t>.</w:t>
            </w:r>
          </w:p>
          <w:p w14:paraId="0051635A" w14:textId="5417F964" w:rsidR="00CE4B45" w:rsidRPr="000C435D" w:rsidRDefault="00CE4B45" w:rsidP="00D761F6">
            <w:pPr>
              <w:spacing w:line="276" w:lineRule="auto"/>
              <w:rPr>
                <w:rFonts w:ascii="Arial" w:hAnsi="Arial" w:cs="Arial"/>
                <w:sz w:val="20"/>
                <w:szCs w:val="20"/>
              </w:rPr>
            </w:pPr>
          </w:p>
        </w:tc>
        <w:tc>
          <w:tcPr>
            <w:tcW w:w="3021" w:type="dxa"/>
          </w:tcPr>
          <w:p w14:paraId="4D5D1D35" w14:textId="17D387D1" w:rsidR="00CE4B45" w:rsidRPr="00076D99" w:rsidRDefault="0052450B"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90E29BB" wp14:editId="40FD9C8B">
                  <wp:extent cx="1261640" cy="901814"/>
                  <wp:effectExtent l="0" t="0" r="0" b="0"/>
                  <wp:docPr id="1678842044"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42044" name="Imagen 167884204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268196" cy="906500"/>
                          </a:xfrm>
                          <a:prstGeom prst="rect">
                            <a:avLst/>
                          </a:prstGeom>
                        </pic:spPr>
                      </pic:pic>
                    </a:graphicData>
                  </a:graphic>
                </wp:inline>
              </w:drawing>
            </w:r>
          </w:p>
        </w:tc>
      </w:tr>
      <w:tr w:rsidR="00D761F6" w:rsidRPr="00076D99" w14:paraId="17C1EEE8" w14:textId="77777777" w:rsidTr="00A01A4A">
        <w:trPr>
          <w:trHeight w:val="550"/>
        </w:trPr>
        <w:tc>
          <w:tcPr>
            <w:tcW w:w="1980" w:type="dxa"/>
          </w:tcPr>
          <w:p w14:paraId="5D78E371" w14:textId="33606F91" w:rsidR="00D761F6" w:rsidRPr="00D761F6" w:rsidRDefault="00D761F6" w:rsidP="00A01A4A">
            <w:pPr>
              <w:spacing w:line="276" w:lineRule="auto"/>
              <w:jc w:val="both"/>
              <w:rPr>
                <w:rFonts w:ascii="Arial" w:hAnsi="Arial" w:cs="Arial"/>
                <w:b/>
                <w:bCs/>
                <w:color w:val="000000" w:themeColor="text1"/>
                <w:sz w:val="20"/>
                <w:szCs w:val="20"/>
              </w:rPr>
            </w:pPr>
            <w:r w:rsidRPr="00D761F6">
              <w:rPr>
                <w:rFonts w:ascii="Arial" w:hAnsi="Arial" w:cs="Arial"/>
                <w:b/>
                <w:bCs/>
                <w:color w:val="000000" w:themeColor="text1"/>
                <w:sz w:val="20"/>
                <w:szCs w:val="20"/>
              </w:rPr>
              <w:lastRenderedPageBreak/>
              <w:t>pH normal</w:t>
            </w:r>
          </w:p>
        </w:tc>
        <w:tc>
          <w:tcPr>
            <w:tcW w:w="4961" w:type="dxa"/>
          </w:tcPr>
          <w:p w14:paraId="05D60390" w14:textId="52F38222" w:rsidR="00D761F6" w:rsidRPr="00FD03D0" w:rsidRDefault="00D761F6" w:rsidP="00D761F6">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Mayor estabilidad </w:t>
            </w:r>
            <w:r>
              <w:rPr>
                <w:rFonts w:ascii="Arial" w:hAnsi="Arial" w:cs="Arial"/>
                <w:color w:val="000000" w:themeColor="text1"/>
                <w:sz w:val="20"/>
                <w:szCs w:val="20"/>
              </w:rPr>
              <w:t>y</w:t>
            </w:r>
            <w:r w:rsidRPr="00FD03D0">
              <w:rPr>
                <w:rFonts w:ascii="Arial" w:hAnsi="Arial" w:cs="Arial"/>
                <w:color w:val="000000" w:themeColor="text1"/>
                <w:sz w:val="20"/>
                <w:szCs w:val="20"/>
              </w:rPr>
              <w:t xml:space="preserve"> </w:t>
            </w:r>
            <w:r>
              <w:rPr>
                <w:rFonts w:ascii="Arial" w:hAnsi="Arial" w:cs="Arial"/>
                <w:color w:val="000000" w:themeColor="text1"/>
                <w:sz w:val="20"/>
                <w:szCs w:val="20"/>
              </w:rPr>
              <w:t>m</w:t>
            </w:r>
            <w:r w:rsidRPr="00FD03D0">
              <w:rPr>
                <w:rFonts w:ascii="Arial" w:hAnsi="Arial" w:cs="Arial"/>
                <w:color w:val="000000" w:themeColor="text1"/>
                <w:sz w:val="20"/>
                <w:szCs w:val="20"/>
              </w:rPr>
              <w:t>ejor conservación</w:t>
            </w:r>
            <w:r>
              <w:rPr>
                <w:rFonts w:ascii="Arial" w:hAnsi="Arial" w:cs="Arial"/>
                <w:color w:val="000000" w:themeColor="text1"/>
                <w:sz w:val="20"/>
                <w:szCs w:val="20"/>
              </w:rPr>
              <w:t>.</w:t>
            </w:r>
          </w:p>
          <w:p w14:paraId="01BA5313" w14:textId="77777777" w:rsidR="00D761F6" w:rsidRPr="00FD03D0" w:rsidRDefault="00D761F6" w:rsidP="00D761F6">
            <w:pPr>
              <w:spacing w:line="276" w:lineRule="auto"/>
              <w:jc w:val="both"/>
              <w:rPr>
                <w:rFonts w:ascii="Arial" w:hAnsi="Arial" w:cs="Arial"/>
                <w:color w:val="000000" w:themeColor="text1"/>
                <w:sz w:val="20"/>
                <w:szCs w:val="20"/>
              </w:rPr>
            </w:pPr>
          </w:p>
        </w:tc>
        <w:tc>
          <w:tcPr>
            <w:tcW w:w="3021" w:type="dxa"/>
          </w:tcPr>
          <w:p w14:paraId="6411BE64" w14:textId="653FA9DD" w:rsidR="00D761F6" w:rsidRPr="00076D99" w:rsidRDefault="00A5215B"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566470C1" wp14:editId="252B0FEC">
                  <wp:extent cx="1238491" cy="638011"/>
                  <wp:effectExtent l="0" t="0" r="0" b="0"/>
                  <wp:docPr id="546631967"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31967" name="Imagen 54663196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262983" cy="650628"/>
                          </a:xfrm>
                          <a:prstGeom prst="rect">
                            <a:avLst/>
                          </a:prstGeom>
                        </pic:spPr>
                      </pic:pic>
                    </a:graphicData>
                  </a:graphic>
                </wp:inline>
              </w:drawing>
            </w:r>
          </w:p>
        </w:tc>
      </w:tr>
    </w:tbl>
    <w:p w14:paraId="09B08DC8" w14:textId="77777777" w:rsidR="00CE4B45" w:rsidRPr="00CE4B45" w:rsidRDefault="00CE4B45" w:rsidP="00CE4B45"/>
    <w:p w14:paraId="5DB301C8" w14:textId="77777777" w:rsidR="00345D95" w:rsidRDefault="00345D95" w:rsidP="00345D95"/>
    <w:p w14:paraId="3F271001" w14:textId="3BE2C8BD" w:rsidR="00B04660" w:rsidRPr="00FD03D0" w:rsidRDefault="00B04660" w:rsidP="00D94118">
      <w:pPr>
        <w:pStyle w:val="Ttulo2"/>
        <w:numPr>
          <w:ilvl w:val="1"/>
          <w:numId w:val="87"/>
        </w:numPr>
        <w:spacing w:before="0" w:after="0" w:line="276" w:lineRule="auto"/>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Crecimiento bacteriano y condiciones que lo favorecen</w:t>
      </w:r>
    </w:p>
    <w:p w14:paraId="3717C8BB" w14:textId="77777777" w:rsidR="002443B3" w:rsidRDefault="002443B3" w:rsidP="000A2A08">
      <w:pPr>
        <w:pStyle w:val="NormalWeb"/>
        <w:spacing w:before="0" w:beforeAutospacing="0" w:after="0" w:afterAutospacing="0" w:line="276" w:lineRule="auto"/>
        <w:jc w:val="both"/>
        <w:rPr>
          <w:rFonts w:ascii="Arial" w:hAnsi="Arial" w:cs="Arial"/>
          <w:color w:val="000000" w:themeColor="text1"/>
          <w:sz w:val="20"/>
          <w:szCs w:val="20"/>
        </w:rPr>
      </w:pPr>
    </w:p>
    <w:p w14:paraId="66E64D3A" w14:textId="77777777" w:rsidR="00B30E4B" w:rsidRDefault="00B30E4B" w:rsidP="00757885">
      <w:pPr>
        <w:pStyle w:val="NormalWeb"/>
        <w:spacing w:before="0" w:beforeAutospacing="0" w:after="0" w:afterAutospacing="0" w:line="276" w:lineRule="auto"/>
        <w:ind w:left="567"/>
        <w:jc w:val="both"/>
        <w:rPr>
          <w:rFonts w:ascii="Arial" w:hAnsi="Arial" w:cs="Arial"/>
          <w:color w:val="000000" w:themeColor="text1"/>
          <w:sz w:val="20"/>
          <w:szCs w:val="20"/>
        </w:rPr>
      </w:pPr>
    </w:p>
    <w:p w14:paraId="6A35A749" w14:textId="2EDECABB" w:rsidR="00B30E4B" w:rsidRDefault="00B30E4B" w:rsidP="00757885">
      <w:pPr>
        <w:pStyle w:val="NormalWeb"/>
        <w:spacing w:before="0" w:beforeAutospacing="0" w:after="0" w:afterAutospacing="0" w:line="276" w:lineRule="auto"/>
        <w:ind w:left="567"/>
        <w:jc w:val="both"/>
        <w:rPr>
          <w:rFonts w:ascii="Arial" w:hAnsi="Arial" w:cs="Arial"/>
          <w:color w:val="000000" w:themeColor="text1"/>
          <w:sz w:val="20"/>
          <w:szCs w:val="20"/>
        </w:rPr>
      </w:pPr>
      <w:r w:rsidRPr="00B30E4B">
        <w:rPr>
          <w:rFonts w:ascii="Arial" w:hAnsi="Arial" w:cs="Arial"/>
          <w:color w:val="000000" w:themeColor="text1"/>
          <w:sz w:val="20"/>
          <w:szCs w:val="20"/>
        </w:rPr>
        <w:t>Los microorganismos son la principal causa de deterioro en la carne, y su control depende de la temperatura: crecen entre 5 °C y 60 °C, y se inhiben con refrigeración o congelación.</w:t>
      </w:r>
      <w:r w:rsidR="00001A0F">
        <w:rPr>
          <w:rFonts w:ascii="Arial" w:hAnsi="Arial" w:cs="Arial"/>
          <w:color w:val="000000" w:themeColor="text1"/>
          <w:sz w:val="20"/>
          <w:szCs w:val="20"/>
        </w:rPr>
        <w:t xml:space="preserve"> Los factores que favorecen el crecimiento se presentan en la siguiente tabla:</w:t>
      </w:r>
    </w:p>
    <w:p w14:paraId="062991C1" w14:textId="77777777" w:rsidR="00001A0F" w:rsidRDefault="00001A0F" w:rsidP="00757885">
      <w:pPr>
        <w:pStyle w:val="NormalWeb"/>
        <w:spacing w:before="0" w:beforeAutospacing="0" w:after="0" w:afterAutospacing="0" w:line="276" w:lineRule="auto"/>
        <w:ind w:left="567"/>
        <w:jc w:val="both"/>
        <w:rPr>
          <w:rFonts w:ascii="Arial" w:hAnsi="Arial" w:cs="Arial"/>
          <w:color w:val="000000" w:themeColor="text1"/>
          <w:sz w:val="20"/>
          <w:szCs w:val="20"/>
        </w:rPr>
      </w:pPr>
    </w:p>
    <w:p w14:paraId="08E810CE" w14:textId="66302DA5" w:rsidR="00B04660" w:rsidRDefault="00001A0F" w:rsidP="00766C32">
      <w:pPr>
        <w:pStyle w:val="NormalWeb"/>
        <w:spacing w:before="0" w:beforeAutospacing="0" w:after="0" w:afterAutospacing="0" w:line="276" w:lineRule="auto"/>
        <w:ind w:left="567"/>
        <w:jc w:val="both"/>
        <w:rPr>
          <w:rFonts w:ascii="Arial" w:hAnsi="Arial" w:cs="Arial"/>
          <w:color w:val="000000" w:themeColor="text1"/>
          <w:sz w:val="20"/>
          <w:szCs w:val="20"/>
        </w:rPr>
      </w:pPr>
      <w:r w:rsidRPr="00766C32">
        <w:rPr>
          <w:rFonts w:ascii="Arial" w:hAnsi="Arial" w:cs="Arial"/>
          <w:b/>
          <w:bCs/>
          <w:color w:val="000000" w:themeColor="text1"/>
          <w:sz w:val="20"/>
          <w:szCs w:val="20"/>
        </w:rPr>
        <w:t>Tabla 5.</w:t>
      </w:r>
      <w:r>
        <w:rPr>
          <w:rFonts w:ascii="Arial" w:hAnsi="Arial" w:cs="Arial"/>
          <w:color w:val="000000" w:themeColor="text1"/>
          <w:sz w:val="20"/>
          <w:szCs w:val="20"/>
        </w:rPr>
        <w:t xml:space="preserve"> </w:t>
      </w:r>
      <w:r w:rsidR="00B04660" w:rsidRPr="00FD03D0">
        <w:rPr>
          <w:rFonts w:ascii="Arial" w:hAnsi="Arial" w:cs="Arial"/>
          <w:color w:val="000000" w:themeColor="text1"/>
          <w:sz w:val="20"/>
          <w:szCs w:val="20"/>
        </w:rPr>
        <w:t>Factores que favorecen el crecimiento microbiano</w:t>
      </w:r>
    </w:p>
    <w:p w14:paraId="6D2DD520" w14:textId="77777777" w:rsidR="00766C32" w:rsidRPr="00FD03D0" w:rsidRDefault="00766C32" w:rsidP="00766C32">
      <w:pPr>
        <w:pStyle w:val="NormalWeb"/>
        <w:spacing w:before="0" w:beforeAutospacing="0" w:after="0" w:afterAutospacing="0" w:line="276" w:lineRule="auto"/>
        <w:ind w:left="567"/>
        <w:jc w:val="both"/>
        <w:rPr>
          <w:rFonts w:ascii="Arial" w:hAnsi="Arial" w:cs="Arial"/>
          <w:color w:val="000000" w:themeColor="text1"/>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0"/>
        <w:gridCol w:w="3364"/>
      </w:tblGrid>
      <w:tr w:rsidR="00FD03D0" w:rsidRPr="00FD03D0" w14:paraId="54804C8B" w14:textId="77777777" w:rsidTr="00A01A4A">
        <w:trPr>
          <w:tblHeader/>
          <w:tblCellSpacing w:w="15" w:type="dxa"/>
          <w:jc w:val="center"/>
        </w:trPr>
        <w:tc>
          <w:tcPr>
            <w:tcW w:w="0" w:type="auto"/>
            <w:vAlign w:val="center"/>
            <w:hideMark/>
          </w:tcPr>
          <w:p w14:paraId="49D95C3E" w14:textId="77777777" w:rsidR="00B04660" w:rsidRPr="00FD03D0" w:rsidRDefault="00B04660"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Factor</w:t>
            </w:r>
          </w:p>
        </w:tc>
        <w:tc>
          <w:tcPr>
            <w:tcW w:w="0" w:type="auto"/>
            <w:vAlign w:val="center"/>
            <w:hideMark/>
          </w:tcPr>
          <w:p w14:paraId="32B49336" w14:textId="77777777" w:rsidR="00B04660" w:rsidRPr="00FD03D0" w:rsidRDefault="00B04660"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Efecto</w:t>
            </w:r>
          </w:p>
        </w:tc>
      </w:tr>
      <w:tr w:rsidR="00FD03D0" w:rsidRPr="00FD03D0" w14:paraId="19D38DA6" w14:textId="77777777" w:rsidTr="00A01A4A">
        <w:trPr>
          <w:tblCellSpacing w:w="15" w:type="dxa"/>
          <w:jc w:val="center"/>
        </w:trPr>
        <w:tc>
          <w:tcPr>
            <w:tcW w:w="0" w:type="auto"/>
            <w:vAlign w:val="center"/>
            <w:hideMark/>
          </w:tcPr>
          <w:p w14:paraId="590546BD"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Temperatura</w:t>
            </w:r>
          </w:p>
        </w:tc>
        <w:tc>
          <w:tcPr>
            <w:tcW w:w="0" w:type="auto"/>
            <w:vAlign w:val="center"/>
            <w:hideMark/>
          </w:tcPr>
          <w:p w14:paraId="3A779D1F"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Aumenta la multiplicación</w:t>
            </w:r>
          </w:p>
        </w:tc>
      </w:tr>
      <w:tr w:rsidR="00FD03D0" w:rsidRPr="00FD03D0" w14:paraId="7320631C" w14:textId="77777777" w:rsidTr="00A01A4A">
        <w:trPr>
          <w:tblCellSpacing w:w="15" w:type="dxa"/>
          <w:jc w:val="center"/>
        </w:trPr>
        <w:tc>
          <w:tcPr>
            <w:tcW w:w="0" w:type="auto"/>
            <w:vAlign w:val="center"/>
            <w:hideMark/>
          </w:tcPr>
          <w:p w14:paraId="63EDD58C"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Humedad</w:t>
            </w:r>
          </w:p>
        </w:tc>
        <w:tc>
          <w:tcPr>
            <w:tcW w:w="0" w:type="auto"/>
            <w:vAlign w:val="center"/>
            <w:hideMark/>
          </w:tcPr>
          <w:p w14:paraId="36263733"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Favorece el desarrollo</w:t>
            </w:r>
          </w:p>
        </w:tc>
      </w:tr>
      <w:tr w:rsidR="00FD03D0" w:rsidRPr="00FD03D0" w14:paraId="1194DE17" w14:textId="77777777" w:rsidTr="00A01A4A">
        <w:trPr>
          <w:tblCellSpacing w:w="15" w:type="dxa"/>
          <w:jc w:val="center"/>
        </w:trPr>
        <w:tc>
          <w:tcPr>
            <w:tcW w:w="0" w:type="auto"/>
            <w:vAlign w:val="center"/>
            <w:hideMark/>
          </w:tcPr>
          <w:p w14:paraId="3C87233B"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Nutrientes</w:t>
            </w:r>
          </w:p>
        </w:tc>
        <w:tc>
          <w:tcPr>
            <w:tcW w:w="0" w:type="auto"/>
            <w:vAlign w:val="center"/>
            <w:hideMark/>
          </w:tcPr>
          <w:p w14:paraId="275F643A"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La carne es altamente nutritiva</w:t>
            </w:r>
          </w:p>
        </w:tc>
      </w:tr>
      <w:tr w:rsidR="00FD03D0" w:rsidRPr="00FD03D0" w14:paraId="7DFF2BEB" w14:textId="77777777" w:rsidTr="00A01A4A">
        <w:trPr>
          <w:tblCellSpacing w:w="15" w:type="dxa"/>
          <w:jc w:val="center"/>
        </w:trPr>
        <w:tc>
          <w:tcPr>
            <w:tcW w:w="0" w:type="auto"/>
            <w:vAlign w:val="center"/>
            <w:hideMark/>
          </w:tcPr>
          <w:p w14:paraId="1718C3BE"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Oxígeno</w:t>
            </w:r>
          </w:p>
        </w:tc>
        <w:tc>
          <w:tcPr>
            <w:tcW w:w="0" w:type="auto"/>
            <w:vAlign w:val="center"/>
            <w:hideMark/>
          </w:tcPr>
          <w:p w14:paraId="2C1A0A05"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Determina el tipo de microorganismo</w:t>
            </w:r>
          </w:p>
        </w:tc>
      </w:tr>
      <w:tr w:rsidR="00FD03D0" w:rsidRPr="00FD03D0" w14:paraId="09A2DB4E" w14:textId="77777777" w:rsidTr="00A01A4A">
        <w:trPr>
          <w:tblCellSpacing w:w="15" w:type="dxa"/>
          <w:jc w:val="center"/>
        </w:trPr>
        <w:tc>
          <w:tcPr>
            <w:tcW w:w="0" w:type="auto"/>
            <w:vAlign w:val="center"/>
            <w:hideMark/>
          </w:tcPr>
          <w:p w14:paraId="4144C8DD"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Tiempo</w:t>
            </w:r>
          </w:p>
        </w:tc>
        <w:tc>
          <w:tcPr>
            <w:tcW w:w="0" w:type="auto"/>
            <w:vAlign w:val="center"/>
            <w:hideMark/>
          </w:tcPr>
          <w:p w14:paraId="06DA8EBF" w14:textId="77777777" w:rsidR="00B04660" w:rsidRPr="00FD03D0" w:rsidRDefault="00B04660"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Incrementa la carga bacteriana</w:t>
            </w:r>
          </w:p>
        </w:tc>
      </w:tr>
    </w:tbl>
    <w:p w14:paraId="62E25E07" w14:textId="7FF85CEF" w:rsidR="00674B59" w:rsidRDefault="001A66A7" w:rsidP="000A2A08">
      <w:pPr>
        <w:pStyle w:val="Ttulo3"/>
        <w:spacing w:before="0" w:after="0" w:line="276" w:lineRule="auto"/>
        <w:jc w:val="both"/>
        <w:rPr>
          <w:rFonts w:ascii="Arial" w:hAnsi="Arial" w:cs="Arial"/>
          <w:color w:val="000000" w:themeColor="text1"/>
          <w:sz w:val="20"/>
          <w:szCs w:val="20"/>
        </w:rPr>
      </w:pPr>
      <w:r>
        <w:rPr>
          <w:rFonts w:ascii="Arial" w:hAnsi="Arial" w:cs="Arial"/>
          <w:color w:val="000000" w:themeColor="text1"/>
          <w:sz w:val="20"/>
          <w:szCs w:val="20"/>
        </w:rPr>
        <w:tab/>
      </w:r>
    </w:p>
    <w:p w14:paraId="364B3EFD" w14:textId="2F5732F9" w:rsidR="001A66A7" w:rsidRPr="001A66A7" w:rsidRDefault="001A66A7" w:rsidP="001A66A7">
      <w:pPr>
        <w:pStyle w:val="NormalWeb"/>
        <w:spacing w:before="0" w:beforeAutospacing="0" w:after="0" w:afterAutospacing="0" w:line="276" w:lineRule="auto"/>
        <w:ind w:left="567"/>
        <w:jc w:val="both"/>
        <w:rPr>
          <w:rFonts w:ascii="Arial" w:hAnsi="Arial" w:cs="Arial"/>
          <w:color w:val="000000" w:themeColor="text1"/>
          <w:sz w:val="20"/>
          <w:szCs w:val="20"/>
        </w:rPr>
      </w:pPr>
      <w:r w:rsidRPr="001A66A7">
        <w:rPr>
          <w:rFonts w:ascii="Arial" w:hAnsi="Arial" w:cs="Arial"/>
          <w:color w:val="000000" w:themeColor="text1"/>
          <w:sz w:val="20"/>
          <w:szCs w:val="20"/>
        </w:rPr>
        <w:t>Las fases del crecimiento bacteriano son:</w:t>
      </w:r>
    </w:p>
    <w:p w14:paraId="1593A52B" w14:textId="77777777" w:rsidR="00674B59" w:rsidRDefault="00674B59" w:rsidP="00674B59"/>
    <w:tbl>
      <w:tblPr>
        <w:tblStyle w:val="Tablaconcuadrcula"/>
        <w:tblW w:w="0" w:type="auto"/>
        <w:tblLayout w:type="fixed"/>
        <w:tblLook w:val="04A0" w:firstRow="1" w:lastRow="0" w:firstColumn="1" w:lastColumn="0" w:noHBand="0" w:noVBand="1"/>
      </w:tblPr>
      <w:tblGrid>
        <w:gridCol w:w="1980"/>
        <w:gridCol w:w="7982"/>
      </w:tblGrid>
      <w:tr w:rsidR="00AA4C87" w:rsidRPr="00076D99" w14:paraId="0EC4D27D" w14:textId="77777777" w:rsidTr="00A01A4A">
        <w:tc>
          <w:tcPr>
            <w:tcW w:w="9962" w:type="dxa"/>
            <w:gridSpan w:val="2"/>
            <w:shd w:val="clear" w:color="auto" w:fill="9BBB59" w:themeFill="accent3"/>
          </w:tcPr>
          <w:p w14:paraId="3366EDFD" w14:textId="77777777" w:rsidR="00AA4C87" w:rsidRPr="00076D99" w:rsidRDefault="00AA4C87"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076D99">
              <w:rPr>
                <w:rFonts w:ascii="Arial" w:hAnsi="Arial" w:cs="Arial"/>
                <w:b/>
                <w:bCs/>
                <w:color w:val="000000"/>
                <w:sz w:val="20"/>
                <w:szCs w:val="20"/>
                <w:lang w:val="es-MX"/>
              </w:rPr>
              <w:t>Acordeón</w:t>
            </w:r>
          </w:p>
        </w:tc>
      </w:tr>
      <w:tr w:rsidR="00AA4C87" w:rsidRPr="00076D99" w14:paraId="44D1FEB1" w14:textId="77777777" w:rsidTr="00A01A4A">
        <w:tc>
          <w:tcPr>
            <w:tcW w:w="1980" w:type="dxa"/>
          </w:tcPr>
          <w:p w14:paraId="34F0F49B" w14:textId="2095CFF7" w:rsidR="00AA4C87" w:rsidRPr="00C31B91" w:rsidRDefault="00AA4C87" w:rsidP="00A01A4A">
            <w:pPr>
              <w:pStyle w:val="Ttulo2"/>
              <w:spacing w:before="0" w:after="0" w:line="276" w:lineRule="auto"/>
              <w:jc w:val="both"/>
              <w:rPr>
                <w:rStyle w:val="Textoennegrita"/>
                <w:rFonts w:ascii="Arial" w:hAnsi="Arial" w:cs="Arial"/>
                <w:b w:val="0"/>
                <w:bCs w:val="0"/>
                <w:color w:val="000000" w:themeColor="text1"/>
                <w:sz w:val="20"/>
                <w:szCs w:val="20"/>
              </w:rPr>
            </w:pPr>
            <w:r w:rsidRPr="00C31B91">
              <w:rPr>
                <w:rFonts w:ascii="Arial" w:hAnsi="Arial" w:cs="Arial"/>
                <w:b/>
                <w:bCs/>
                <w:sz w:val="20"/>
                <w:szCs w:val="20"/>
              </w:rPr>
              <w:t>Fase de latencia</w:t>
            </w:r>
          </w:p>
        </w:tc>
        <w:tc>
          <w:tcPr>
            <w:tcW w:w="7982" w:type="dxa"/>
          </w:tcPr>
          <w:p w14:paraId="620DC1D5" w14:textId="1E3C7984" w:rsidR="00AA4C87" w:rsidRPr="00C31B91" w:rsidRDefault="00AA4C87" w:rsidP="00C31B91">
            <w:pPr>
              <w:pStyle w:val="NormalWeb"/>
              <w:spacing w:before="0" w:beforeAutospacing="0" w:after="0" w:afterAutospacing="0" w:line="276" w:lineRule="auto"/>
              <w:jc w:val="both"/>
            </w:pPr>
            <w:r w:rsidRPr="00C31B91">
              <w:rPr>
                <w:rFonts w:ascii="Arial" w:hAnsi="Arial" w:cs="Arial"/>
                <w:color w:val="000000" w:themeColor="text1"/>
                <w:sz w:val="20"/>
                <w:szCs w:val="20"/>
              </w:rPr>
              <w:t>Es el periodo inicial en el que los microorganismos se adaptan al nuevo ambiente. No hay aumento significativo en su número, pero sí una intensa actividad metabólica preparatoria.</w:t>
            </w:r>
          </w:p>
        </w:tc>
      </w:tr>
      <w:tr w:rsidR="00AA4C87" w:rsidRPr="00076D99" w14:paraId="4604DA68" w14:textId="77777777" w:rsidTr="00A01A4A">
        <w:tc>
          <w:tcPr>
            <w:tcW w:w="1980" w:type="dxa"/>
          </w:tcPr>
          <w:p w14:paraId="47249EDF" w14:textId="2558F97F" w:rsidR="00AA4C87" w:rsidRPr="00C31B91" w:rsidRDefault="00AA4C87" w:rsidP="00A01A4A">
            <w:pPr>
              <w:pStyle w:val="Ttulo3"/>
              <w:spacing w:before="0" w:after="0" w:line="276" w:lineRule="auto"/>
              <w:jc w:val="both"/>
              <w:rPr>
                <w:rFonts w:ascii="Arial" w:hAnsi="Arial" w:cs="Arial"/>
                <w:b/>
                <w:bCs/>
                <w:color w:val="000000" w:themeColor="text1"/>
                <w:sz w:val="20"/>
                <w:szCs w:val="20"/>
              </w:rPr>
            </w:pPr>
            <w:r w:rsidRPr="00C31B91">
              <w:rPr>
                <w:rFonts w:ascii="Arial" w:hAnsi="Arial" w:cs="Arial"/>
                <w:b/>
                <w:bCs/>
                <w:sz w:val="20"/>
                <w:szCs w:val="20"/>
              </w:rPr>
              <w:t>Fase logarítmica</w:t>
            </w:r>
          </w:p>
        </w:tc>
        <w:tc>
          <w:tcPr>
            <w:tcW w:w="7982" w:type="dxa"/>
          </w:tcPr>
          <w:p w14:paraId="27A6D34C" w14:textId="1C37B8D4" w:rsidR="00AA4C87" w:rsidRPr="00C31B91" w:rsidRDefault="00406FE9" w:rsidP="00C31B91">
            <w:pPr>
              <w:pStyle w:val="NormalWeb"/>
              <w:spacing w:before="0" w:beforeAutospacing="0" w:after="0" w:afterAutospacing="0" w:line="276" w:lineRule="auto"/>
              <w:jc w:val="both"/>
              <w:rPr>
                <w:rFonts w:ascii="Arial" w:hAnsi="Arial" w:cs="Arial"/>
                <w:color w:val="000000" w:themeColor="text1"/>
                <w:sz w:val="20"/>
                <w:szCs w:val="20"/>
              </w:rPr>
            </w:pPr>
            <w:r w:rsidRPr="00C31B91">
              <w:rPr>
                <w:rFonts w:ascii="Arial" w:hAnsi="Arial" w:cs="Arial"/>
                <w:color w:val="000000" w:themeColor="text1"/>
                <w:sz w:val="20"/>
                <w:szCs w:val="20"/>
              </w:rPr>
              <w:t>Corresponde al crecimiento exponencial de los microorganismos, donde se multiplican rápidamente en condiciones favorables, aumentando de forma acelerada su población.</w:t>
            </w:r>
          </w:p>
        </w:tc>
      </w:tr>
      <w:tr w:rsidR="00406FE9" w:rsidRPr="00076D99" w14:paraId="5C54F5DE" w14:textId="77777777" w:rsidTr="00A01A4A">
        <w:tc>
          <w:tcPr>
            <w:tcW w:w="1980" w:type="dxa"/>
          </w:tcPr>
          <w:p w14:paraId="36717A15" w14:textId="5478DBA2" w:rsidR="00406FE9" w:rsidRPr="00C31B91" w:rsidRDefault="00406FE9" w:rsidP="00A01A4A">
            <w:pPr>
              <w:pStyle w:val="Ttulo3"/>
              <w:spacing w:before="0" w:after="0" w:line="276" w:lineRule="auto"/>
              <w:jc w:val="both"/>
              <w:rPr>
                <w:rFonts w:ascii="Arial" w:hAnsi="Arial" w:cs="Arial"/>
                <w:b/>
                <w:bCs/>
                <w:sz w:val="20"/>
                <w:szCs w:val="20"/>
              </w:rPr>
            </w:pPr>
            <w:r w:rsidRPr="00C31B91">
              <w:rPr>
                <w:rFonts w:ascii="Arial" w:hAnsi="Arial" w:cs="Arial"/>
                <w:b/>
                <w:bCs/>
                <w:sz w:val="20"/>
                <w:szCs w:val="20"/>
              </w:rPr>
              <w:t>Fase estacionaria</w:t>
            </w:r>
          </w:p>
        </w:tc>
        <w:tc>
          <w:tcPr>
            <w:tcW w:w="7982" w:type="dxa"/>
          </w:tcPr>
          <w:p w14:paraId="3A655404" w14:textId="7B7DD494" w:rsidR="00406FE9" w:rsidRPr="00C31B91" w:rsidRDefault="00406FE9" w:rsidP="00C31B91">
            <w:pPr>
              <w:pStyle w:val="NormalWeb"/>
              <w:spacing w:before="0" w:beforeAutospacing="0" w:after="0" w:afterAutospacing="0" w:line="276" w:lineRule="auto"/>
              <w:jc w:val="both"/>
              <w:rPr>
                <w:rFonts w:ascii="Arial" w:hAnsi="Arial" w:cs="Arial"/>
                <w:color w:val="000000" w:themeColor="text1"/>
                <w:sz w:val="20"/>
                <w:szCs w:val="20"/>
              </w:rPr>
            </w:pPr>
            <w:r w:rsidRPr="00C31B91">
              <w:rPr>
                <w:rFonts w:ascii="Arial" w:hAnsi="Arial" w:cs="Arial"/>
                <w:color w:val="000000" w:themeColor="text1"/>
                <w:sz w:val="20"/>
                <w:szCs w:val="20"/>
              </w:rPr>
              <w:t>En esta etapa, el crecimiento se estabiliza, ya que la cantidad de microorganismos que nacen es igual a la que muere, debido a la disminución de nutrientes y acumulación de desechos.</w:t>
            </w:r>
          </w:p>
        </w:tc>
      </w:tr>
      <w:tr w:rsidR="00406FE9" w:rsidRPr="00076D99" w14:paraId="4CBC0303" w14:textId="77777777" w:rsidTr="00A01A4A">
        <w:tc>
          <w:tcPr>
            <w:tcW w:w="1980" w:type="dxa"/>
          </w:tcPr>
          <w:p w14:paraId="79A43576" w14:textId="6E9AF11C" w:rsidR="00406FE9" w:rsidRPr="00C31B91" w:rsidRDefault="00C31B91" w:rsidP="00A01A4A">
            <w:pPr>
              <w:pStyle w:val="Ttulo3"/>
              <w:spacing w:before="0" w:after="0" w:line="276" w:lineRule="auto"/>
              <w:jc w:val="both"/>
              <w:rPr>
                <w:rFonts w:ascii="Arial" w:hAnsi="Arial" w:cs="Arial"/>
                <w:b/>
                <w:bCs/>
                <w:sz w:val="20"/>
                <w:szCs w:val="20"/>
              </w:rPr>
            </w:pPr>
            <w:r w:rsidRPr="00C31B91">
              <w:rPr>
                <w:rFonts w:ascii="Arial" w:hAnsi="Arial" w:cs="Arial"/>
                <w:b/>
                <w:bCs/>
                <w:sz w:val="20"/>
                <w:szCs w:val="20"/>
              </w:rPr>
              <w:t>Fase de muerte</w:t>
            </w:r>
          </w:p>
        </w:tc>
        <w:tc>
          <w:tcPr>
            <w:tcW w:w="7982" w:type="dxa"/>
          </w:tcPr>
          <w:p w14:paraId="2BA3FA09" w14:textId="342C6F3D" w:rsidR="00406FE9" w:rsidRPr="00C31B91" w:rsidRDefault="00C31B91" w:rsidP="00C31B91">
            <w:pPr>
              <w:pStyle w:val="NormalWeb"/>
              <w:spacing w:before="0" w:beforeAutospacing="0" w:after="0" w:afterAutospacing="0" w:line="276" w:lineRule="auto"/>
              <w:jc w:val="both"/>
              <w:rPr>
                <w:rFonts w:ascii="Arial" w:hAnsi="Arial" w:cs="Arial"/>
                <w:color w:val="000000" w:themeColor="text1"/>
                <w:sz w:val="20"/>
                <w:szCs w:val="20"/>
              </w:rPr>
            </w:pPr>
            <w:r w:rsidRPr="00C31B91">
              <w:rPr>
                <w:rFonts w:ascii="Arial" w:hAnsi="Arial" w:cs="Arial"/>
                <w:color w:val="000000" w:themeColor="text1"/>
                <w:sz w:val="20"/>
                <w:szCs w:val="20"/>
              </w:rPr>
              <w:t>Se presenta cuando las condiciones son desfavorables, provocando que la muerte de microorganismos supere su reproducción, lo que genera una disminución progresiva de la población.</w:t>
            </w:r>
          </w:p>
        </w:tc>
      </w:tr>
    </w:tbl>
    <w:p w14:paraId="560F8571" w14:textId="77777777" w:rsidR="00674B59" w:rsidRPr="00674B59" w:rsidRDefault="00674B59" w:rsidP="00674B59">
      <w:pPr>
        <w:pStyle w:val="NormalWeb"/>
        <w:spacing w:before="0" w:beforeAutospacing="0" w:after="0" w:afterAutospacing="0" w:line="276" w:lineRule="auto"/>
        <w:ind w:left="567"/>
        <w:jc w:val="both"/>
      </w:pPr>
    </w:p>
    <w:p w14:paraId="7A68A671" w14:textId="67EBA224" w:rsidR="00B04660" w:rsidRDefault="00133C52" w:rsidP="00695B46">
      <w:pPr>
        <w:pStyle w:val="NormalWeb"/>
        <w:spacing w:before="0" w:beforeAutospacing="0" w:after="0" w:afterAutospacing="0" w:line="276" w:lineRule="auto"/>
        <w:ind w:left="567"/>
        <w:jc w:val="both"/>
        <w:rPr>
          <w:rFonts w:ascii="Arial" w:hAnsi="Arial" w:cs="Arial"/>
          <w:color w:val="000000" w:themeColor="text1"/>
          <w:sz w:val="20"/>
          <w:szCs w:val="20"/>
        </w:rPr>
      </w:pPr>
      <w:r w:rsidRPr="00133C52">
        <w:rPr>
          <w:rFonts w:ascii="Arial" w:hAnsi="Arial" w:cs="Arial"/>
          <w:color w:val="000000" w:themeColor="text1"/>
          <w:sz w:val="20"/>
          <w:szCs w:val="20"/>
        </w:rPr>
        <w:t>La cadena de frío es esencial, ya que su mal manejo favorece el crecimiento microbiano; junto con las BPM, garantiza la inocuidad del producto.</w:t>
      </w:r>
      <w:r>
        <w:rPr>
          <w:rFonts w:ascii="Arial" w:hAnsi="Arial" w:cs="Arial"/>
          <w:color w:val="000000" w:themeColor="text1"/>
          <w:sz w:val="20"/>
          <w:szCs w:val="20"/>
        </w:rPr>
        <w:t xml:space="preserve"> </w:t>
      </w:r>
      <w:r w:rsidRPr="00FD03D0">
        <w:rPr>
          <w:rFonts w:ascii="Arial" w:hAnsi="Arial" w:cs="Arial"/>
          <w:color w:val="000000" w:themeColor="text1"/>
          <w:sz w:val="20"/>
          <w:szCs w:val="20"/>
        </w:rPr>
        <w:t>La correcta aplicación de las</w:t>
      </w:r>
      <w:r>
        <w:rPr>
          <w:rFonts w:ascii="Arial" w:hAnsi="Arial" w:cs="Arial"/>
          <w:color w:val="000000" w:themeColor="text1"/>
          <w:sz w:val="20"/>
          <w:szCs w:val="20"/>
        </w:rPr>
        <w:t xml:space="preserve"> BPM</w:t>
      </w:r>
      <w:r w:rsidRPr="00FD03D0">
        <w:rPr>
          <w:rFonts w:ascii="Arial" w:hAnsi="Arial" w:cs="Arial"/>
          <w:color w:val="000000" w:themeColor="text1"/>
          <w:sz w:val="20"/>
          <w:szCs w:val="20"/>
        </w:rPr>
        <w:t xml:space="preserve"> permite</w:t>
      </w:r>
      <w:r w:rsidR="00B04660" w:rsidRPr="00FD03D0">
        <w:rPr>
          <w:rFonts w:ascii="Arial" w:hAnsi="Arial" w:cs="Arial"/>
          <w:color w:val="000000" w:themeColor="text1"/>
          <w:sz w:val="20"/>
          <w:szCs w:val="20"/>
        </w:rPr>
        <w:t>:</w:t>
      </w:r>
    </w:p>
    <w:p w14:paraId="4C51FFD3" w14:textId="77777777" w:rsidR="00695B46" w:rsidRPr="00FD03D0" w:rsidRDefault="00695B46" w:rsidP="00695B46">
      <w:pPr>
        <w:pStyle w:val="NormalWeb"/>
        <w:spacing w:before="0" w:beforeAutospacing="0" w:after="0" w:afterAutospacing="0" w:line="276" w:lineRule="auto"/>
        <w:ind w:left="567"/>
        <w:jc w:val="both"/>
        <w:rPr>
          <w:rFonts w:ascii="Arial" w:hAnsi="Arial" w:cs="Arial"/>
          <w:color w:val="000000" w:themeColor="text1"/>
          <w:sz w:val="20"/>
          <w:szCs w:val="20"/>
        </w:rPr>
      </w:pPr>
    </w:p>
    <w:p w14:paraId="1BC633BD" w14:textId="77777777" w:rsidR="00B04660" w:rsidRPr="00FD03D0" w:rsidRDefault="00B04660" w:rsidP="00D94118">
      <w:pPr>
        <w:numPr>
          <w:ilvl w:val="0"/>
          <w:numId w:val="23"/>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Reducir el crecimiento microbiano </w:t>
      </w:r>
    </w:p>
    <w:p w14:paraId="1DBBA8B6" w14:textId="77777777" w:rsidR="00B04660" w:rsidRPr="00FD03D0" w:rsidRDefault="00B04660" w:rsidP="00D94118">
      <w:pPr>
        <w:numPr>
          <w:ilvl w:val="0"/>
          <w:numId w:val="23"/>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Prolongar la vida útil del producto </w:t>
      </w:r>
    </w:p>
    <w:p w14:paraId="434419CB" w14:textId="77777777" w:rsidR="00B04660" w:rsidRPr="00FD03D0" w:rsidRDefault="00B04660" w:rsidP="00D94118">
      <w:pPr>
        <w:numPr>
          <w:ilvl w:val="0"/>
          <w:numId w:val="23"/>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Garantizar la inocuidad alimentaria </w:t>
      </w:r>
    </w:p>
    <w:p w14:paraId="269E6C1F" w14:textId="77777777" w:rsidR="00B04660" w:rsidRPr="00FD03D0" w:rsidRDefault="00B04660" w:rsidP="00D94118">
      <w:pPr>
        <w:numPr>
          <w:ilvl w:val="0"/>
          <w:numId w:val="23"/>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Proteger la salud pública </w:t>
      </w:r>
    </w:p>
    <w:p w14:paraId="2254CCB8" w14:textId="77777777" w:rsidR="002443B3" w:rsidRDefault="002443B3" w:rsidP="000A2A08">
      <w:pPr>
        <w:pStyle w:val="Ttulo1"/>
        <w:spacing w:before="0" w:after="0" w:line="276" w:lineRule="auto"/>
        <w:jc w:val="both"/>
        <w:rPr>
          <w:rStyle w:val="Textoennegrita"/>
          <w:rFonts w:ascii="Arial" w:hAnsi="Arial" w:cs="Arial"/>
          <w:color w:val="000000" w:themeColor="text1"/>
          <w:sz w:val="20"/>
          <w:szCs w:val="20"/>
        </w:rPr>
      </w:pPr>
    </w:p>
    <w:p w14:paraId="3785277F" w14:textId="77777777" w:rsidR="002443B3" w:rsidRDefault="002443B3" w:rsidP="000A2A08">
      <w:pPr>
        <w:pStyle w:val="Ttulo1"/>
        <w:spacing w:before="0" w:after="0" w:line="276" w:lineRule="auto"/>
        <w:jc w:val="both"/>
        <w:rPr>
          <w:rStyle w:val="Textoennegrita"/>
          <w:rFonts w:ascii="Arial" w:hAnsi="Arial" w:cs="Arial"/>
          <w:color w:val="000000" w:themeColor="text1"/>
          <w:sz w:val="20"/>
          <w:szCs w:val="20"/>
        </w:rPr>
      </w:pPr>
    </w:p>
    <w:p w14:paraId="26A69FE7" w14:textId="779CD663" w:rsidR="00B04660" w:rsidRPr="00FD03D0" w:rsidRDefault="00B04660" w:rsidP="008964C7">
      <w:pPr>
        <w:pStyle w:val="Ttulo1"/>
        <w:numPr>
          <w:ilvl w:val="3"/>
          <w:numId w:val="1"/>
        </w:numPr>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Conservación de la carne y cadena de frío</w:t>
      </w:r>
    </w:p>
    <w:p w14:paraId="3DE1920E" w14:textId="77777777" w:rsidR="006B22DD" w:rsidRDefault="006B22DD" w:rsidP="000A2A08">
      <w:pPr>
        <w:pStyle w:val="NormalWeb"/>
        <w:spacing w:before="0" w:beforeAutospacing="0" w:after="0" w:afterAutospacing="0" w:line="276" w:lineRule="auto"/>
        <w:jc w:val="both"/>
        <w:rPr>
          <w:rFonts w:ascii="Arial" w:hAnsi="Arial" w:cs="Arial"/>
          <w:color w:val="000000" w:themeColor="text1"/>
          <w:sz w:val="20"/>
          <w:szCs w:val="20"/>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5"/>
        <w:gridCol w:w="4680"/>
      </w:tblGrid>
      <w:tr w:rsidR="006B22DD" w:rsidRPr="000F1FCE" w14:paraId="740F5D21" w14:textId="77777777" w:rsidTr="00A01A4A">
        <w:trPr>
          <w:trHeight w:val="300"/>
        </w:trPr>
        <w:tc>
          <w:tcPr>
            <w:tcW w:w="9915"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2F94A1C9" w14:textId="77777777" w:rsidR="006B22DD" w:rsidRPr="000F1FCE" w:rsidRDefault="006B22DD" w:rsidP="00A01A4A">
            <w:pPr>
              <w:spacing w:line="276" w:lineRule="auto"/>
              <w:jc w:val="center"/>
              <w:textAlignment w:val="baseline"/>
              <w:rPr>
                <w:rFonts w:ascii="Arial" w:hAnsi="Arial" w:cs="Arial"/>
                <w:sz w:val="20"/>
                <w:szCs w:val="20"/>
              </w:rPr>
            </w:pPr>
            <w:r w:rsidRPr="000F1FCE">
              <w:rPr>
                <w:rFonts w:ascii="Arial" w:hAnsi="Arial" w:cs="Arial"/>
                <w:b/>
                <w:bCs/>
                <w:color w:val="000000"/>
                <w:sz w:val="20"/>
                <w:szCs w:val="20"/>
                <w:lang w:val="es-MX"/>
              </w:rPr>
              <w:t>Bloque de texto destacado</w:t>
            </w:r>
            <w:r w:rsidRPr="000F1FCE">
              <w:rPr>
                <w:rFonts w:ascii="Arial" w:hAnsi="Arial" w:cs="Arial"/>
                <w:color w:val="000000"/>
                <w:sz w:val="20"/>
                <w:szCs w:val="20"/>
              </w:rPr>
              <w:t> </w:t>
            </w:r>
          </w:p>
        </w:tc>
      </w:tr>
      <w:tr w:rsidR="00285C96" w:rsidRPr="000F1FCE" w14:paraId="628305FB" w14:textId="77777777" w:rsidTr="00A01A4A">
        <w:trPr>
          <w:trHeight w:val="285"/>
        </w:trPr>
        <w:tc>
          <w:tcPr>
            <w:tcW w:w="5235" w:type="dxa"/>
            <w:tcBorders>
              <w:top w:val="single" w:sz="6" w:space="0" w:color="auto"/>
              <w:left w:val="single" w:sz="6" w:space="0" w:color="auto"/>
              <w:bottom w:val="single" w:sz="6" w:space="0" w:color="auto"/>
              <w:right w:val="single" w:sz="6" w:space="0" w:color="auto"/>
            </w:tcBorders>
            <w:hideMark/>
          </w:tcPr>
          <w:p w14:paraId="0C74B546" w14:textId="42143B23" w:rsidR="006B22DD" w:rsidRPr="000F1FCE" w:rsidRDefault="00285C96" w:rsidP="00A01A4A">
            <w:pPr>
              <w:spacing w:line="276" w:lineRule="auto"/>
              <w:ind w:left="60" w:right="129"/>
              <w:jc w:val="center"/>
              <w:textAlignment w:val="baseline"/>
              <w:rPr>
                <w:rFonts w:ascii="Arial" w:hAnsi="Arial" w:cs="Arial"/>
                <w:sz w:val="20"/>
                <w:szCs w:val="20"/>
              </w:rPr>
            </w:pPr>
            <w:r>
              <w:rPr>
                <w:rFonts w:ascii="Arial" w:hAnsi="Arial" w:cs="Arial"/>
                <w:noProof/>
                <w:sz w:val="20"/>
                <w:szCs w:val="20"/>
              </w:rPr>
              <w:drawing>
                <wp:inline distT="0" distB="0" distL="0" distR="0" wp14:anchorId="1D2D9066" wp14:editId="267929D8">
                  <wp:extent cx="1354238" cy="886936"/>
                  <wp:effectExtent l="0" t="0" r="5080" b="2540"/>
                  <wp:docPr id="806591062"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91062" name="Imagen 80659106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376353" cy="901420"/>
                          </a:xfrm>
                          <a:prstGeom prst="rect">
                            <a:avLst/>
                          </a:prstGeom>
                        </pic:spPr>
                      </pic:pic>
                    </a:graphicData>
                  </a:graphic>
                </wp:inline>
              </w:drawing>
            </w:r>
          </w:p>
        </w:tc>
        <w:tc>
          <w:tcPr>
            <w:tcW w:w="4665" w:type="dxa"/>
            <w:tcBorders>
              <w:top w:val="single" w:sz="6" w:space="0" w:color="auto"/>
              <w:left w:val="single" w:sz="6" w:space="0" w:color="auto"/>
              <w:bottom w:val="single" w:sz="6" w:space="0" w:color="auto"/>
              <w:right w:val="single" w:sz="6" w:space="0" w:color="auto"/>
            </w:tcBorders>
            <w:hideMark/>
          </w:tcPr>
          <w:p w14:paraId="745B02B0" w14:textId="12CAC7E8" w:rsidR="006B22DD" w:rsidRPr="000F1FCE" w:rsidRDefault="006B22DD" w:rsidP="006B22DD">
            <w:pPr>
              <w:spacing w:line="276" w:lineRule="auto"/>
              <w:jc w:val="both"/>
              <w:textAlignment w:val="baseline"/>
              <w:rPr>
                <w:rFonts w:ascii="Arial" w:hAnsi="Arial" w:cs="Arial"/>
                <w:sz w:val="20"/>
                <w:szCs w:val="20"/>
              </w:rPr>
            </w:pPr>
            <w:r w:rsidRPr="006B22DD">
              <w:rPr>
                <w:rFonts w:ascii="Arial" w:hAnsi="Arial" w:cs="Arial"/>
                <w:sz w:val="20"/>
                <w:szCs w:val="20"/>
              </w:rPr>
              <w:t xml:space="preserve">La conservación de la carne es esencial para evitar su deterioro y proteger la salud del consumidor. La </w:t>
            </w:r>
            <w:r w:rsidRPr="006B22DD">
              <w:rPr>
                <w:rFonts w:ascii="Arial" w:hAnsi="Arial" w:cs="Arial"/>
                <w:b/>
                <w:bCs/>
                <w:sz w:val="20"/>
                <w:szCs w:val="20"/>
              </w:rPr>
              <w:t>cadena de frío</w:t>
            </w:r>
            <w:r w:rsidRPr="006B22DD">
              <w:rPr>
                <w:rFonts w:ascii="Arial" w:hAnsi="Arial" w:cs="Arial"/>
                <w:sz w:val="20"/>
                <w:szCs w:val="20"/>
              </w:rPr>
              <w:t xml:space="preserve"> permite controlar la temperatura en todas las etapas, mientras que el </w:t>
            </w:r>
            <w:r w:rsidRPr="006B22DD">
              <w:rPr>
                <w:rFonts w:ascii="Arial" w:hAnsi="Arial" w:cs="Arial"/>
                <w:b/>
                <w:bCs/>
                <w:sz w:val="20"/>
                <w:szCs w:val="20"/>
              </w:rPr>
              <w:t>bienestar animal</w:t>
            </w:r>
            <w:r w:rsidRPr="006B22DD">
              <w:rPr>
                <w:rFonts w:ascii="Arial" w:hAnsi="Arial" w:cs="Arial"/>
                <w:sz w:val="20"/>
                <w:szCs w:val="20"/>
              </w:rPr>
              <w:t xml:space="preserve"> influye en la calidad final del producto.</w:t>
            </w:r>
          </w:p>
        </w:tc>
      </w:tr>
    </w:tbl>
    <w:p w14:paraId="340B464C" w14:textId="77777777" w:rsidR="006B22DD" w:rsidRDefault="006B22DD" w:rsidP="000A2A08">
      <w:pPr>
        <w:pStyle w:val="NormalWeb"/>
        <w:spacing w:before="0" w:beforeAutospacing="0" w:after="0" w:afterAutospacing="0" w:line="276" w:lineRule="auto"/>
        <w:jc w:val="both"/>
        <w:rPr>
          <w:rFonts w:ascii="Arial" w:hAnsi="Arial" w:cs="Arial"/>
          <w:color w:val="000000" w:themeColor="text1"/>
          <w:sz w:val="20"/>
          <w:szCs w:val="20"/>
        </w:rPr>
      </w:pPr>
    </w:p>
    <w:p w14:paraId="3DBA24E7" w14:textId="77777777" w:rsidR="002443B3" w:rsidRDefault="002443B3" w:rsidP="000A2A08">
      <w:pPr>
        <w:pStyle w:val="Ttulo2"/>
        <w:spacing w:before="0" w:after="0" w:line="276" w:lineRule="auto"/>
        <w:jc w:val="both"/>
        <w:rPr>
          <w:rStyle w:val="Textoennegrita"/>
          <w:rFonts w:ascii="Arial" w:hAnsi="Arial" w:cs="Arial"/>
          <w:color w:val="000000" w:themeColor="text1"/>
          <w:sz w:val="20"/>
          <w:szCs w:val="20"/>
        </w:rPr>
      </w:pPr>
    </w:p>
    <w:p w14:paraId="036D7FFB" w14:textId="57505ADE" w:rsidR="00B04660" w:rsidRDefault="00B04660" w:rsidP="00D94118">
      <w:pPr>
        <w:pStyle w:val="Ttulo2"/>
        <w:numPr>
          <w:ilvl w:val="1"/>
          <w:numId w:val="88"/>
        </w:numPr>
        <w:spacing w:before="0" w:after="0" w:line="276" w:lineRule="auto"/>
        <w:ind w:left="567" w:hanging="567"/>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Importancia de la cadena de frío</w:t>
      </w:r>
    </w:p>
    <w:p w14:paraId="30926C10" w14:textId="77777777" w:rsidR="00285C96" w:rsidRDefault="00285C96" w:rsidP="00285C96"/>
    <w:p w14:paraId="2E88EC6A" w14:textId="4598A6C8" w:rsidR="004B55CC" w:rsidRDefault="00641FEF" w:rsidP="007232EC">
      <w:pPr>
        <w:pStyle w:val="NormalWeb"/>
        <w:spacing w:before="0" w:beforeAutospacing="0" w:after="0" w:afterAutospacing="0" w:line="276" w:lineRule="auto"/>
        <w:ind w:firstLine="567"/>
        <w:jc w:val="both"/>
      </w:pPr>
      <w:r w:rsidRPr="006C00B6">
        <w:rPr>
          <w:rFonts w:ascii="Arial" w:hAnsi="Arial" w:cs="Arial"/>
          <w:color w:val="000000" w:themeColor="text1"/>
          <w:sz w:val="20"/>
          <w:szCs w:val="20"/>
        </w:rPr>
        <w:t xml:space="preserve">En el </w:t>
      </w:r>
      <w:r w:rsidR="006C00B6" w:rsidRPr="006C00B6">
        <w:rPr>
          <w:rFonts w:ascii="Arial" w:hAnsi="Arial" w:cs="Arial"/>
          <w:color w:val="000000" w:themeColor="text1"/>
          <w:sz w:val="20"/>
          <w:szCs w:val="20"/>
        </w:rPr>
        <w:t xml:space="preserve">siguiente </w:t>
      </w:r>
      <w:r w:rsidR="006C00B6">
        <w:rPr>
          <w:rFonts w:ascii="Arial" w:hAnsi="Arial" w:cs="Arial"/>
          <w:color w:val="000000" w:themeColor="text1"/>
          <w:sz w:val="20"/>
          <w:szCs w:val="20"/>
        </w:rPr>
        <w:t xml:space="preserve">pódcast se </w:t>
      </w:r>
      <w:r w:rsidR="00807604">
        <w:rPr>
          <w:rFonts w:ascii="Arial" w:hAnsi="Arial" w:cs="Arial"/>
          <w:color w:val="000000" w:themeColor="text1"/>
          <w:sz w:val="20"/>
          <w:szCs w:val="20"/>
        </w:rPr>
        <w:t>profundizará sobre la importancia de la cadena de frío en la industria cárnica</w:t>
      </w:r>
      <w:r w:rsidR="007232EC">
        <w:rPr>
          <w:rFonts w:ascii="Arial" w:hAnsi="Arial" w:cs="Arial"/>
          <w:color w:val="000000" w:themeColor="text1"/>
          <w:sz w:val="20"/>
          <w:szCs w:val="20"/>
        </w:rPr>
        <w:t>.</w:t>
      </w:r>
    </w:p>
    <w:p w14:paraId="6B274BE6" w14:textId="77777777" w:rsidR="004B55CC" w:rsidRDefault="004B55CC" w:rsidP="00285C96">
      <w:pPr>
        <w:ind w:left="567"/>
      </w:pPr>
    </w:p>
    <w:p w14:paraId="0A79D849" w14:textId="7FC0E485" w:rsidR="004B55CC" w:rsidRDefault="004B55CC" w:rsidP="004B55CC">
      <w:pPr>
        <w:pStyle w:val="Prrafodelista"/>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92CDDC" w:themeFill="accent5" w:themeFillTint="99"/>
        <w:spacing w:line="276" w:lineRule="auto"/>
        <w:ind w:left="0"/>
        <w:jc w:val="center"/>
        <w:rPr>
          <w:rFonts w:ascii="Arial" w:hAnsi="Arial" w:cs="Arial"/>
          <w:b/>
          <w:bCs/>
          <w:color w:val="000000" w:themeColor="text1"/>
          <w:sz w:val="20"/>
          <w:szCs w:val="20"/>
          <w:lang w:val="es-MX"/>
        </w:rPr>
      </w:pPr>
      <w:r w:rsidRPr="00893109">
        <w:rPr>
          <w:rFonts w:ascii="Arial" w:hAnsi="Arial" w:cs="Arial"/>
          <w:b/>
          <w:bCs/>
          <w:color w:val="000000" w:themeColor="text1"/>
          <w:sz w:val="20"/>
          <w:szCs w:val="20"/>
          <w:lang w:val="es-MX"/>
        </w:rPr>
        <w:t xml:space="preserve">Pódcast: </w:t>
      </w:r>
      <w:r w:rsidR="006C00B6" w:rsidRPr="006C00B6">
        <w:rPr>
          <w:rFonts w:ascii="Arial" w:hAnsi="Arial" w:cs="Arial"/>
          <w:b/>
          <w:bCs/>
          <w:color w:val="000000" w:themeColor="text1"/>
          <w:sz w:val="20"/>
          <w:szCs w:val="20"/>
          <w:lang w:val="es-MX"/>
        </w:rPr>
        <w:t>La cadena de frío en la industria cárnica: clave para la inocuidad y la calidad</w:t>
      </w:r>
    </w:p>
    <w:p w14:paraId="1F8D4AC3" w14:textId="77777777" w:rsidR="004B55CC" w:rsidRPr="00285C96" w:rsidRDefault="004B55CC" w:rsidP="00285C96">
      <w:pPr>
        <w:ind w:left="567"/>
      </w:pPr>
    </w:p>
    <w:p w14:paraId="60D8809B" w14:textId="77777777" w:rsidR="002443B3" w:rsidRDefault="002443B3" w:rsidP="000A2A08">
      <w:pPr>
        <w:pStyle w:val="Ttulo2"/>
        <w:spacing w:before="0" w:after="0" w:line="276" w:lineRule="auto"/>
        <w:jc w:val="both"/>
        <w:rPr>
          <w:rStyle w:val="Textoennegrita"/>
          <w:rFonts w:ascii="Arial" w:hAnsi="Arial" w:cs="Arial"/>
          <w:color w:val="000000" w:themeColor="text1"/>
          <w:sz w:val="20"/>
          <w:szCs w:val="20"/>
        </w:rPr>
      </w:pPr>
    </w:p>
    <w:p w14:paraId="78E74B16" w14:textId="46105725" w:rsidR="00B04660" w:rsidRPr="00FD03D0" w:rsidRDefault="00B04660" w:rsidP="00D94118">
      <w:pPr>
        <w:pStyle w:val="Ttulo2"/>
        <w:numPr>
          <w:ilvl w:val="1"/>
          <w:numId w:val="88"/>
        </w:numPr>
        <w:spacing w:before="0" w:after="0" w:line="276" w:lineRule="auto"/>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Temperaturas de conservación</w:t>
      </w:r>
    </w:p>
    <w:p w14:paraId="27E4DB0E" w14:textId="77777777" w:rsidR="00434907" w:rsidRDefault="00434907" w:rsidP="000A2A08">
      <w:pPr>
        <w:pStyle w:val="NormalWeb"/>
        <w:spacing w:before="0" w:beforeAutospacing="0" w:after="0" w:afterAutospacing="0" w:line="276" w:lineRule="auto"/>
        <w:jc w:val="both"/>
        <w:rPr>
          <w:rFonts w:ascii="Arial" w:hAnsi="Arial" w:cs="Arial"/>
          <w:color w:val="000000" w:themeColor="text1"/>
          <w:sz w:val="20"/>
          <w:szCs w:val="20"/>
        </w:rPr>
      </w:pPr>
    </w:p>
    <w:p w14:paraId="5C388426" w14:textId="3EE56ACA" w:rsidR="00B04660" w:rsidRDefault="00B04660" w:rsidP="00667518">
      <w:pPr>
        <w:pStyle w:val="NormalWeb"/>
        <w:spacing w:before="0" w:beforeAutospacing="0" w:after="0" w:afterAutospacing="0" w:line="276" w:lineRule="auto"/>
        <w:ind w:firstLine="567"/>
        <w:jc w:val="both"/>
        <w:rPr>
          <w:rFonts w:ascii="Arial" w:hAnsi="Arial" w:cs="Arial"/>
          <w:color w:val="000000" w:themeColor="text1"/>
          <w:sz w:val="20"/>
          <w:szCs w:val="20"/>
        </w:rPr>
      </w:pPr>
      <w:r w:rsidRPr="00FD03D0">
        <w:rPr>
          <w:rFonts w:ascii="Arial" w:hAnsi="Arial" w:cs="Arial"/>
          <w:color w:val="000000" w:themeColor="text1"/>
          <w:sz w:val="20"/>
          <w:szCs w:val="20"/>
        </w:rPr>
        <w:t>El control de temperatura es el principal factor para evitar el deterioro de la carne.</w:t>
      </w:r>
      <w:r w:rsidR="00667518">
        <w:rPr>
          <w:rFonts w:ascii="Arial" w:hAnsi="Arial" w:cs="Arial"/>
          <w:color w:val="000000" w:themeColor="text1"/>
          <w:sz w:val="20"/>
          <w:szCs w:val="20"/>
        </w:rPr>
        <w:t xml:space="preserve"> Estos son:</w:t>
      </w:r>
    </w:p>
    <w:p w14:paraId="378C96D0" w14:textId="77777777" w:rsidR="00667518" w:rsidRDefault="00667518" w:rsidP="00667518">
      <w:pPr>
        <w:pStyle w:val="NormalWeb"/>
        <w:spacing w:before="0" w:beforeAutospacing="0" w:after="0" w:afterAutospacing="0" w:line="276" w:lineRule="auto"/>
        <w:ind w:firstLine="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00667518" w:rsidRPr="00076D99" w14:paraId="7E6D0A36" w14:textId="77777777" w:rsidTr="00A01A4A">
        <w:tc>
          <w:tcPr>
            <w:tcW w:w="9962" w:type="dxa"/>
            <w:gridSpan w:val="3"/>
            <w:shd w:val="clear" w:color="auto" w:fill="9BBB59" w:themeFill="accent3"/>
          </w:tcPr>
          <w:p w14:paraId="33F2A33C" w14:textId="77777777" w:rsidR="00667518" w:rsidRPr="00076D99" w:rsidRDefault="00667518"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Tarjetas</w:t>
            </w:r>
          </w:p>
        </w:tc>
      </w:tr>
      <w:tr w:rsidR="00667518" w:rsidRPr="00076D99" w14:paraId="28971AB5" w14:textId="77777777" w:rsidTr="00A01A4A">
        <w:trPr>
          <w:trHeight w:val="550"/>
        </w:trPr>
        <w:tc>
          <w:tcPr>
            <w:tcW w:w="1980" w:type="dxa"/>
          </w:tcPr>
          <w:p w14:paraId="382DBC85" w14:textId="78FB83E4" w:rsidR="00667518" w:rsidRPr="00DF6245" w:rsidRDefault="00667518" w:rsidP="00A01A4A">
            <w:pPr>
              <w:spacing w:line="276" w:lineRule="auto"/>
              <w:jc w:val="both"/>
              <w:rPr>
                <w:rFonts w:ascii="Arial" w:hAnsi="Arial" w:cs="Arial"/>
                <w:b/>
                <w:bCs/>
                <w:color w:val="000000" w:themeColor="text1"/>
                <w:sz w:val="20"/>
                <w:szCs w:val="20"/>
              </w:rPr>
            </w:pPr>
            <w:r w:rsidRPr="00FD03D0">
              <w:rPr>
                <w:rStyle w:val="Textoennegrita"/>
                <w:rFonts w:ascii="Arial" w:hAnsi="Arial" w:cs="Arial"/>
                <w:color w:val="000000" w:themeColor="text1"/>
                <w:sz w:val="20"/>
                <w:szCs w:val="20"/>
              </w:rPr>
              <w:t>Refrigeración (0°C a 4°C)</w:t>
            </w:r>
          </w:p>
        </w:tc>
        <w:tc>
          <w:tcPr>
            <w:tcW w:w="4961" w:type="dxa"/>
          </w:tcPr>
          <w:p w14:paraId="738340B0" w14:textId="1D8DC993" w:rsidR="00667518" w:rsidRPr="00667518" w:rsidRDefault="00667518" w:rsidP="0066751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Disminuye la actividad bacteriana sin congelar el producto.</w:t>
            </w:r>
          </w:p>
        </w:tc>
        <w:tc>
          <w:tcPr>
            <w:tcW w:w="3021" w:type="dxa"/>
          </w:tcPr>
          <w:p w14:paraId="0D559DE5" w14:textId="2E8EE776" w:rsidR="00667518" w:rsidRPr="00076D99" w:rsidRDefault="00AC2E8D"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B526060" wp14:editId="78A0A8B6">
                  <wp:extent cx="1781175" cy="1026795"/>
                  <wp:effectExtent l="0" t="0" r="0" b="1905"/>
                  <wp:docPr id="1322509117"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09117" name="Imagen 132250911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81175" cy="1026795"/>
                          </a:xfrm>
                          <a:prstGeom prst="rect">
                            <a:avLst/>
                          </a:prstGeom>
                        </pic:spPr>
                      </pic:pic>
                    </a:graphicData>
                  </a:graphic>
                </wp:inline>
              </w:drawing>
            </w:r>
          </w:p>
        </w:tc>
      </w:tr>
      <w:tr w:rsidR="00667518" w:rsidRPr="00076D99" w14:paraId="1FBBA9B1" w14:textId="77777777" w:rsidTr="00A01A4A">
        <w:trPr>
          <w:trHeight w:val="550"/>
        </w:trPr>
        <w:tc>
          <w:tcPr>
            <w:tcW w:w="1980" w:type="dxa"/>
          </w:tcPr>
          <w:p w14:paraId="11B03CB2" w14:textId="76D46099" w:rsidR="00667518" w:rsidRPr="00FD03D0" w:rsidRDefault="00667518" w:rsidP="00A01A4A">
            <w:pPr>
              <w:spacing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Congelación (-18°C o menor)</w:t>
            </w:r>
          </w:p>
        </w:tc>
        <w:tc>
          <w:tcPr>
            <w:tcW w:w="4961" w:type="dxa"/>
          </w:tcPr>
          <w:p w14:paraId="3115355B" w14:textId="3CC4EB15" w:rsidR="00667518" w:rsidRPr="00FD03D0" w:rsidRDefault="00667518" w:rsidP="0066751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Detiene casi por completo el crecimiento microbiano.</w:t>
            </w:r>
          </w:p>
        </w:tc>
        <w:tc>
          <w:tcPr>
            <w:tcW w:w="3021" w:type="dxa"/>
          </w:tcPr>
          <w:p w14:paraId="15ACC2D9" w14:textId="7F3852BB" w:rsidR="00667518" w:rsidRPr="00076D99" w:rsidRDefault="00192B1A"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ECAD2C2" wp14:editId="60BD7F21">
                  <wp:extent cx="1781175" cy="1280795"/>
                  <wp:effectExtent l="0" t="0" r="0" b="1905"/>
                  <wp:docPr id="1522885122"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85122" name="Imagen 152288512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781175" cy="1280795"/>
                          </a:xfrm>
                          <a:prstGeom prst="rect">
                            <a:avLst/>
                          </a:prstGeom>
                        </pic:spPr>
                      </pic:pic>
                    </a:graphicData>
                  </a:graphic>
                </wp:inline>
              </w:drawing>
            </w:r>
          </w:p>
        </w:tc>
      </w:tr>
      <w:tr w:rsidR="00667518" w:rsidRPr="00076D99" w14:paraId="3EBB29AE" w14:textId="77777777" w:rsidTr="00A01A4A">
        <w:trPr>
          <w:trHeight w:val="550"/>
        </w:trPr>
        <w:tc>
          <w:tcPr>
            <w:tcW w:w="1980" w:type="dxa"/>
          </w:tcPr>
          <w:p w14:paraId="3CD39F06" w14:textId="2D3AC204" w:rsidR="00667518" w:rsidRPr="00FD03D0" w:rsidRDefault="00667518" w:rsidP="00A01A4A">
            <w:pPr>
              <w:spacing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Zona de peligro (5°C – 60°C)</w:t>
            </w:r>
          </w:p>
        </w:tc>
        <w:tc>
          <w:tcPr>
            <w:tcW w:w="4961" w:type="dxa"/>
          </w:tcPr>
          <w:p w14:paraId="1D886B1E" w14:textId="7AA47A75" w:rsidR="00667518" w:rsidRPr="00FD03D0" w:rsidRDefault="00667518" w:rsidP="0066751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En este rango las bacterias se multiplican rápidamente, aumentando el riesgo sanitario.</w:t>
            </w:r>
          </w:p>
        </w:tc>
        <w:tc>
          <w:tcPr>
            <w:tcW w:w="3021" w:type="dxa"/>
          </w:tcPr>
          <w:p w14:paraId="158231BF" w14:textId="235CF7DD" w:rsidR="00667518" w:rsidRPr="00076D99" w:rsidRDefault="00410A8C"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409DA137" wp14:editId="3DBAC915">
                  <wp:extent cx="1781175" cy="1092200"/>
                  <wp:effectExtent l="0" t="0" r="0" b="0"/>
                  <wp:docPr id="855978054"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78054" name="Imagen 85597805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781175" cy="1092200"/>
                          </a:xfrm>
                          <a:prstGeom prst="rect">
                            <a:avLst/>
                          </a:prstGeom>
                        </pic:spPr>
                      </pic:pic>
                    </a:graphicData>
                  </a:graphic>
                </wp:inline>
              </w:drawing>
            </w:r>
          </w:p>
        </w:tc>
      </w:tr>
    </w:tbl>
    <w:p w14:paraId="51BBFD56" w14:textId="77777777" w:rsidR="00667518" w:rsidRDefault="00667518" w:rsidP="00410A8C">
      <w:pPr>
        <w:pStyle w:val="NormalWeb"/>
        <w:spacing w:before="0" w:beforeAutospacing="0" w:after="0" w:afterAutospacing="0" w:line="276" w:lineRule="auto"/>
        <w:jc w:val="both"/>
        <w:rPr>
          <w:rFonts w:ascii="Arial" w:hAnsi="Arial" w:cs="Arial"/>
          <w:color w:val="000000" w:themeColor="text1"/>
          <w:sz w:val="20"/>
          <w:szCs w:val="20"/>
        </w:rPr>
      </w:pPr>
    </w:p>
    <w:p w14:paraId="1A7DFA69" w14:textId="7B6C090F" w:rsidR="00B04660" w:rsidRPr="00FD03D0" w:rsidRDefault="00B04660" w:rsidP="000A2A08">
      <w:pPr>
        <w:pStyle w:val="NormalWeb"/>
        <w:spacing w:before="0" w:beforeAutospacing="0" w:after="0" w:afterAutospacing="0" w:line="276" w:lineRule="auto"/>
        <w:jc w:val="both"/>
        <w:rPr>
          <w:rFonts w:ascii="Arial" w:hAnsi="Arial" w:cs="Arial"/>
          <w:color w:val="000000" w:themeColor="text1"/>
          <w:sz w:val="20"/>
          <w:szCs w:val="20"/>
        </w:rPr>
      </w:pPr>
    </w:p>
    <w:p w14:paraId="5E32F497" w14:textId="0FFB7B6D" w:rsidR="00B04660" w:rsidRPr="00FD03D0" w:rsidRDefault="00B04660" w:rsidP="00D94118">
      <w:pPr>
        <w:pStyle w:val="Ttulo2"/>
        <w:numPr>
          <w:ilvl w:val="1"/>
          <w:numId w:val="88"/>
        </w:numPr>
        <w:spacing w:before="0" w:after="0" w:line="276" w:lineRule="auto"/>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Efecto de la temperatura en microorganismos</w:t>
      </w:r>
    </w:p>
    <w:p w14:paraId="06FD3B9A" w14:textId="77777777" w:rsidR="002839EB" w:rsidRDefault="002839EB" w:rsidP="002839EB">
      <w:pPr>
        <w:pStyle w:val="NormalWeb"/>
        <w:spacing w:before="0" w:beforeAutospacing="0" w:after="0" w:afterAutospacing="0" w:line="276" w:lineRule="auto"/>
        <w:ind w:firstLine="567"/>
        <w:jc w:val="both"/>
        <w:rPr>
          <w:rFonts w:ascii="Arial" w:hAnsi="Arial" w:cs="Arial"/>
          <w:color w:val="000000" w:themeColor="text1"/>
          <w:sz w:val="20"/>
          <w:szCs w:val="20"/>
        </w:rPr>
      </w:pPr>
    </w:p>
    <w:p w14:paraId="69E0ADD8" w14:textId="275CAC95" w:rsidR="002443B3" w:rsidRPr="00C956EF" w:rsidRDefault="00C956EF" w:rsidP="00C956EF">
      <w:pPr>
        <w:pStyle w:val="NormalWeb"/>
        <w:spacing w:before="0" w:beforeAutospacing="0" w:after="0" w:afterAutospacing="0" w:line="276" w:lineRule="auto"/>
        <w:ind w:left="567"/>
        <w:jc w:val="both"/>
        <w:rPr>
          <w:b/>
          <w:bCs/>
        </w:rPr>
      </w:pPr>
      <w:r w:rsidRPr="00C956EF">
        <w:rPr>
          <w:rFonts w:ascii="Arial" w:hAnsi="Arial" w:cs="Arial"/>
          <w:color w:val="000000" w:themeColor="text1"/>
          <w:sz w:val="20"/>
          <w:szCs w:val="20"/>
        </w:rPr>
        <w:t>La temperatura influye directamente en la velocidad de crecimiento de los microorganismos: a bajas temperaturas se reduce su metabolismo y se retrasa el deterioro, mientras que a altas temperaturas se favorece su rápida multiplicación y la descomposición. Este proceso también depende de factores como el tiempo, la humedad y el oxígeno, que pueden incrementar el riesgo de contaminación.</w:t>
      </w:r>
    </w:p>
    <w:p w14:paraId="4763B970" w14:textId="77777777" w:rsidR="002443B3" w:rsidRDefault="002443B3" w:rsidP="000A2A08">
      <w:pPr>
        <w:pStyle w:val="Ttulo2"/>
        <w:spacing w:before="0" w:after="0" w:line="276" w:lineRule="auto"/>
        <w:jc w:val="both"/>
        <w:rPr>
          <w:rStyle w:val="Textoennegrita"/>
          <w:rFonts w:ascii="Arial" w:hAnsi="Arial" w:cs="Arial"/>
          <w:color w:val="000000" w:themeColor="text1"/>
          <w:sz w:val="20"/>
          <w:szCs w:val="20"/>
        </w:rPr>
      </w:pPr>
    </w:p>
    <w:p w14:paraId="3FBB47B7" w14:textId="77777777" w:rsidR="00C956EF" w:rsidRPr="00C956EF" w:rsidRDefault="00C956EF" w:rsidP="00C956EF"/>
    <w:p w14:paraId="68393F4C" w14:textId="14F77B6F" w:rsidR="00B04660" w:rsidRDefault="00B04660" w:rsidP="00D94118">
      <w:pPr>
        <w:pStyle w:val="Ttulo2"/>
        <w:numPr>
          <w:ilvl w:val="1"/>
          <w:numId w:val="88"/>
        </w:numPr>
        <w:spacing w:before="0" w:after="0" w:line="276" w:lineRule="auto"/>
        <w:ind w:left="567" w:hanging="567"/>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Manejo del almacenamiento y transporte</w:t>
      </w:r>
    </w:p>
    <w:p w14:paraId="74388D45" w14:textId="77777777" w:rsidR="00C80143" w:rsidRDefault="00C80143" w:rsidP="00C80143"/>
    <w:p w14:paraId="31F7B4B0" w14:textId="77777777" w:rsidR="0093427B" w:rsidRDefault="0093427B" w:rsidP="00C80143">
      <w:pPr>
        <w:pStyle w:val="NormalWeb"/>
        <w:spacing w:before="0" w:beforeAutospacing="0" w:after="0" w:afterAutospacing="0" w:line="276" w:lineRule="auto"/>
        <w:ind w:left="567"/>
        <w:jc w:val="both"/>
        <w:rPr>
          <w:rFonts w:ascii="Arial" w:hAnsi="Arial" w:cs="Arial"/>
          <w:color w:val="000000" w:themeColor="text1"/>
          <w:sz w:val="20"/>
          <w:szCs w:val="20"/>
        </w:rPr>
      </w:pPr>
    </w:p>
    <w:p w14:paraId="31DC117E" w14:textId="6F42E8A4" w:rsidR="0093427B" w:rsidRDefault="0093427B" w:rsidP="00C80143">
      <w:pPr>
        <w:pStyle w:val="NormalWeb"/>
        <w:spacing w:before="0" w:beforeAutospacing="0" w:after="0" w:afterAutospacing="0" w:line="276" w:lineRule="auto"/>
        <w:ind w:left="567"/>
        <w:jc w:val="both"/>
        <w:rPr>
          <w:rFonts w:ascii="Arial" w:hAnsi="Arial" w:cs="Arial"/>
          <w:color w:val="000000" w:themeColor="text1"/>
          <w:sz w:val="20"/>
          <w:szCs w:val="20"/>
        </w:rPr>
      </w:pPr>
      <w:r w:rsidRPr="0093427B">
        <w:rPr>
          <w:rFonts w:ascii="Arial" w:hAnsi="Arial" w:cs="Arial"/>
          <w:color w:val="000000" w:themeColor="text1"/>
          <w:sz w:val="20"/>
          <w:szCs w:val="20"/>
        </w:rPr>
        <w:t>El manejo adecuado del almacenamiento y transporte garantiza la inocuidad y calidad de la carne, al mantener la cadena de frío y prevenir la contaminación.</w:t>
      </w:r>
      <w:r w:rsidR="000B7ACF">
        <w:rPr>
          <w:rFonts w:ascii="Arial" w:hAnsi="Arial" w:cs="Arial"/>
          <w:color w:val="000000" w:themeColor="text1"/>
          <w:sz w:val="20"/>
          <w:szCs w:val="20"/>
        </w:rPr>
        <w:t xml:space="preserve"> Los componentes del manejo en la cadena cárnica son:</w:t>
      </w:r>
    </w:p>
    <w:p w14:paraId="57E06A53" w14:textId="77777777" w:rsidR="0093427B" w:rsidRDefault="0093427B" w:rsidP="00C80143">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6956AB" w:rsidRPr="00076D99" w14:paraId="2AAD8058" w14:textId="77777777" w:rsidTr="00A01A4A">
        <w:tc>
          <w:tcPr>
            <w:tcW w:w="9962" w:type="dxa"/>
            <w:gridSpan w:val="3"/>
            <w:shd w:val="clear" w:color="auto" w:fill="9BBB59" w:themeFill="accent3"/>
          </w:tcPr>
          <w:p w14:paraId="6CB30401" w14:textId="77777777" w:rsidR="006956AB" w:rsidRPr="00076D99" w:rsidRDefault="006956AB"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Pasos</w:t>
            </w:r>
          </w:p>
        </w:tc>
      </w:tr>
      <w:tr w:rsidR="006956AB" w:rsidRPr="00076D99" w14:paraId="788D79D6" w14:textId="77777777" w:rsidTr="006956AB">
        <w:trPr>
          <w:trHeight w:val="550"/>
        </w:trPr>
        <w:tc>
          <w:tcPr>
            <w:tcW w:w="2122" w:type="dxa"/>
          </w:tcPr>
          <w:p w14:paraId="5D216BAF" w14:textId="715E7DF3" w:rsidR="006956AB" w:rsidRPr="006F3AFB" w:rsidRDefault="006956AB" w:rsidP="00A01A4A">
            <w:pPr>
              <w:pStyle w:val="Ttulo3"/>
              <w:spacing w:before="0" w:after="0" w:line="276" w:lineRule="auto"/>
              <w:rPr>
                <w:rFonts w:ascii="Arial" w:hAnsi="Arial" w:cs="Arial"/>
                <w:b/>
                <w:color w:val="000000" w:themeColor="text1"/>
                <w:sz w:val="20"/>
                <w:szCs w:val="20"/>
              </w:rPr>
            </w:pPr>
            <w:r w:rsidRPr="006F3AFB">
              <w:rPr>
                <w:rFonts w:ascii="Arial" w:hAnsi="Arial" w:cs="Arial"/>
                <w:b/>
                <w:color w:val="000000" w:themeColor="text1"/>
                <w:sz w:val="20"/>
                <w:szCs w:val="20"/>
              </w:rPr>
              <w:t xml:space="preserve">A. </w:t>
            </w:r>
            <w:r>
              <w:rPr>
                <w:rFonts w:ascii="Arial" w:hAnsi="Arial" w:cs="Arial"/>
                <w:b/>
                <w:color w:val="000000" w:themeColor="text1"/>
                <w:sz w:val="20"/>
                <w:szCs w:val="20"/>
              </w:rPr>
              <w:t>Almacenamiento</w:t>
            </w:r>
          </w:p>
          <w:p w14:paraId="662D0FDC" w14:textId="77777777" w:rsidR="006956AB" w:rsidRPr="000C435D" w:rsidRDefault="006956AB" w:rsidP="00A01A4A">
            <w:pPr>
              <w:spacing w:line="276" w:lineRule="auto"/>
              <w:jc w:val="both"/>
              <w:rPr>
                <w:rFonts w:ascii="Arial" w:hAnsi="Arial" w:cs="Arial"/>
                <w:b/>
                <w:bCs/>
                <w:color w:val="000000" w:themeColor="text1"/>
                <w:sz w:val="20"/>
                <w:szCs w:val="20"/>
              </w:rPr>
            </w:pPr>
          </w:p>
        </w:tc>
        <w:tc>
          <w:tcPr>
            <w:tcW w:w="4819" w:type="dxa"/>
          </w:tcPr>
          <w:p w14:paraId="5B3F6A1B" w14:textId="3B787514" w:rsidR="00F05640" w:rsidRDefault="006956AB" w:rsidP="006956AB">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El almacenamiento adecuado evita la contaminación y prolonga la vida útil del producto.</w:t>
            </w:r>
            <w:r w:rsidR="00F05640">
              <w:rPr>
                <w:rFonts w:ascii="Arial" w:hAnsi="Arial" w:cs="Arial"/>
                <w:color w:val="000000" w:themeColor="text1"/>
                <w:sz w:val="20"/>
                <w:szCs w:val="20"/>
              </w:rPr>
              <w:t xml:space="preserve"> </w:t>
            </w:r>
            <w:r w:rsidR="002E6FA6">
              <w:rPr>
                <w:rFonts w:ascii="Arial" w:hAnsi="Arial" w:cs="Arial"/>
                <w:color w:val="000000" w:themeColor="text1"/>
                <w:sz w:val="20"/>
                <w:szCs w:val="20"/>
              </w:rPr>
              <w:t>Las buenas prácticas de almacenamiento de la carne son:</w:t>
            </w:r>
          </w:p>
          <w:p w14:paraId="7CC226FF" w14:textId="77777777" w:rsidR="006956AB" w:rsidRPr="00FD03D0" w:rsidRDefault="006956AB" w:rsidP="006956AB">
            <w:pPr>
              <w:pStyle w:val="NormalWeb"/>
              <w:spacing w:before="0" w:beforeAutospacing="0" w:after="0" w:afterAutospacing="0" w:line="276" w:lineRule="auto"/>
              <w:jc w:val="both"/>
              <w:rPr>
                <w:rFonts w:ascii="Arial" w:hAnsi="Arial" w:cs="Arial"/>
                <w:color w:val="000000" w:themeColor="text1"/>
                <w:sz w:val="20"/>
                <w:szCs w:val="20"/>
              </w:rPr>
            </w:pPr>
          </w:p>
          <w:p w14:paraId="4833D04E" w14:textId="6282E6F6" w:rsidR="006956AB" w:rsidRPr="00FD03D0" w:rsidRDefault="006956AB"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Mantener cadena de frío:</w:t>
            </w:r>
            <w:r>
              <w:rPr>
                <w:rStyle w:val="Textoennegrita"/>
                <w:rFonts w:ascii="Arial" w:hAnsi="Arial" w:cs="Arial"/>
                <w:color w:val="000000" w:themeColor="text1"/>
                <w:sz w:val="20"/>
                <w:szCs w:val="20"/>
              </w:rPr>
              <w:t xml:space="preserve"> </w:t>
            </w:r>
            <w:r>
              <w:rPr>
                <w:rFonts w:ascii="Arial" w:hAnsi="Arial" w:cs="Arial"/>
                <w:color w:val="000000" w:themeColor="text1"/>
                <w:sz w:val="20"/>
                <w:szCs w:val="20"/>
              </w:rPr>
              <w:t>e</w:t>
            </w:r>
            <w:r w:rsidRPr="00FD03D0">
              <w:rPr>
                <w:rFonts w:ascii="Arial" w:hAnsi="Arial" w:cs="Arial"/>
                <w:color w:val="000000" w:themeColor="text1"/>
                <w:sz w:val="20"/>
                <w:szCs w:val="20"/>
              </w:rPr>
              <w:t>vita cambios bruscos de temperatura que dañan la carne.</w:t>
            </w:r>
          </w:p>
          <w:p w14:paraId="06CB298A" w14:textId="1319B736" w:rsidR="006956AB" w:rsidRPr="00FD03D0" w:rsidRDefault="006956AB"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Separar carne cruda:</w:t>
            </w:r>
            <w:r w:rsidR="006C1E36">
              <w:rPr>
                <w:rStyle w:val="Textoennegrita"/>
                <w:rFonts w:ascii="Arial" w:hAnsi="Arial" w:cs="Arial"/>
                <w:color w:val="000000" w:themeColor="text1"/>
                <w:sz w:val="20"/>
                <w:szCs w:val="20"/>
              </w:rPr>
              <w:t xml:space="preserve"> </w:t>
            </w:r>
            <w:r w:rsidR="006C1E36">
              <w:rPr>
                <w:rFonts w:ascii="Arial" w:hAnsi="Arial" w:cs="Arial"/>
                <w:color w:val="000000" w:themeColor="text1"/>
                <w:sz w:val="20"/>
                <w:szCs w:val="20"/>
              </w:rPr>
              <w:t>p</w:t>
            </w:r>
            <w:r w:rsidRPr="00FD03D0">
              <w:rPr>
                <w:rFonts w:ascii="Arial" w:hAnsi="Arial" w:cs="Arial"/>
                <w:color w:val="000000" w:themeColor="text1"/>
                <w:sz w:val="20"/>
                <w:szCs w:val="20"/>
              </w:rPr>
              <w:t>reviene contaminación cruzada con otros alimentos.</w:t>
            </w:r>
          </w:p>
          <w:p w14:paraId="3B054782" w14:textId="5C964857" w:rsidR="006956AB" w:rsidRPr="00FD03D0" w:rsidRDefault="006956AB"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Usar recipientes limpios:</w:t>
            </w:r>
            <w:r w:rsidR="006C1E36">
              <w:rPr>
                <w:rStyle w:val="Textoennegrita"/>
                <w:rFonts w:ascii="Arial" w:hAnsi="Arial" w:cs="Arial"/>
                <w:color w:val="000000" w:themeColor="text1"/>
                <w:sz w:val="20"/>
                <w:szCs w:val="20"/>
              </w:rPr>
              <w:t xml:space="preserve"> </w:t>
            </w:r>
            <w:r w:rsidR="006C1E36">
              <w:rPr>
                <w:rFonts w:ascii="Arial" w:hAnsi="Arial" w:cs="Arial"/>
                <w:color w:val="000000" w:themeColor="text1"/>
                <w:sz w:val="20"/>
                <w:szCs w:val="20"/>
              </w:rPr>
              <w:t>r</w:t>
            </w:r>
            <w:r w:rsidRPr="00FD03D0">
              <w:rPr>
                <w:rFonts w:ascii="Arial" w:hAnsi="Arial" w:cs="Arial"/>
                <w:color w:val="000000" w:themeColor="text1"/>
                <w:sz w:val="20"/>
                <w:szCs w:val="20"/>
              </w:rPr>
              <w:t>educe la presencia de microorganismos.</w:t>
            </w:r>
          </w:p>
          <w:p w14:paraId="54951ECA" w14:textId="0C621484" w:rsidR="006956AB" w:rsidRPr="00FD03D0" w:rsidRDefault="006956AB"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Aplicar sistema PEPS:</w:t>
            </w:r>
            <w:r w:rsidR="006C1E36">
              <w:rPr>
                <w:rStyle w:val="Textoennegrita"/>
                <w:rFonts w:ascii="Arial" w:hAnsi="Arial" w:cs="Arial"/>
                <w:color w:val="000000" w:themeColor="text1"/>
                <w:sz w:val="20"/>
                <w:szCs w:val="20"/>
              </w:rPr>
              <w:t xml:space="preserve"> </w:t>
            </w:r>
            <w:r w:rsidR="006C1E36">
              <w:rPr>
                <w:rFonts w:ascii="Arial" w:hAnsi="Arial" w:cs="Arial"/>
                <w:color w:val="000000" w:themeColor="text1"/>
                <w:sz w:val="20"/>
                <w:szCs w:val="20"/>
              </w:rPr>
              <w:t>p</w:t>
            </w:r>
            <w:r w:rsidRPr="00FD03D0">
              <w:rPr>
                <w:rFonts w:ascii="Arial" w:hAnsi="Arial" w:cs="Arial"/>
                <w:color w:val="000000" w:themeColor="text1"/>
                <w:sz w:val="20"/>
                <w:szCs w:val="20"/>
              </w:rPr>
              <w:t>ermite usar primero los productos más antiguos.</w:t>
            </w:r>
          </w:p>
          <w:p w14:paraId="6FB8DD5A" w14:textId="2840506B" w:rsidR="006956AB" w:rsidRPr="006956AB" w:rsidRDefault="006956AB"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Controlar humedad y ventilación:</w:t>
            </w:r>
            <w:r w:rsidR="006C1E36">
              <w:rPr>
                <w:rFonts w:ascii="Arial" w:hAnsi="Arial" w:cs="Arial"/>
                <w:color w:val="000000" w:themeColor="text1"/>
                <w:sz w:val="20"/>
                <w:szCs w:val="20"/>
              </w:rPr>
              <w:t xml:space="preserve"> e</w:t>
            </w:r>
            <w:r w:rsidRPr="00FD03D0">
              <w:rPr>
                <w:rFonts w:ascii="Arial" w:hAnsi="Arial" w:cs="Arial"/>
                <w:color w:val="000000" w:themeColor="text1"/>
                <w:sz w:val="20"/>
                <w:szCs w:val="20"/>
              </w:rPr>
              <w:t>vita proliferación de bacterias y hongos.</w:t>
            </w:r>
          </w:p>
        </w:tc>
        <w:tc>
          <w:tcPr>
            <w:tcW w:w="3021" w:type="dxa"/>
          </w:tcPr>
          <w:p w14:paraId="2210C620" w14:textId="5BDEC781" w:rsidR="006956AB" w:rsidRPr="00076D99" w:rsidRDefault="00F01EE5"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C9896EE" wp14:editId="34191525">
                  <wp:extent cx="1781175" cy="1301115"/>
                  <wp:effectExtent l="0" t="0" r="0" b="0"/>
                  <wp:docPr id="40259405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94056" name="Imagen 40259405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81175" cy="1301115"/>
                          </a:xfrm>
                          <a:prstGeom prst="rect">
                            <a:avLst/>
                          </a:prstGeom>
                        </pic:spPr>
                      </pic:pic>
                    </a:graphicData>
                  </a:graphic>
                </wp:inline>
              </w:drawing>
            </w:r>
          </w:p>
        </w:tc>
      </w:tr>
      <w:tr w:rsidR="00947F4D" w:rsidRPr="00076D99" w14:paraId="58F36294" w14:textId="77777777" w:rsidTr="006956AB">
        <w:trPr>
          <w:trHeight w:val="550"/>
        </w:trPr>
        <w:tc>
          <w:tcPr>
            <w:tcW w:w="2122" w:type="dxa"/>
          </w:tcPr>
          <w:p w14:paraId="0DA39B3E" w14:textId="77777777" w:rsidR="00947F4D" w:rsidRPr="00FD03D0" w:rsidRDefault="00947F4D" w:rsidP="00947F4D">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B. Transporte</w:t>
            </w:r>
          </w:p>
          <w:p w14:paraId="077EA88F" w14:textId="77777777" w:rsidR="00947F4D" w:rsidRPr="006F3AFB" w:rsidRDefault="00947F4D" w:rsidP="00A01A4A">
            <w:pPr>
              <w:pStyle w:val="Ttulo3"/>
              <w:spacing w:before="0" w:after="0" w:line="276" w:lineRule="auto"/>
              <w:rPr>
                <w:rFonts w:ascii="Arial" w:hAnsi="Arial" w:cs="Arial"/>
                <w:b/>
                <w:color w:val="000000" w:themeColor="text1"/>
                <w:sz w:val="20"/>
                <w:szCs w:val="20"/>
              </w:rPr>
            </w:pPr>
          </w:p>
        </w:tc>
        <w:tc>
          <w:tcPr>
            <w:tcW w:w="4819" w:type="dxa"/>
          </w:tcPr>
          <w:p w14:paraId="306813A7" w14:textId="04C12A27" w:rsidR="00947F4D" w:rsidRDefault="00947F4D" w:rsidP="00947F4D">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El transporte es crítico porque puede romper la cadena de frío si no se controla adecuadamente.</w:t>
            </w:r>
            <w:r w:rsidR="002E6FA6">
              <w:rPr>
                <w:rFonts w:ascii="Arial" w:hAnsi="Arial" w:cs="Arial"/>
                <w:color w:val="000000" w:themeColor="text1"/>
                <w:sz w:val="20"/>
                <w:szCs w:val="20"/>
              </w:rPr>
              <w:t xml:space="preserve"> </w:t>
            </w:r>
            <w:r w:rsidR="00D54460">
              <w:rPr>
                <w:rFonts w:ascii="Arial" w:hAnsi="Arial" w:cs="Arial"/>
                <w:color w:val="000000" w:themeColor="text1"/>
                <w:sz w:val="20"/>
                <w:szCs w:val="20"/>
              </w:rPr>
              <w:t>Los requisitos para el transporte correcto son:</w:t>
            </w:r>
          </w:p>
          <w:p w14:paraId="5FF09BF2" w14:textId="77777777" w:rsidR="00D54460" w:rsidRPr="00FD03D0" w:rsidRDefault="00D54460" w:rsidP="00947F4D">
            <w:pPr>
              <w:pStyle w:val="NormalWeb"/>
              <w:spacing w:before="0" w:beforeAutospacing="0" w:after="0" w:afterAutospacing="0" w:line="276" w:lineRule="auto"/>
              <w:jc w:val="both"/>
              <w:rPr>
                <w:rFonts w:ascii="Arial" w:hAnsi="Arial" w:cs="Arial"/>
                <w:color w:val="000000" w:themeColor="text1"/>
                <w:sz w:val="20"/>
                <w:szCs w:val="20"/>
              </w:rPr>
            </w:pPr>
          </w:p>
          <w:p w14:paraId="23C6CCAE" w14:textId="721F310F" w:rsidR="00947F4D" w:rsidRPr="00FD03D0" w:rsidRDefault="00947F4D"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Vehículos refrigerados:</w:t>
            </w:r>
            <w:r w:rsidR="00D54460">
              <w:t xml:space="preserve"> </w:t>
            </w:r>
            <w:r w:rsidR="00D54460">
              <w:rPr>
                <w:rFonts w:ascii="Arial" w:hAnsi="Arial" w:cs="Arial"/>
                <w:color w:val="000000" w:themeColor="text1"/>
                <w:sz w:val="20"/>
                <w:szCs w:val="20"/>
              </w:rPr>
              <w:t>m</w:t>
            </w:r>
            <w:r w:rsidRPr="00FD03D0">
              <w:rPr>
                <w:rFonts w:ascii="Arial" w:hAnsi="Arial" w:cs="Arial"/>
                <w:color w:val="000000" w:themeColor="text1"/>
                <w:sz w:val="20"/>
                <w:szCs w:val="20"/>
              </w:rPr>
              <w:t>antienen la temperatura adecuada durante el traslado.</w:t>
            </w:r>
          </w:p>
          <w:p w14:paraId="1CA6EEFA" w14:textId="394E6136" w:rsidR="00947F4D" w:rsidRPr="00FD03D0" w:rsidRDefault="00947F4D"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Limpieza y desinfección:</w:t>
            </w:r>
            <w:r w:rsidR="00D54460">
              <w:t xml:space="preserve"> </w:t>
            </w:r>
            <w:r w:rsidR="00D54460">
              <w:rPr>
                <w:rFonts w:ascii="Arial" w:hAnsi="Arial" w:cs="Arial"/>
                <w:color w:val="000000" w:themeColor="text1"/>
                <w:sz w:val="20"/>
                <w:szCs w:val="20"/>
              </w:rPr>
              <w:t>e</w:t>
            </w:r>
            <w:r w:rsidRPr="00FD03D0">
              <w:rPr>
                <w:rFonts w:ascii="Arial" w:hAnsi="Arial" w:cs="Arial"/>
                <w:color w:val="000000" w:themeColor="text1"/>
                <w:sz w:val="20"/>
                <w:szCs w:val="20"/>
              </w:rPr>
              <w:t>vitan contaminación del producto.</w:t>
            </w:r>
          </w:p>
          <w:p w14:paraId="4B2AB666" w14:textId="7A33D8D7" w:rsidR="00947F4D" w:rsidRPr="00FD03D0" w:rsidRDefault="00947F4D"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Protección externa:</w:t>
            </w:r>
            <w:r w:rsidR="00D54460">
              <w:rPr>
                <w:rStyle w:val="Textoennegrita"/>
                <w:rFonts w:ascii="Arial" w:hAnsi="Arial" w:cs="Arial"/>
                <w:color w:val="000000" w:themeColor="text1"/>
                <w:sz w:val="20"/>
                <w:szCs w:val="20"/>
              </w:rPr>
              <w:t xml:space="preserve"> </w:t>
            </w:r>
            <w:r w:rsidR="00D54460">
              <w:rPr>
                <w:rFonts w:ascii="Arial" w:hAnsi="Arial" w:cs="Arial"/>
                <w:color w:val="000000" w:themeColor="text1"/>
                <w:sz w:val="20"/>
                <w:szCs w:val="20"/>
              </w:rPr>
              <w:t>i</w:t>
            </w:r>
            <w:r w:rsidRPr="00FD03D0">
              <w:rPr>
                <w:rFonts w:ascii="Arial" w:hAnsi="Arial" w:cs="Arial"/>
                <w:color w:val="000000" w:themeColor="text1"/>
                <w:sz w:val="20"/>
                <w:szCs w:val="20"/>
              </w:rPr>
              <w:t>mpide contacto con polvo, insectos o suciedad.</w:t>
            </w:r>
          </w:p>
          <w:p w14:paraId="40A44F21" w14:textId="410A3D0A" w:rsidR="00947F4D" w:rsidRPr="00FD03D0" w:rsidRDefault="00947F4D"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Control de temperatura:</w:t>
            </w:r>
            <w:r w:rsidR="00D54460">
              <w:t xml:space="preserve"> </w:t>
            </w:r>
            <w:r w:rsidR="00D54460">
              <w:rPr>
                <w:rFonts w:ascii="Arial" w:hAnsi="Arial" w:cs="Arial"/>
                <w:color w:val="000000" w:themeColor="text1"/>
                <w:sz w:val="20"/>
                <w:szCs w:val="20"/>
              </w:rPr>
              <w:t>p</w:t>
            </w:r>
            <w:r w:rsidRPr="00FD03D0">
              <w:rPr>
                <w:rFonts w:ascii="Arial" w:hAnsi="Arial" w:cs="Arial"/>
                <w:color w:val="000000" w:themeColor="text1"/>
                <w:sz w:val="20"/>
                <w:szCs w:val="20"/>
              </w:rPr>
              <w:t>ermite verificar que no se alteren las condiciones.</w:t>
            </w:r>
          </w:p>
          <w:p w14:paraId="2115253B" w14:textId="77777777" w:rsidR="00947F4D" w:rsidRPr="00FD03D0" w:rsidRDefault="00947F4D" w:rsidP="006956AB">
            <w:pPr>
              <w:pStyle w:val="NormalWeb"/>
              <w:spacing w:before="0" w:beforeAutospacing="0" w:after="0" w:afterAutospacing="0" w:line="276" w:lineRule="auto"/>
              <w:jc w:val="both"/>
              <w:rPr>
                <w:rFonts w:ascii="Arial" w:hAnsi="Arial" w:cs="Arial"/>
                <w:color w:val="000000" w:themeColor="text1"/>
                <w:sz w:val="20"/>
                <w:szCs w:val="20"/>
              </w:rPr>
            </w:pPr>
          </w:p>
        </w:tc>
        <w:tc>
          <w:tcPr>
            <w:tcW w:w="3021" w:type="dxa"/>
          </w:tcPr>
          <w:p w14:paraId="43421383" w14:textId="1A0DDA38" w:rsidR="00947F4D" w:rsidRPr="00076D99" w:rsidRDefault="00F01EE5"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07956DC" wp14:editId="449F735A">
                  <wp:extent cx="1781175" cy="1160780"/>
                  <wp:effectExtent l="0" t="0" r="0" b="0"/>
                  <wp:docPr id="118978985"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8985" name="Imagen 11897898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781175" cy="1160780"/>
                          </a:xfrm>
                          <a:prstGeom prst="rect">
                            <a:avLst/>
                          </a:prstGeom>
                        </pic:spPr>
                      </pic:pic>
                    </a:graphicData>
                  </a:graphic>
                </wp:inline>
              </w:drawing>
            </w:r>
          </w:p>
        </w:tc>
      </w:tr>
    </w:tbl>
    <w:p w14:paraId="7BF1EFCC" w14:textId="77777777" w:rsidR="0093427B" w:rsidRDefault="0093427B" w:rsidP="00C80143">
      <w:pPr>
        <w:pStyle w:val="NormalWeb"/>
        <w:spacing w:before="0" w:beforeAutospacing="0" w:after="0" w:afterAutospacing="0" w:line="276" w:lineRule="auto"/>
        <w:ind w:left="567"/>
        <w:jc w:val="both"/>
        <w:rPr>
          <w:rFonts w:ascii="Arial" w:hAnsi="Arial" w:cs="Arial"/>
          <w:color w:val="000000" w:themeColor="text1"/>
          <w:sz w:val="20"/>
          <w:szCs w:val="20"/>
        </w:rPr>
      </w:pPr>
    </w:p>
    <w:p w14:paraId="41EEB2CC" w14:textId="77777777" w:rsidR="00264E2D" w:rsidRDefault="00264E2D" w:rsidP="00C80143">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264E2D" w:rsidRPr="00076D99" w14:paraId="44156DDA" w14:textId="77777777" w:rsidTr="00A01A4A">
        <w:trPr>
          <w:trHeight w:val="550"/>
        </w:trPr>
        <w:tc>
          <w:tcPr>
            <w:tcW w:w="2122" w:type="dxa"/>
          </w:tcPr>
          <w:p w14:paraId="411B175F" w14:textId="77777777" w:rsidR="00264E2D" w:rsidRPr="00FD03D0" w:rsidRDefault="00264E2D" w:rsidP="00A01A4A">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lastRenderedPageBreak/>
              <w:t>C. Bienestar animal en el transporte</w:t>
            </w:r>
          </w:p>
          <w:p w14:paraId="475C7A44" w14:textId="77777777" w:rsidR="00264E2D" w:rsidRPr="00FD03D0" w:rsidRDefault="00264E2D" w:rsidP="00A01A4A">
            <w:pPr>
              <w:pStyle w:val="Ttulo3"/>
              <w:spacing w:before="0" w:after="0" w:line="276" w:lineRule="auto"/>
              <w:jc w:val="both"/>
              <w:rPr>
                <w:rStyle w:val="Textoennegrita"/>
                <w:rFonts w:ascii="Arial" w:hAnsi="Arial" w:cs="Arial"/>
                <w:color w:val="000000" w:themeColor="text1"/>
                <w:sz w:val="20"/>
                <w:szCs w:val="20"/>
              </w:rPr>
            </w:pPr>
          </w:p>
        </w:tc>
        <w:tc>
          <w:tcPr>
            <w:tcW w:w="4819" w:type="dxa"/>
          </w:tcPr>
          <w:p w14:paraId="41CB6BFA" w14:textId="77777777" w:rsidR="00264E2D" w:rsidRDefault="00264E2D" w:rsidP="00A01A4A">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El manejo del animal antes del sacrificio influye directamente en la calidad de la carne.</w:t>
            </w:r>
            <w:r>
              <w:rPr>
                <w:rFonts w:ascii="Arial" w:hAnsi="Arial" w:cs="Arial"/>
                <w:color w:val="000000" w:themeColor="text1"/>
                <w:sz w:val="20"/>
                <w:szCs w:val="20"/>
              </w:rPr>
              <w:t xml:space="preserve"> Las condiciones adecuadas son:</w:t>
            </w:r>
          </w:p>
          <w:p w14:paraId="33FA3787" w14:textId="77777777" w:rsidR="00264E2D" w:rsidRPr="00FD03D0" w:rsidRDefault="00264E2D" w:rsidP="00A01A4A">
            <w:pPr>
              <w:pStyle w:val="NormalWeb"/>
              <w:spacing w:before="0" w:beforeAutospacing="0" w:after="0" w:afterAutospacing="0" w:line="276" w:lineRule="auto"/>
              <w:jc w:val="both"/>
              <w:rPr>
                <w:rFonts w:ascii="Arial" w:hAnsi="Arial" w:cs="Arial"/>
                <w:color w:val="000000" w:themeColor="text1"/>
                <w:sz w:val="20"/>
                <w:szCs w:val="20"/>
              </w:rPr>
            </w:pPr>
          </w:p>
          <w:p w14:paraId="21310A7D" w14:textId="77777777" w:rsidR="00264E2D" w:rsidRPr="00FD03D0" w:rsidRDefault="00264E2D"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Evitar estrés:</w:t>
            </w:r>
            <w:r>
              <w:rPr>
                <w:rStyle w:val="Textoennegrita"/>
                <w:rFonts w:ascii="Arial" w:hAnsi="Arial" w:cs="Arial"/>
                <w:color w:val="000000" w:themeColor="text1"/>
                <w:sz w:val="20"/>
                <w:szCs w:val="20"/>
              </w:rPr>
              <w:t xml:space="preserve"> </w:t>
            </w:r>
            <w:r w:rsidRPr="00D43DEB">
              <w:rPr>
                <w:rStyle w:val="Textoennegrita"/>
                <w:rFonts w:ascii="Arial" w:hAnsi="Arial" w:cs="Arial"/>
                <w:b w:val="0"/>
                <w:bCs w:val="0"/>
                <w:color w:val="000000" w:themeColor="text1"/>
                <w:sz w:val="20"/>
                <w:szCs w:val="20"/>
              </w:rPr>
              <w:t>r</w:t>
            </w:r>
            <w:r w:rsidRPr="00FD03D0">
              <w:rPr>
                <w:rFonts w:ascii="Arial" w:hAnsi="Arial" w:cs="Arial"/>
                <w:color w:val="000000" w:themeColor="text1"/>
                <w:sz w:val="20"/>
                <w:szCs w:val="20"/>
              </w:rPr>
              <w:t>educe alteraciones en el pH de la carne.</w:t>
            </w:r>
          </w:p>
          <w:p w14:paraId="716C2C15" w14:textId="77777777" w:rsidR="00264E2D" w:rsidRPr="00FD03D0" w:rsidRDefault="00264E2D"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Evitar golpes:</w:t>
            </w:r>
            <w:r>
              <w:rPr>
                <w:rStyle w:val="Textoennegrita"/>
                <w:rFonts w:ascii="Arial" w:hAnsi="Arial" w:cs="Arial"/>
                <w:color w:val="000000" w:themeColor="text1"/>
                <w:sz w:val="20"/>
                <w:szCs w:val="20"/>
              </w:rPr>
              <w:t xml:space="preserve"> </w:t>
            </w:r>
            <w:r>
              <w:rPr>
                <w:rFonts w:ascii="Arial" w:hAnsi="Arial" w:cs="Arial"/>
                <w:color w:val="000000" w:themeColor="text1"/>
                <w:sz w:val="20"/>
                <w:szCs w:val="20"/>
              </w:rPr>
              <w:t>p</w:t>
            </w:r>
            <w:r w:rsidRPr="00FD03D0">
              <w:rPr>
                <w:rFonts w:ascii="Arial" w:hAnsi="Arial" w:cs="Arial"/>
                <w:color w:val="000000" w:themeColor="text1"/>
                <w:sz w:val="20"/>
                <w:szCs w:val="20"/>
              </w:rPr>
              <w:t>reviene hematomas y pérdidas de calidad.</w:t>
            </w:r>
          </w:p>
          <w:p w14:paraId="5DE41731" w14:textId="77777777" w:rsidR="00264E2D" w:rsidRPr="00FD03D0" w:rsidRDefault="00264E2D"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No hacinamiento:</w:t>
            </w:r>
            <w:r>
              <w:rPr>
                <w:rStyle w:val="Textoennegrita"/>
                <w:rFonts w:ascii="Arial" w:hAnsi="Arial" w:cs="Arial"/>
                <w:color w:val="000000" w:themeColor="text1"/>
                <w:sz w:val="20"/>
                <w:szCs w:val="20"/>
              </w:rPr>
              <w:t xml:space="preserve"> </w:t>
            </w:r>
            <w:r>
              <w:rPr>
                <w:rFonts w:ascii="Arial" w:hAnsi="Arial" w:cs="Arial"/>
                <w:color w:val="000000" w:themeColor="text1"/>
                <w:sz w:val="20"/>
                <w:szCs w:val="20"/>
              </w:rPr>
              <w:t>p</w:t>
            </w:r>
            <w:r w:rsidRPr="00FD03D0">
              <w:rPr>
                <w:rFonts w:ascii="Arial" w:hAnsi="Arial" w:cs="Arial"/>
                <w:color w:val="000000" w:themeColor="text1"/>
                <w:sz w:val="20"/>
                <w:szCs w:val="20"/>
              </w:rPr>
              <w:t>ermite movilidad y reduce lesiones.</w:t>
            </w:r>
          </w:p>
          <w:p w14:paraId="125A8C7E" w14:textId="77777777" w:rsidR="00264E2D" w:rsidRPr="00FD03D0" w:rsidRDefault="00264E2D"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Ventilación adecuada:</w:t>
            </w:r>
            <w:r>
              <w:rPr>
                <w:rStyle w:val="Textoennegrita"/>
                <w:rFonts w:ascii="Arial" w:hAnsi="Arial" w:cs="Arial"/>
                <w:color w:val="000000" w:themeColor="text1"/>
                <w:sz w:val="20"/>
                <w:szCs w:val="20"/>
              </w:rPr>
              <w:t xml:space="preserve"> </w:t>
            </w:r>
            <w:r>
              <w:rPr>
                <w:rFonts w:ascii="Arial" w:hAnsi="Arial" w:cs="Arial"/>
                <w:color w:val="000000" w:themeColor="text1"/>
                <w:sz w:val="20"/>
                <w:szCs w:val="20"/>
              </w:rPr>
              <w:t>e</w:t>
            </w:r>
            <w:r w:rsidRPr="00FD03D0">
              <w:rPr>
                <w:rFonts w:ascii="Arial" w:hAnsi="Arial" w:cs="Arial"/>
                <w:color w:val="000000" w:themeColor="text1"/>
                <w:sz w:val="20"/>
                <w:szCs w:val="20"/>
              </w:rPr>
              <w:t>vita sobrecalentamiento.</w:t>
            </w:r>
          </w:p>
          <w:p w14:paraId="36CC8182" w14:textId="77777777" w:rsidR="00264E2D" w:rsidRPr="00FD03D0" w:rsidRDefault="00264E2D"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Acceso a agua:</w:t>
            </w:r>
            <w:r>
              <w:rPr>
                <w:rStyle w:val="Textoennegrita"/>
                <w:rFonts w:ascii="Arial" w:hAnsi="Arial" w:cs="Arial"/>
                <w:color w:val="000000" w:themeColor="text1"/>
                <w:sz w:val="20"/>
                <w:szCs w:val="20"/>
              </w:rPr>
              <w:t xml:space="preserve"> </w:t>
            </w:r>
            <w:r>
              <w:rPr>
                <w:rFonts w:ascii="Arial" w:hAnsi="Arial" w:cs="Arial"/>
                <w:color w:val="000000" w:themeColor="text1"/>
                <w:sz w:val="20"/>
                <w:szCs w:val="20"/>
              </w:rPr>
              <w:t>m</w:t>
            </w:r>
            <w:r w:rsidRPr="00FD03D0">
              <w:rPr>
                <w:rFonts w:ascii="Arial" w:hAnsi="Arial" w:cs="Arial"/>
                <w:color w:val="000000" w:themeColor="text1"/>
                <w:sz w:val="20"/>
                <w:szCs w:val="20"/>
              </w:rPr>
              <w:t>antiene el estado fisiológico del animal.</w:t>
            </w:r>
          </w:p>
          <w:p w14:paraId="5E9139DB" w14:textId="77777777" w:rsidR="00264E2D" w:rsidRPr="00FD03D0" w:rsidRDefault="00264E2D" w:rsidP="00A01A4A">
            <w:pPr>
              <w:pStyle w:val="NormalWeb"/>
              <w:spacing w:before="0" w:beforeAutospacing="0" w:after="0" w:afterAutospacing="0" w:line="276" w:lineRule="auto"/>
              <w:jc w:val="both"/>
              <w:rPr>
                <w:rFonts w:ascii="Arial" w:hAnsi="Arial" w:cs="Arial"/>
                <w:color w:val="000000" w:themeColor="text1"/>
                <w:sz w:val="20"/>
                <w:szCs w:val="20"/>
              </w:rPr>
            </w:pPr>
          </w:p>
        </w:tc>
        <w:tc>
          <w:tcPr>
            <w:tcW w:w="3021" w:type="dxa"/>
          </w:tcPr>
          <w:p w14:paraId="04657A67" w14:textId="789B5B47" w:rsidR="00264E2D" w:rsidRPr="00076D99" w:rsidRDefault="0078647C"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7B099EFC" wp14:editId="4629D440">
                  <wp:extent cx="1781175" cy="1408430"/>
                  <wp:effectExtent l="0" t="0" r="0" b="1270"/>
                  <wp:docPr id="1447933122"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33122" name="Imagen 1447933122"/>
                          <pic:cNvPicPr/>
                        </pic:nvPicPr>
                        <pic:blipFill>
                          <a:blip r:embed="rId71">
                            <a:extLst>
                              <a:ext uri="{28A0092B-C50C-407E-A947-70E740481C1C}">
                                <a14:useLocalDpi xmlns:a14="http://schemas.microsoft.com/office/drawing/2010/main" val="0"/>
                              </a:ext>
                            </a:extLst>
                          </a:blip>
                          <a:stretch>
                            <a:fillRect/>
                          </a:stretch>
                        </pic:blipFill>
                        <pic:spPr>
                          <a:xfrm>
                            <a:off x="0" y="0"/>
                            <a:ext cx="1781175" cy="1408430"/>
                          </a:xfrm>
                          <a:prstGeom prst="rect">
                            <a:avLst/>
                          </a:prstGeom>
                        </pic:spPr>
                      </pic:pic>
                    </a:graphicData>
                  </a:graphic>
                </wp:inline>
              </w:drawing>
            </w:r>
          </w:p>
        </w:tc>
      </w:tr>
      <w:tr w:rsidR="00264E2D" w:rsidRPr="00076D99" w14:paraId="2DE24BCE" w14:textId="77777777" w:rsidTr="00A01A4A">
        <w:trPr>
          <w:trHeight w:val="550"/>
        </w:trPr>
        <w:tc>
          <w:tcPr>
            <w:tcW w:w="2122" w:type="dxa"/>
          </w:tcPr>
          <w:p w14:paraId="05241306" w14:textId="77777777" w:rsidR="00264E2D" w:rsidRPr="00FD03D0" w:rsidRDefault="00264E2D" w:rsidP="00A01A4A">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D. Control en el proceso cárnico</w:t>
            </w:r>
          </w:p>
          <w:p w14:paraId="53FA83F4" w14:textId="77777777" w:rsidR="00264E2D" w:rsidRPr="00FD03D0" w:rsidRDefault="00264E2D" w:rsidP="00A01A4A">
            <w:pPr>
              <w:pStyle w:val="Ttulo3"/>
              <w:spacing w:before="0" w:after="0" w:line="276" w:lineRule="auto"/>
              <w:jc w:val="both"/>
              <w:rPr>
                <w:rStyle w:val="Textoennegrita"/>
                <w:rFonts w:ascii="Arial" w:hAnsi="Arial" w:cs="Arial"/>
                <w:color w:val="000000" w:themeColor="text1"/>
                <w:sz w:val="20"/>
                <w:szCs w:val="20"/>
              </w:rPr>
            </w:pPr>
          </w:p>
        </w:tc>
        <w:tc>
          <w:tcPr>
            <w:tcW w:w="4819" w:type="dxa"/>
          </w:tcPr>
          <w:p w14:paraId="4CA4F903" w14:textId="77777777" w:rsidR="00264E2D" w:rsidRPr="00490129" w:rsidRDefault="00264E2D" w:rsidP="00A01A4A">
            <w:pPr>
              <w:pStyle w:val="NormalWeb"/>
              <w:spacing w:before="0" w:beforeAutospacing="0" w:after="0" w:afterAutospacing="0" w:line="276" w:lineRule="auto"/>
              <w:jc w:val="both"/>
              <w:rPr>
                <w:rStyle w:val="Textoennegrita"/>
                <w:rFonts w:ascii="Arial" w:hAnsi="Arial" w:cs="Arial"/>
                <w:b w:val="0"/>
                <w:bCs w:val="0"/>
                <w:color w:val="000000" w:themeColor="text1"/>
                <w:sz w:val="20"/>
                <w:szCs w:val="20"/>
              </w:rPr>
            </w:pPr>
            <w:r w:rsidRPr="00490129">
              <w:rPr>
                <w:rStyle w:val="Textoennegrita"/>
                <w:rFonts w:ascii="Arial" w:hAnsi="Arial" w:cs="Arial"/>
                <w:b w:val="0"/>
                <w:bCs w:val="0"/>
                <w:color w:val="000000" w:themeColor="text1"/>
                <w:sz w:val="20"/>
                <w:szCs w:val="20"/>
              </w:rPr>
              <w:t>El control se realiza en las siguientes etapas:</w:t>
            </w:r>
          </w:p>
          <w:p w14:paraId="6FF1CBF7" w14:textId="77777777" w:rsidR="00264E2D" w:rsidRDefault="00264E2D" w:rsidP="00A01A4A">
            <w:pPr>
              <w:pStyle w:val="NormalWeb"/>
              <w:spacing w:before="0" w:beforeAutospacing="0" w:after="0" w:afterAutospacing="0" w:line="276" w:lineRule="auto"/>
              <w:jc w:val="both"/>
              <w:rPr>
                <w:rStyle w:val="Textoennegrita"/>
                <w:rFonts w:ascii="Arial" w:hAnsi="Arial" w:cs="Arial"/>
                <w:color w:val="000000" w:themeColor="text1"/>
                <w:sz w:val="20"/>
                <w:szCs w:val="20"/>
              </w:rPr>
            </w:pPr>
          </w:p>
          <w:p w14:paraId="2A2AC7CE" w14:textId="77777777" w:rsidR="00264E2D" w:rsidRPr="00FD03D0" w:rsidRDefault="00264E2D"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Recepción:</w:t>
            </w:r>
            <w:r>
              <w:rPr>
                <w:rStyle w:val="Textoennegrita"/>
                <w:rFonts w:ascii="Arial" w:hAnsi="Arial" w:cs="Arial"/>
                <w:color w:val="000000" w:themeColor="text1"/>
                <w:sz w:val="20"/>
                <w:szCs w:val="20"/>
              </w:rPr>
              <w:t xml:space="preserve"> </w:t>
            </w:r>
            <w:r w:rsidRPr="00490129">
              <w:rPr>
                <w:rStyle w:val="Textoennegrita"/>
                <w:rFonts w:ascii="Arial" w:hAnsi="Arial" w:cs="Arial"/>
                <w:b w:val="0"/>
                <w:bCs w:val="0"/>
                <w:color w:val="000000" w:themeColor="text1"/>
                <w:sz w:val="20"/>
                <w:szCs w:val="20"/>
              </w:rPr>
              <w:t>s</w:t>
            </w:r>
            <w:r w:rsidRPr="00FD03D0">
              <w:rPr>
                <w:rFonts w:ascii="Arial" w:hAnsi="Arial" w:cs="Arial"/>
                <w:color w:val="000000" w:themeColor="text1"/>
                <w:sz w:val="20"/>
                <w:szCs w:val="20"/>
              </w:rPr>
              <w:t>e verifica que la materia prima cumpla condiciones sanitarias y de calidad.</w:t>
            </w:r>
          </w:p>
          <w:p w14:paraId="463FF417" w14:textId="77777777" w:rsidR="00264E2D" w:rsidRPr="00FD03D0" w:rsidRDefault="00264E2D"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Procesamiento:</w:t>
            </w:r>
            <w:r>
              <w:rPr>
                <w:rStyle w:val="Textoennegrita"/>
                <w:rFonts w:ascii="Arial" w:hAnsi="Arial" w:cs="Arial"/>
                <w:color w:val="000000" w:themeColor="text1"/>
                <w:sz w:val="20"/>
                <w:szCs w:val="20"/>
              </w:rPr>
              <w:t xml:space="preserve"> </w:t>
            </w:r>
            <w:r w:rsidRPr="00490129">
              <w:rPr>
                <w:rStyle w:val="Textoennegrita"/>
                <w:rFonts w:ascii="Arial" w:hAnsi="Arial" w:cs="Arial"/>
                <w:b w:val="0"/>
                <w:bCs w:val="0"/>
                <w:color w:val="000000" w:themeColor="text1"/>
                <w:sz w:val="20"/>
                <w:szCs w:val="20"/>
              </w:rPr>
              <w:t>s</w:t>
            </w:r>
            <w:r w:rsidRPr="00FD03D0">
              <w:rPr>
                <w:rFonts w:ascii="Arial" w:hAnsi="Arial" w:cs="Arial"/>
                <w:color w:val="000000" w:themeColor="text1"/>
                <w:sz w:val="20"/>
                <w:szCs w:val="20"/>
              </w:rPr>
              <w:t>e controlan variables como temperatura, pH y actividad de agua para evitar contaminación.</w:t>
            </w:r>
          </w:p>
          <w:p w14:paraId="1E83F06C" w14:textId="77777777" w:rsidR="00264E2D" w:rsidRPr="00490129" w:rsidRDefault="00264E2D"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Almacenamiento:</w:t>
            </w:r>
            <w:r>
              <w:rPr>
                <w:rStyle w:val="Textoennegrita"/>
                <w:rFonts w:ascii="Arial" w:hAnsi="Arial" w:cs="Arial"/>
                <w:color w:val="000000" w:themeColor="text1"/>
                <w:sz w:val="20"/>
                <w:szCs w:val="20"/>
              </w:rPr>
              <w:t xml:space="preserve"> </w:t>
            </w:r>
            <w:r w:rsidRPr="00490129">
              <w:rPr>
                <w:rStyle w:val="Textoennegrita"/>
                <w:rFonts w:ascii="Arial" w:hAnsi="Arial" w:cs="Arial"/>
                <w:b w:val="0"/>
                <w:bCs w:val="0"/>
                <w:color w:val="000000" w:themeColor="text1"/>
                <w:sz w:val="20"/>
                <w:szCs w:val="20"/>
              </w:rPr>
              <w:t>s</w:t>
            </w:r>
            <w:r w:rsidRPr="00FD03D0">
              <w:rPr>
                <w:rFonts w:ascii="Arial" w:hAnsi="Arial" w:cs="Arial"/>
                <w:color w:val="000000" w:themeColor="text1"/>
                <w:sz w:val="20"/>
                <w:szCs w:val="20"/>
              </w:rPr>
              <w:t>e mantiene el producto en condiciones adecuadas y con registros de control.</w:t>
            </w:r>
          </w:p>
        </w:tc>
        <w:tc>
          <w:tcPr>
            <w:tcW w:w="3021" w:type="dxa"/>
          </w:tcPr>
          <w:p w14:paraId="46AB1F73" w14:textId="4EBCD395" w:rsidR="00264E2D" w:rsidRPr="00076D99" w:rsidRDefault="0078647C"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D0DEBF9" wp14:editId="72C052B1">
                  <wp:extent cx="1781175" cy="1363980"/>
                  <wp:effectExtent l="0" t="0" r="0" b="0"/>
                  <wp:docPr id="94425170"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5170" name="Imagen 94425170"/>
                          <pic:cNvPicPr/>
                        </pic:nvPicPr>
                        <pic:blipFill>
                          <a:blip r:embed="rId72">
                            <a:extLst>
                              <a:ext uri="{28A0092B-C50C-407E-A947-70E740481C1C}">
                                <a14:useLocalDpi xmlns:a14="http://schemas.microsoft.com/office/drawing/2010/main" val="0"/>
                              </a:ext>
                            </a:extLst>
                          </a:blip>
                          <a:stretch>
                            <a:fillRect/>
                          </a:stretch>
                        </pic:blipFill>
                        <pic:spPr>
                          <a:xfrm>
                            <a:off x="0" y="0"/>
                            <a:ext cx="1781175" cy="1363980"/>
                          </a:xfrm>
                          <a:prstGeom prst="rect">
                            <a:avLst/>
                          </a:prstGeom>
                        </pic:spPr>
                      </pic:pic>
                    </a:graphicData>
                  </a:graphic>
                </wp:inline>
              </w:drawing>
            </w:r>
          </w:p>
        </w:tc>
      </w:tr>
    </w:tbl>
    <w:p w14:paraId="34A1DFFF" w14:textId="77777777" w:rsidR="00264E2D" w:rsidRPr="00C80143" w:rsidRDefault="00264E2D" w:rsidP="00C80143">
      <w:pPr>
        <w:pStyle w:val="NormalWeb"/>
        <w:spacing w:before="0" w:beforeAutospacing="0" w:after="0" w:afterAutospacing="0" w:line="276" w:lineRule="auto"/>
        <w:ind w:left="567"/>
        <w:jc w:val="both"/>
        <w:rPr>
          <w:rFonts w:ascii="Arial" w:hAnsi="Arial" w:cs="Arial"/>
          <w:color w:val="000000" w:themeColor="text1"/>
          <w:sz w:val="20"/>
          <w:szCs w:val="20"/>
        </w:rPr>
      </w:pPr>
    </w:p>
    <w:p w14:paraId="1BD64602" w14:textId="77777777" w:rsidR="00C80143" w:rsidRPr="00C80143" w:rsidRDefault="00C80143" w:rsidP="0078647C"/>
    <w:p w14:paraId="74C099FC" w14:textId="3787ADCA" w:rsidR="00B04660" w:rsidRDefault="00B04660" w:rsidP="0078647C">
      <w:pPr>
        <w:pStyle w:val="Ttulo1"/>
        <w:numPr>
          <w:ilvl w:val="3"/>
          <w:numId w:val="1"/>
        </w:numPr>
        <w:ind w:left="567" w:hanging="567"/>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Prácticas higiénicas y medidas de protección (BPM)</w:t>
      </w:r>
    </w:p>
    <w:p w14:paraId="1037412A" w14:textId="77777777" w:rsidR="003F1598" w:rsidRDefault="003F1598" w:rsidP="003F1598"/>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5"/>
        <w:gridCol w:w="4680"/>
      </w:tblGrid>
      <w:tr w:rsidR="003F1598" w:rsidRPr="000F1FCE" w14:paraId="023ACF14" w14:textId="77777777" w:rsidTr="00A01A4A">
        <w:trPr>
          <w:trHeight w:val="300"/>
        </w:trPr>
        <w:tc>
          <w:tcPr>
            <w:tcW w:w="9915"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000606AD" w14:textId="77777777" w:rsidR="003F1598" w:rsidRPr="000F1FCE" w:rsidRDefault="003F1598" w:rsidP="00A01A4A">
            <w:pPr>
              <w:spacing w:line="276" w:lineRule="auto"/>
              <w:jc w:val="center"/>
              <w:textAlignment w:val="baseline"/>
              <w:rPr>
                <w:rFonts w:ascii="Arial" w:hAnsi="Arial" w:cs="Arial"/>
                <w:sz w:val="20"/>
                <w:szCs w:val="20"/>
              </w:rPr>
            </w:pPr>
            <w:r w:rsidRPr="000F1FCE">
              <w:rPr>
                <w:rFonts w:ascii="Arial" w:hAnsi="Arial" w:cs="Arial"/>
                <w:b/>
                <w:bCs/>
                <w:color w:val="000000"/>
                <w:sz w:val="20"/>
                <w:szCs w:val="20"/>
                <w:lang w:val="es-MX"/>
              </w:rPr>
              <w:t>Bloque de texto destacado</w:t>
            </w:r>
            <w:r w:rsidRPr="000F1FCE">
              <w:rPr>
                <w:rFonts w:ascii="Arial" w:hAnsi="Arial" w:cs="Arial"/>
                <w:color w:val="000000"/>
                <w:sz w:val="20"/>
                <w:szCs w:val="20"/>
              </w:rPr>
              <w:t> </w:t>
            </w:r>
          </w:p>
        </w:tc>
      </w:tr>
      <w:tr w:rsidR="001214E6" w:rsidRPr="000F1FCE" w14:paraId="67F41DB2" w14:textId="77777777" w:rsidTr="00A01A4A">
        <w:trPr>
          <w:trHeight w:val="285"/>
        </w:trPr>
        <w:tc>
          <w:tcPr>
            <w:tcW w:w="5235" w:type="dxa"/>
            <w:tcBorders>
              <w:top w:val="single" w:sz="6" w:space="0" w:color="auto"/>
              <w:left w:val="single" w:sz="6" w:space="0" w:color="auto"/>
              <w:bottom w:val="single" w:sz="6" w:space="0" w:color="auto"/>
              <w:right w:val="single" w:sz="6" w:space="0" w:color="auto"/>
            </w:tcBorders>
            <w:hideMark/>
          </w:tcPr>
          <w:p w14:paraId="2526D689" w14:textId="66671199" w:rsidR="003F1598" w:rsidRPr="000F1FCE" w:rsidRDefault="001214E6" w:rsidP="00A01A4A">
            <w:pPr>
              <w:spacing w:line="276" w:lineRule="auto"/>
              <w:ind w:left="60" w:right="129"/>
              <w:jc w:val="center"/>
              <w:textAlignment w:val="baseline"/>
              <w:rPr>
                <w:rFonts w:ascii="Arial" w:hAnsi="Arial" w:cs="Arial"/>
                <w:sz w:val="20"/>
                <w:szCs w:val="20"/>
              </w:rPr>
            </w:pPr>
            <w:r>
              <w:rPr>
                <w:rFonts w:ascii="Arial" w:hAnsi="Arial" w:cs="Arial"/>
                <w:noProof/>
                <w:sz w:val="20"/>
                <w:szCs w:val="20"/>
              </w:rPr>
              <w:drawing>
                <wp:inline distT="0" distB="0" distL="0" distR="0" wp14:anchorId="1B1B07E8" wp14:editId="58CD5350">
                  <wp:extent cx="2133041" cy="1376680"/>
                  <wp:effectExtent l="0" t="0" r="635" b="0"/>
                  <wp:docPr id="1312019058"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19058" name="Imagen 1312019058"/>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165984" cy="1397942"/>
                          </a:xfrm>
                          <a:prstGeom prst="rect">
                            <a:avLst/>
                          </a:prstGeom>
                        </pic:spPr>
                      </pic:pic>
                    </a:graphicData>
                  </a:graphic>
                </wp:inline>
              </w:drawing>
            </w:r>
          </w:p>
        </w:tc>
        <w:tc>
          <w:tcPr>
            <w:tcW w:w="4665" w:type="dxa"/>
            <w:tcBorders>
              <w:top w:val="single" w:sz="6" w:space="0" w:color="auto"/>
              <w:left w:val="single" w:sz="6" w:space="0" w:color="auto"/>
              <w:bottom w:val="single" w:sz="6" w:space="0" w:color="auto"/>
              <w:right w:val="single" w:sz="6" w:space="0" w:color="auto"/>
            </w:tcBorders>
            <w:hideMark/>
          </w:tcPr>
          <w:p w14:paraId="5E01039A" w14:textId="20A206D1" w:rsidR="004612B3" w:rsidRPr="000F1FCE" w:rsidRDefault="004612B3" w:rsidP="00A01A4A">
            <w:pPr>
              <w:spacing w:line="276" w:lineRule="auto"/>
              <w:jc w:val="both"/>
              <w:textAlignment w:val="baseline"/>
              <w:rPr>
                <w:rFonts w:ascii="Arial" w:hAnsi="Arial" w:cs="Arial"/>
                <w:sz w:val="20"/>
                <w:szCs w:val="20"/>
              </w:rPr>
            </w:pPr>
            <w:r w:rsidRPr="004612B3">
              <w:rPr>
                <w:rFonts w:ascii="Arial" w:hAnsi="Arial" w:cs="Arial"/>
                <w:sz w:val="20"/>
                <w:szCs w:val="20"/>
              </w:rPr>
              <w:t xml:space="preserve">Las Buenas Prácticas de Manufactura (BPM) son procedimientos y controles que garantizan la inocuidad de los alimentos. En la carne, su aplicación es más estricta debido a su alta </w:t>
            </w:r>
            <w:proofErr w:type="spellStart"/>
            <w:r w:rsidRPr="004612B3">
              <w:rPr>
                <w:rFonts w:ascii="Arial" w:hAnsi="Arial" w:cs="Arial"/>
                <w:sz w:val="20"/>
                <w:szCs w:val="20"/>
              </w:rPr>
              <w:t>perecibilidad</w:t>
            </w:r>
            <w:proofErr w:type="spellEnd"/>
            <w:r w:rsidRPr="004612B3">
              <w:rPr>
                <w:rFonts w:ascii="Arial" w:hAnsi="Arial" w:cs="Arial"/>
                <w:sz w:val="20"/>
                <w:szCs w:val="20"/>
              </w:rPr>
              <w:t xml:space="preserve"> y susceptibilidad al crecimiento de microorganismos.</w:t>
            </w:r>
          </w:p>
        </w:tc>
      </w:tr>
    </w:tbl>
    <w:p w14:paraId="4A195656" w14:textId="77777777" w:rsidR="003F1598" w:rsidRDefault="003F1598" w:rsidP="003F1598"/>
    <w:p w14:paraId="63772A24" w14:textId="77777777" w:rsidR="007F30C9" w:rsidRDefault="007F30C9" w:rsidP="007F30C9">
      <w:pPr>
        <w:pStyle w:val="NormalWeb"/>
        <w:spacing w:before="0" w:beforeAutospacing="0" w:after="0" w:afterAutospacing="0" w:line="276" w:lineRule="auto"/>
        <w:ind w:left="567"/>
        <w:jc w:val="both"/>
        <w:rPr>
          <w:rFonts w:ascii="Arial" w:hAnsi="Arial" w:cs="Arial"/>
          <w:color w:val="000000" w:themeColor="text1"/>
          <w:sz w:val="20"/>
          <w:szCs w:val="20"/>
        </w:rPr>
      </w:pPr>
      <w:r w:rsidRPr="007F30C9">
        <w:rPr>
          <w:rFonts w:ascii="Arial" w:hAnsi="Arial" w:cs="Arial"/>
          <w:color w:val="000000" w:themeColor="text1"/>
          <w:sz w:val="20"/>
          <w:szCs w:val="20"/>
        </w:rPr>
        <w:t>En este apartado se explica qué es un manipulador de alimentos, su importancia, las normas básicas de higiene y los requisitos que debe cumplir.</w:t>
      </w:r>
    </w:p>
    <w:p w14:paraId="521F0AB2" w14:textId="77777777" w:rsidR="007F30C9" w:rsidRDefault="007F30C9" w:rsidP="007F30C9">
      <w:pPr>
        <w:pStyle w:val="NormalWeb"/>
        <w:spacing w:before="0" w:beforeAutospacing="0" w:after="0" w:afterAutospacing="0" w:line="276" w:lineRule="auto"/>
        <w:ind w:left="567"/>
        <w:jc w:val="both"/>
        <w:rPr>
          <w:rFonts w:ascii="Arial" w:hAnsi="Arial" w:cs="Arial"/>
          <w:color w:val="000000" w:themeColor="text1"/>
          <w:sz w:val="20"/>
          <w:szCs w:val="20"/>
        </w:rPr>
      </w:pPr>
    </w:p>
    <w:p w14:paraId="33C43025" w14:textId="77777777" w:rsidR="007F30C9" w:rsidRDefault="007F30C9" w:rsidP="007F30C9">
      <w:pPr>
        <w:pStyle w:val="NormalWeb"/>
        <w:spacing w:before="0" w:beforeAutospacing="0" w:after="0" w:afterAutospacing="0" w:line="276" w:lineRule="auto"/>
        <w:ind w:left="567"/>
        <w:jc w:val="both"/>
        <w:rPr>
          <w:rFonts w:ascii="Arial" w:hAnsi="Arial" w:cs="Arial"/>
          <w:color w:val="000000" w:themeColor="text1"/>
          <w:sz w:val="20"/>
          <w:szCs w:val="20"/>
        </w:rPr>
      </w:pPr>
    </w:p>
    <w:p w14:paraId="76C56DC4" w14:textId="77777777" w:rsidR="007F30C9" w:rsidRPr="007F30C9" w:rsidRDefault="007F30C9" w:rsidP="007F30C9">
      <w:pPr>
        <w:pStyle w:val="NormalWeb"/>
        <w:spacing w:before="0" w:beforeAutospacing="0" w:after="0" w:afterAutospacing="0" w:line="276" w:lineRule="auto"/>
        <w:ind w:left="567"/>
        <w:jc w:val="both"/>
        <w:rPr>
          <w:rFonts w:ascii="Arial" w:hAnsi="Arial" w:cs="Arial"/>
          <w:color w:val="000000" w:themeColor="text1"/>
          <w:sz w:val="20"/>
          <w:szCs w:val="20"/>
        </w:rPr>
      </w:pPr>
    </w:p>
    <w:p w14:paraId="5FA6F816" w14:textId="035E3C4E" w:rsidR="003F1598" w:rsidRDefault="003F1598" w:rsidP="007F30C9">
      <w:pPr>
        <w:pStyle w:val="NormalWeb"/>
        <w:spacing w:before="0" w:beforeAutospacing="0" w:after="0" w:afterAutospacing="0" w:line="276" w:lineRule="auto"/>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7F30C9" w:rsidRPr="00076D99" w14:paraId="0EA9F0A6" w14:textId="77777777" w:rsidTr="00A01A4A">
        <w:tc>
          <w:tcPr>
            <w:tcW w:w="9962" w:type="dxa"/>
            <w:gridSpan w:val="3"/>
            <w:shd w:val="clear" w:color="auto" w:fill="9BBB59" w:themeFill="accent3"/>
          </w:tcPr>
          <w:p w14:paraId="00927BF4" w14:textId="7506A172" w:rsidR="007F30C9" w:rsidRPr="00076D99" w:rsidRDefault="007F30C9"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lastRenderedPageBreak/>
              <w:t>Slide</w:t>
            </w:r>
          </w:p>
        </w:tc>
      </w:tr>
      <w:tr w:rsidR="007F30C9" w:rsidRPr="00076D99" w14:paraId="6793C1F3" w14:textId="77777777" w:rsidTr="00A01A4A">
        <w:trPr>
          <w:trHeight w:val="550"/>
        </w:trPr>
        <w:tc>
          <w:tcPr>
            <w:tcW w:w="2122" w:type="dxa"/>
          </w:tcPr>
          <w:p w14:paraId="702A7FE2" w14:textId="77777777" w:rsidR="007F30C9" w:rsidRPr="00FD03D0" w:rsidRDefault="007F30C9" w:rsidP="007F30C9">
            <w:pPr>
              <w:pStyle w:val="Ttulo2"/>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¿Qué es un manipulador de carne?</w:t>
            </w:r>
          </w:p>
          <w:p w14:paraId="140FFA8B" w14:textId="77777777" w:rsidR="007F30C9" w:rsidRPr="000C435D" w:rsidRDefault="007F30C9" w:rsidP="00A01A4A">
            <w:pPr>
              <w:spacing w:line="276" w:lineRule="auto"/>
              <w:jc w:val="both"/>
              <w:rPr>
                <w:rFonts w:ascii="Arial" w:hAnsi="Arial" w:cs="Arial"/>
                <w:b/>
                <w:bCs/>
                <w:color w:val="000000" w:themeColor="text1"/>
                <w:sz w:val="20"/>
                <w:szCs w:val="20"/>
              </w:rPr>
            </w:pPr>
          </w:p>
        </w:tc>
        <w:tc>
          <w:tcPr>
            <w:tcW w:w="4819" w:type="dxa"/>
          </w:tcPr>
          <w:p w14:paraId="6F1AF8F5" w14:textId="77777777" w:rsidR="00E517E9" w:rsidRPr="00E517E9" w:rsidRDefault="00E517E9" w:rsidP="00E517E9">
            <w:pPr>
              <w:pStyle w:val="NormalWeb"/>
              <w:spacing w:before="0" w:beforeAutospacing="0" w:after="0" w:afterAutospacing="0" w:line="276" w:lineRule="auto"/>
              <w:jc w:val="both"/>
              <w:rPr>
                <w:rFonts w:ascii="Arial" w:hAnsi="Arial" w:cs="Arial"/>
                <w:color w:val="000000" w:themeColor="text1"/>
                <w:sz w:val="20"/>
                <w:szCs w:val="20"/>
              </w:rPr>
            </w:pPr>
            <w:r w:rsidRPr="00E517E9">
              <w:rPr>
                <w:rFonts w:ascii="Arial" w:hAnsi="Arial" w:cs="Arial"/>
                <w:color w:val="000000" w:themeColor="text1"/>
                <w:sz w:val="20"/>
                <w:szCs w:val="20"/>
              </w:rPr>
              <w:t>Un manipulador de carne es toda persona que interviene directa o indirectamente en el proceso, desde el sacrificio hasta la venta, incluyendo actividades como corte, almacenamiento, transporte y procesamiento.</w:t>
            </w:r>
          </w:p>
          <w:p w14:paraId="0B36F55B" w14:textId="77777777" w:rsidR="00E517E9" w:rsidRDefault="00E517E9" w:rsidP="00E517E9">
            <w:pPr>
              <w:pStyle w:val="NormalWeb"/>
              <w:spacing w:before="0" w:beforeAutospacing="0" w:after="0" w:afterAutospacing="0" w:line="276" w:lineRule="auto"/>
              <w:jc w:val="both"/>
              <w:rPr>
                <w:rFonts w:ascii="Arial" w:hAnsi="Arial" w:cs="Arial"/>
                <w:color w:val="000000" w:themeColor="text1"/>
                <w:sz w:val="20"/>
                <w:szCs w:val="20"/>
              </w:rPr>
            </w:pPr>
          </w:p>
          <w:p w14:paraId="77E57BE8" w14:textId="4D1399C6" w:rsidR="007F30C9" w:rsidRPr="006956AB" w:rsidRDefault="00E517E9" w:rsidP="00E517E9">
            <w:pPr>
              <w:pStyle w:val="NormalWeb"/>
              <w:spacing w:before="0" w:beforeAutospacing="0" w:after="0" w:afterAutospacing="0" w:line="276" w:lineRule="auto"/>
              <w:jc w:val="both"/>
              <w:rPr>
                <w:rFonts w:ascii="Arial" w:hAnsi="Arial" w:cs="Arial"/>
                <w:color w:val="000000" w:themeColor="text1"/>
                <w:sz w:val="20"/>
                <w:szCs w:val="20"/>
              </w:rPr>
            </w:pPr>
            <w:r w:rsidRPr="00E517E9">
              <w:rPr>
                <w:rFonts w:ascii="Arial" w:hAnsi="Arial" w:cs="Arial"/>
                <w:color w:val="000000" w:themeColor="text1"/>
                <w:sz w:val="20"/>
                <w:szCs w:val="20"/>
              </w:rPr>
              <w:t>Es clave en el control sanitario, ya que puede prevenir o generar contaminación; por ello, su higiene, formación y comportamiento son determinantes.</w:t>
            </w:r>
          </w:p>
        </w:tc>
        <w:tc>
          <w:tcPr>
            <w:tcW w:w="3021" w:type="dxa"/>
          </w:tcPr>
          <w:p w14:paraId="39CF7A4D" w14:textId="624E14FA" w:rsidR="007F30C9" w:rsidRPr="00076D99" w:rsidRDefault="001001FB"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6887AFC8" wp14:editId="6A2B944D">
                  <wp:extent cx="1781175" cy="1362710"/>
                  <wp:effectExtent l="0" t="0" r="0" b="0"/>
                  <wp:docPr id="10759899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8994" name="Imagen 107598994"/>
                          <pic:cNvPicPr/>
                        </pic:nvPicPr>
                        <pic:blipFill>
                          <a:blip r:embed="rId74">
                            <a:extLst>
                              <a:ext uri="{28A0092B-C50C-407E-A947-70E740481C1C}">
                                <a14:useLocalDpi xmlns:a14="http://schemas.microsoft.com/office/drawing/2010/main" val="0"/>
                              </a:ext>
                            </a:extLst>
                          </a:blip>
                          <a:stretch>
                            <a:fillRect/>
                          </a:stretch>
                        </pic:blipFill>
                        <pic:spPr>
                          <a:xfrm>
                            <a:off x="0" y="0"/>
                            <a:ext cx="1781175" cy="1362710"/>
                          </a:xfrm>
                          <a:prstGeom prst="rect">
                            <a:avLst/>
                          </a:prstGeom>
                        </pic:spPr>
                      </pic:pic>
                    </a:graphicData>
                  </a:graphic>
                </wp:inline>
              </w:drawing>
            </w:r>
          </w:p>
        </w:tc>
      </w:tr>
      <w:tr w:rsidR="0011782A" w:rsidRPr="00076D99" w14:paraId="468DBC08" w14:textId="77777777" w:rsidTr="00A01A4A">
        <w:trPr>
          <w:trHeight w:val="550"/>
        </w:trPr>
        <w:tc>
          <w:tcPr>
            <w:tcW w:w="2122" w:type="dxa"/>
          </w:tcPr>
          <w:p w14:paraId="3A770C79" w14:textId="77777777" w:rsidR="0011782A" w:rsidRPr="00FD03D0" w:rsidRDefault="0011782A" w:rsidP="0011782A">
            <w:pPr>
              <w:pStyle w:val="Ttulo2"/>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Principios generales de higiene de los alimentos</w:t>
            </w:r>
          </w:p>
          <w:p w14:paraId="3EE7441A" w14:textId="77777777" w:rsidR="0011782A" w:rsidRPr="00FD03D0" w:rsidRDefault="0011782A" w:rsidP="007F30C9">
            <w:pPr>
              <w:pStyle w:val="Ttulo2"/>
              <w:spacing w:before="0" w:after="0" w:line="276" w:lineRule="auto"/>
              <w:jc w:val="both"/>
              <w:rPr>
                <w:rStyle w:val="Textoennegrita"/>
                <w:rFonts w:ascii="Arial" w:hAnsi="Arial" w:cs="Arial"/>
                <w:color w:val="000000" w:themeColor="text1"/>
                <w:sz w:val="20"/>
                <w:szCs w:val="20"/>
              </w:rPr>
            </w:pPr>
          </w:p>
        </w:tc>
        <w:tc>
          <w:tcPr>
            <w:tcW w:w="4819" w:type="dxa"/>
          </w:tcPr>
          <w:p w14:paraId="3CD157CF" w14:textId="77777777" w:rsidR="006A20BF" w:rsidRDefault="006A20BF" w:rsidP="006A20BF">
            <w:pPr>
              <w:pStyle w:val="NormalWeb"/>
              <w:spacing w:before="0" w:beforeAutospacing="0" w:after="0" w:afterAutospacing="0" w:line="276" w:lineRule="auto"/>
              <w:jc w:val="both"/>
              <w:rPr>
                <w:rFonts w:ascii="Arial" w:hAnsi="Arial" w:cs="Arial"/>
                <w:color w:val="000000" w:themeColor="text1"/>
                <w:sz w:val="20"/>
                <w:szCs w:val="20"/>
              </w:rPr>
            </w:pPr>
            <w:r w:rsidRPr="006A20BF">
              <w:rPr>
                <w:rFonts w:ascii="Arial" w:hAnsi="Arial" w:cs="Arial"/>
                <w:color w:val="000000" w:themeColor="text1"/>
                <w:sz w:val="20"/>
                <w:szCs w:val="20"/>
              </w:rPr>
              <w:t>Los principios de higiene tienen como objetivo garantizar que los alimentos sean seguros en todas las etapas de la cadena productiva.</w:t>
            </w:r>
          </w:p>
          <w:p w14:paraId="422B0E09" w14:textId="77777777" w:rsidR="006A20BF" w:rsidRPr="006A20BF" w:rsidRDefault="006A20BF" w:rsidP="006A20BF">
            <w:pPr>
              <w:pStyle w:val="NormalWeb"/>
              <w:spacing w:before="0" w:beforeAutospacing="0" w:after="0" w:afterAutospacing="0" w:line="276" w:lineRule="auto"/>
              <w:jc w:val="both"/>
              <w:rPr>
                <w:rFonts w:ascii="Arial" w:hAnsi="Arial" w:cs="Arial"/>
                <w:color w:val="000000" w:themeColor="text1"/>
                <w:sz w:val="20"/>
                <w:szCs w:val="20"/>
              </w:rPr>
            </w:pPr>
          </w:p>
          <w:p w14:paraId="492C6C8A" w14:textId="5EA89560" w:rsidR="0011782A" w:rsidRPr="006956AB" w:rsidRDefault="006A20BF" w:rsidP="006A20BF">
            <w:pPr>
              <w:pStyle w:val="NormalWeb"/>
              <w:spacing w:before="0" w:beforeAutospacing="0" w:after="0" w:afterAutospacing="0" w:line="276" w:lineRule="auto"/>
              <w:jc w:val="both"/>
              <w:rPr>
                <w:rFonts w:ascii="Arial" w:hAnsi="Arial" w:cs="Arial"/>
                <w:color w:val="000000" w:themeColor="text1"/>
                <w:sz w:val="20"/>
                <w:szCs w:val="20"/>
              </w:rPr>
            </w:pPr>
            <w:r w:rsidRPr="006A20BF">
              <w:rPr>
                <w:rFonts w:ascii="Arial" w:hAnsi="Arial" w:cs="Arial"/>
                <w:color w:val="000000" w:themeColor="text1"/>
                <w:sz w:val="20"/>
                <w:szCs w:val="20"/>
              </w:rPr>
              <w:t>Son fundamentales porque previenen enfermedades transmitidas por alimentos (ETA), reducen la carga microbiana y mantienen la calidad del producto. En Colombia, están regulados por la Resolución 2674 de 2013, que establece los requisitos sanitarios para la manipulación de alimentos.</w:t>
            </w:r>
          </w:p>
        </w:tc>
        <w:tc>
          <w:tcPr>
            <w:tcW w:w="3021" w:type="dxa"/>
          </w:tcPr>
          <w:p w14:paraId="484CD4D5" w14:textId="5748CEB5" w:rsidR="0011782A" w:rsidRPr="00076D99" w:rsidRDefault="00ED0A9E"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1F2ED5E4" wp14:editId="53985A9A">
                  <wp:extent cx="1781175" cy="1389380"/>
                  <wp:effectExtent l="0" t="0" r="0" b="0"/>
                  <wp:docPr id="976344744"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44744" name="Imagen 976344744"/>
                          <pic:cNvPicPr/>
                        </pic:nvPicPr>
                        <pic:blipFill>
                          <a:blip r:embed="rId75">
                            <a:extLst>
                              <a:ext uri="{28A0092B-C50C-407E-A947-70E740481C1C}">
                                <a14:useLocalDpi xmlns:a14="http://schemas.microsoft.com/office/drawing/2010/main" val="0"/>
                              </a:ext>
                            </a:extLst>
                          </a:blip>
                          <a:stretch>
                            <a:fillRect/>
                          </a:stretch>
                        </pic:blipFill>
                        <pic:spPr>
                          <a:xfrm>
                            <a:off x="0" y="0"/>
                            <a:ext cx="1781175" cy="1389380"/>
                          </a:xfrm>
                          <a:prstGeom prst="rect">
                            <a:avLst/>
                          </a:prstGeom>
                        </pic:spPr>
                      </pic:pic>
                    </a:graphicData>
                  </a:graphic>
                </wp:inline>
              </w:drawing>
            </w:r>
          </w:p>
        </w:tc>
      </w:tr>
      <w:tr w:rsidR="006A20BF" w:rsidRPr="00076D99" w14:paraId="2B17DF82" w14:textId="77777777" w:rsidTr="00A01A4A">
        <w:trPr>
          <w:trHeight w:val="550"/>
        </w:trPr>
        <w:tc>
          <w:tcPr>
            <w:tcW w:w="2122" w:type="dxa"/>
          </w:tcPr>
          <w:p w14:paraId="61001019" w14:textId="77777777" w:rsidR="006A20BF" w:rsidRPr="00FD03D0" w:rsidRDefault="006A20BF" w:rsidP="006A20BF">
            <w:pPr>
              <w:pStyle w:val="Ttulo2"/>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Requisitos del manipulador de alimentos</w:t>
            </w:r>
          </w:p>
          <w:p w14:paraId="2475B264" w14:textId="77777777" w:rsidR="006A20BF" w:rsidRPr="00FD03D0" w:rsidRDefault="006A20BF" w:rsidP="0011782A">
            <w:pPr>
              <w:pStyle w:val="Ttulo2"/>
              <w:spacing w:before="0" w:after="0" w:line="276" w:lineRule="auto"/>
              <w:jc w:val="both"/>
              <w:rPr>
                <w:rStyle w:val="Textoennegrita"/>
                <w:rFonts w:ascii="Arial" w:hAnsi="Arial" w:cs="Arial"/>
                <w:color w:val="000000" w:themeColor="text1"/>
                <w:sz w:val="20"/>
                <w:szCs w:val="20"/>
              </w:rPr>
            </w:pPr>
          </w:p>
        </w:tc>
        <w:tc>
          <w:tcPr>
            <w:tcW w:w="4819" w:type="dxa"/>
          </w:tcPr>
          <w:p w14:paraId="437A1A43" w14:textId="77777777" w:rsidR="0097014A" w:rsidRPr="0097014A" w:rsidRDefault="0097014A" w:rsidP="0097014A">
            <w:pPr>
              <w:pStyle w:val="NormalWeb"/>
              <w:jc w:val="both"/>
              <w:rPr>
                <w:rFonts w:ascii="Arial" w:hAnsi="Arial" w:cs="Arial"/>
                <w:sz w:val="20"/>
                <w:szCs w:val="20"/>
              </w:rPr>
            </w:pPr>
            <w:r w:rsidRPr="0097014A">
              <w:rPr>
                <w:rFonts w:ascii="Arial" w:hAnsi="Arial" w:cs="Arial"/>
                <w:sz w:val="20"/>
                <w:szCs w:val="20"/>
              </w:rPr>
              <w:t>Estos requisitos garantizan que el personal no represente riesgo sanitario.</w:t>
            </w:r>
          </w:p>
          <w:p w14:paraId="4C8E81EE" w14:textId="77777777" w:rsidR="0097014A" w:rsidRDefault="0097014A" w:rsidP="00D94118">
            <w:pPr>
              <w:pStyle w:val="NormalWeb"/>
              <w:numPr>
                <w:ilvl w:val="1"/>
                <w:numId w:val="23"/>
              </w:numPr>
              <w:ind w:left="311"/>
              <w:jc w:val="both"/>
              <w:rPr>
                <w:rFonts w:ascii="Arial" w:hAnsi="Arial" w:cs="Arial"/>
                <w:sz w:val="20"/>
                <w:szCs w:val="20"/>
              </w:rPr>
            </w:pPr>
            <w:r w:rsidRPr="0097014A">
              <w:rPr>
                <w:rStyle w:val="Textoennegrita"/>
                <w:rFonts w:ascii="Arial" w:hAnsi="Arial" w:cs="Arial"/>
                <w:sz w:val="20"/>
                <w:szCs w:val="20"/>
              </w:rPr>
              <w:t>Examen médico:</w:t>
            </w:r>
            <w:r w:rsidRPr="0097014A">
              <w:rPr>
                <w:rFonts w:ascii="Arial" w:hAnsi="Arial" w:cs="Arial"/>
                <w:sz w:val="20"/>
                <w:szCs w:val="20"/>
              </w:rPr>
              <w:t xml:space="preserve"> anual para verificar salud.</w:t>
            </w:r>
          </w:p>
          <w:p w14:paraId="3E6AC1CE" w14:textId="77777777" w:rsidR="00E14F6A" w:rsidRDefault="0097014A" w:rsidP="00D94118">
            <w:pPr>
              <w:pStyle w:val="NormalWeb"/>
              <w:numPr>
                <w:ilvl w:val="1"/>
                <w:numId w:val="23"/>
              </w:numPr>
              <w:ind w:left="311"/>
              <w:jc w:val="both"/>
              <w:rPr>
                <w:rFonts w:ascii="Arial" w:hAnsi="Arial" w:cs="Arial"/>
                <w:sz w:val="20"/>
                <w:szCs w:val="20"/>
              </w:rPr>
            </w:pPr>
            <w:r w:rsidRPr="0097014A">
              <w:rPr>
                <w:rStyle w:val="Textoennegrita"/>
                <w:rFonts w:ascii="Arial" w:hAnsi="Arial" w:cs="Arial"/>
                <w:sz w:val="20"/>
                <w:szCs w:val="20"/>
              </w:rPr>
              <w:t>Control en enfermedad:</w:t>
            </w:r>
            <w:r w:rsidRPr="0097014A">
              <w:rPr>
                <w:rFonts w:ascii="Arial" w:hAnsi="Arial" w:cs="Arial"/>
                <w:sz w:val="20"/>
                <w:szCs w:val="20"/>
              </w:rPr>
              <w:t xml:space="preserve"> retiro temporal ante síntomas.</w:t>
            </w:r>
          </w:p>
          <w:p w14:paraId="3CF81E81" w14:textId="77777777" w:rsidR="00E14F6A" w:rsidRDefault="0097014A" w:rsidP="00D94118">
            <w:pPr>
              <w:pStyle w:val="NormalWeb"/>
              <w:numPr>
                <w:ilvl w:val="1"/>
                <w:numId w:val="23"/>
              </w:numPr>
              <w:ind w:left="311"/>
              <w:jc w:val="both"/>
              <w:rPr>
                <w:rFonts w:ascii="Arial" w:hAnsi="Arial" w:cs="Arial"/>
                <w:sz w:val="20"/>
                <w:szCs w:val="20"/>
              </w:rPr>
            </w:pPr>
            <w:r w:rsidRPr="0097014A">
              <w:rPr>
                <w:rStyle w:val="Textoennegrita"/>
                <w:rFonts w:ascii="Arial" w:hAnsi="Arial" w:cs="Arial"/>
                <w:sz w:val="20"/>
                <w:szCs w:val="20"/>
              </w:rPr>
              <w:t>Pruebas de laboratorio:</w:t>
            </w:r>
            <w:r w:rsidRPr="0097014A">
              <w:rPr>
                <w:rFonts w:ascii="Arial" w:hAnsi="Arial" w:cs="Arial"/>
                <w:sz w:val="20"/>
                <w:szCs w:val="20"/>
              </w:rPr>
              <w:t xml:space="preserve"> según indicación médica.</w:t>
            </w:r>
          </w:p>
          <w:p w14:paraId="5249626C" w14:textId="678F5073" w:rsidR="0097014A" w:rsidRPr="006A20BF" w:rsidRDefault="0097014A" w:rsidP="00D94118">
            <w:pPr>
              <w:pStyle w:val="NormalWeb"/>
              <w:numPr>
                <w:ilvl w:val="1"/>
                <w:numId w:val="23"/>
              </w:numPr>
              <w:ind w:left="311"/>
              <w:jc w:val="both"/>
              <w:rPr>
                <w:rFonts w:ascii="Arial" w:hAnsi="Arial" w:cs="Arial"/>
                <w:color w:val="000000" w:themeColor="text1"/>
                <w:sz w:val="20"/>
                <w:szCs w:val="20"/>
              </w:rPr>
            </w:pPr>
            <w:r w:rsidRPr="0097014A">
              <w:rPr>
                <w:rStyle w:val="Textoennegrita"/>
                <w:rFonts w:ascii="Arial" w:hAnsi="Arial" w:cs="Arial"/>
                <w:sz w:val="20"/>
                <w:szCs w:val="20"/>
              </w:rPr>
              <w:t>Cumplimiento de tratamientos:</w:t>
            </w:r>
            <w:r w:rsidRPr="0097014A">
              <w:rPr>
                <w:rFonts w:ascii="Arial" w:hAnsi="Arial" w:cs="Arial"/>
                <w:sz w:val="20"/>
                <w:szCs w:val="20"/>
              </w:rPr>
              <w:t xml:space="preserve"> obligatorio antes de reincorporarse.</w:t>
            </w:r>
          </w:p>
        </w:tc>
        <w:tc>
          <w:tcPr>
            <w:tcW w:w="3021" w:type="dxa"/>
          </w:tcPr>
          <w:p w14:paraId="6451A445" w14:textId="6CE309D4" w:rsidR="006A20BF" w:rsidRPr="00076D99" w:rsidRDefault="00ED0A9E"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5CFCECB2" wp14:editId="4CC7073C">
                  <wp:extent cx="1781175" cy="1393190"/>
                  <wp:effectExtent l="0" t="0" r="0" b="3810"/>
                  <wp:docPr id="65317651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76516" name="Imagen 653176516"/>
                          <pic:cNvPicPr/>
                        </pic:nvPicPr>
                        <pic:blipFill>
                          <a:blip r:embed="rId76">
                            <a:extLst>
                              <a:ext uri="{28A0092B-C50C-407E-A947-70E740481C1C}">
                                <a14:useLocalDpi xmlns:a14="http://schemas.microsoft.com/office/drawing/2010/main" val="0"/>
                              </a:ext>
                            </a:extLst>
                          </a:blip>
                          <a:stretch>
                            <a:fillRect/>
                          </a:stretch>
                        </pic:blipFill>
                        <pic:spPr>
                          <a:xfrm>
                            <a:off x="0" y="0"/>
                            <a:ext cx="1781175" cy="1393190"/>
                          </a:xfrm>
                          <a:prstGeom prst="rect">
                            <a:avLst/>
                          </a:prstGeom>
                        </pic:spPr>
                      </pic:pic>
                    </a:graphicData>
                  </a:graphic>
                </wp:inline>
              </w:drawing>
            </w:r>
          </w:p>
        </w:tc>
      </w:tr>
    </w:tbl>
    <w:p w14:paraId="3B2F76FF" w14:textId="77777777" w:rsidR="007F30C9" w:rsidRPr="008815AD" w:rsidRDefault="007F30C9" w:rsidP="007F30C9">
      <w:pPr>
        <w:pStyle w:val="NormalWeb"/>
        <w:spacing w:before="0" w:beforeAutospacing="0" w:after="0" w:afterAutospacing="0" w:line="276" w:lineRule="auto"/>
        <w:jc w:val="both"/>
        <w:rPr>
          <w:rFonts w:ascii="Arial" w:hAnsi="Arial" w:cs="Arial"/>
          <w:color w:val="000000" w:themeColor="text1"/>
          <w:sz w:val="20"/>
          <w:szCs w:val="20"/>
        </w:rPr>
      </w:pPr>
    </w:p>
    <w:p w14:paraId="46320A8E" w14:textId="2136A6CF" w:rsidR="00FC0394" w:rsidRDefault="00FC0394" w:rsidP="00FC0394">
      <w:pPr>
        <w:pStyle w:val="NormalWeb"/>
        <w:spacing w:before="0" w:beforeAutospacing="0" w:after="0" w:afterAutospacing="0" w:line="276" w:lineRule="auto"/>
        <w:ind w:left="567"/>
        <w:jc w:val="both"/>
        <w:rPr>
          <w:rFonts w:ascii="Arial" w:hAnsi="Arial" w:cs="Arial"/>
          <w:color w:val="000000" w:themeColor="text1"/>
          <w:sz w:val="20"/>
          <w:szCs w:val="20"/>
        </w:rPr>
      </w:pPr>
      <w:r w:rsidRPr="00FC0394">
        <w:rPr>
          <w:rFonts w:ascii="Arial" w:hAnsi="Arial" w:cs="Arial"/>
          <w:color w:val="000000" w:themeColor="text1"/>
          <w:sz w:val="20"/>
          <w:szCs w:val="20"/>
        </w:rPr>
        <w:t>Continuando con el estudio de los requisitos, se presentan a continuación los aspectos sanitarios</w:t>
      </w:r>
      <w:r w:rsidR="003B6ECD">
        <w:rPr>
          <w:rFonts w:ascii="Arial" w:hAnsi="Arial" w:cs="Arial"/>
          <w:color w:val="000000" w:themeColor="text1"/>
          <w:sz w:val="20"/>
          <w:szCs w:val="20"/>
        </w:rPr>
        <w:t>.</w:t>
      </w:r>
    </w:p>
    <w:p w14:paraId="2181E811" w14:textId="77777777" w:rsidR="00FF185F" w:rsidRPr="00FC0394" w:rsidRDefault="00FF185F" w:rsidP="00FC0394">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FC0394" w:rsidRPr="00076D99" w14:paraId="20D73C84" w14:textId="77777777" w:rsidTr="00A01A4A">
        <w:tc>
          <w:tcPr>
            <w:tcW w:w="9962" w:type="dxa"/>
            <w:gridSpan w:val="3"/>
            <w:shd w:val="clear" w:color="auto" w:fill="9BBB59" w:themeFill="accent3"/>
          </w:tcPr>
          <w:p w14:paraId="117A6DE9" w14:textId="34226572" w:rsidR="00FC0394" w:rsidRPr="00076D99" w:rsidRDefault="006C1F9C"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Pasos</w:t>
            </w:r>
          </w:p>
        </w:tc>
      </w:tr>
      <w:tr w:rsidR="00FF185F" w:rsidRPr="00076D99" w14:paraId="1C957526" w14:textId="77777777" w:rsidTr="00A01A4A">
        <w:trPr>
          <w:trHeight w:val="550"/>
        </w:trPr>
        <w:tc>
          <w:tcPr>
            <w:tcW w:w="2122" w:type="dxa"/>
          </w:tcPr>
          <w:p w14:paraId="2519C7E8" w14:textId="77777777" w:rsidR="006C1F9C" w:rsidRPr="00FD03D0" w:rsidRDefault="006C1F9C" w:rsidP="006C1F9C">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1. Examen médico</w:t>
            </w:r>
          </w:p>
          <w:p w14:paraId="31E065EB" w14:textId="77777777" w:rsidR="006C1F9C" w:rsidRPr="006C1F9C" w:rsidRDefault="006C1F9C" w:rsidP="006C1F9C"/>
        </w:tc>
        <w:tc>
          <w:tcPr>
            <w:tcW w:w="4819" w:type="dxa"/>
          </w:tcPr>
          <w:p w14:paraId="1A5D5CE0" w14:textId="4D7DD357" w:rsidR="00FF185F" w:rsidRPr="0097014A" w:rsidRDefault="00566907" w:rsidP="004570B7">
            <w:pPr>
              <w:pStyle w:val="NormalWeb"/>
              <w:jc w:val="both"/>
              <w:rPr>
                <w:rFonts w:ascii="Arial" w:hAnsi="Arial" w:cs="Arial"/>
                <w:sz w:val="20"/>
                <w:szCs w:val="20"/>
              </w:rPr>
            </w:pPr>
            <w:r w:rsidRPr="00566907">
              <w:rPr>
                <w:rFonts w:ascii="Arial" w:hAnsi="Arial" w:cs="Arial"/>
                <w:sz w:val="20"/>
                <w:szCs w:val="20"/>
              </w:rPr>
              <w:t>Debe realizarse al menos una vez al año para verificar la ausencia de enfermedades infecciosas y el buen estado general de salud. Esto es importante, ya que muchas enfermedades pueden transmitirse a través de los alimentos sin que el manipulador lo note.</w:t>
            </w:r>
          </w:p>
        </w:tc>
        <w:tc>
          <w:tcPr>
            <w:tcW w:w="3021" w:type="dxa"/>
          </w:tcPr>
          <w:p w14:paraId="0AC0AC0F" w14:textId="740852AE" w:rsidR="00FF185F" w:rsidRPr="00076D99" w:rsidRDefault="008A1CA8"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7E58C5BC" wp14:editId="5AA20AE0">
                  <wp:extent cx="1088020" cy="843652"/>
                  <wp:effectExtent l="0" t="0" r="4445" b="0"/>
                  <wp:docPr id="91472542"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2542" name="Imagen 9147254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103194" cy="855418"/>
                          </a:xfrm>
                          <a:prstGeom prst="rect">
                            <a:avLst/>
                          </a:prstGeom>
                        </pic:spPr>
                      </pic:pic>
                    </a:graphicData>
                  </a:graphic>
                </wp:inline>
              </w:drawing>
            </w:r>
          </w:p>
        </w:tc>
      </w:tr>
    </w:tbl>
    <w:p w14:paraId="6B651343" w14:textId="77777777" w:rsidR="001D0307" w:rsidRDefault="001D0307" w:rsidP="000A2A08">
      <w:pPr>
        <w:pStyle w:val="Ttulo2"/>
        <w:spacing w:before="0" w:after="0" w:line="276" w:lineRule="auto"/>
        <w:jc w:val="both"/>
        <w:rPr>
          <w:rStyle w:val="Textoennegrita"/>
          <w:rFonts w:ascii="Arial" w:hAnsi="Arial" w:cs="Arial"/>
          <w:color w:val="000000" w:themeColor="text1"/>
          <w:sz w:val="20"/>
          <w:szCs w:val="20"/>
        </w:rPr>
      </w:pPr>
    </w:p>
    <w:p w14:paraId="4A70F7BB" w14:textId="77777777" w:rsidR="008A1CA8" w:rsidRDefault="008A1CA8" w:rsidP="008A1CA8"/>
    <w:p w14:paraId="7D86F28B" w14:textId="77777777" w:rsidR="00852007" w:rsidRDefault="00852007" w:rsidP="008A1CA8"/>
    <w:p w14:paraId="38C43392" w14:textId="77777777" w:rsidR="00852007" w:rsidRDefault="00852007" w:rsidP="008A1CA8"/>
    <w:p w14:paraId="1415E934" w14:textId="77777777" w:rsidR="00852007" w:rsidRDefault="00852007" w:rsidP="008A1CA8"/>
    <w:tbl>
      <w:tblPr>
        <w:tblStyle w:val="Tablaconcuadrcula"/>
        <w:tblW w:w="0" w:type="auto"/>
        <w:tblLayout w:type="fixed"/>
        <w:tblLook w:val="04A0" w:firstRow="1" w:lastRow="0" w:firstColumn="1" w:lastColumn="0" w:noHBand="0" w:noVBand="1"/>
      </w:tblPr>
      <w:tblGrid>
        <w:gridCol w:w="2122"/>
        <w:gridCol w:w="4819"/>
        <w:gridCol w:w="3021"/>
      </w:tblGrid>
      <w:tr w:rsidR="00852007" w:rsidRPr="00076D99" w14:paraId="5EEB2F6B" w14:textId="77777777" w:rsidTr="00A01A4A">
        <w:trPr>
          <w:trHeight w:val="550"/>
        </w:trPr>
        <w:tc>
          <w:tcPr>
            <w:tcW w:w="2122" w:type="dxa"/>
          </w:tcPr>
          <w:p w14:paraId="7B945020" w14:textId="77777777" w:rsidR="00852007" w:rsidRPr="00C86784" w:rsidRDefault="00852007" w:rsidP="00A01A4A">
            <w:pPr>
              <w:pStyle w:val="Ttulo3"/>
              <w:spacing w:before="0" w:after="0" w:line="276" w:lineRule="auto"/>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lastRenderedPageBreak/>
              <w:t>2. Control en caso de enfermedad</w:t>
            </w:r>
          </w:p>
        </w:tc>
        <w:tc>
          <w:tcPr>
            <w:tcW w:w="4819" w:type="dxa"/>
          </w:tcPr>
          <w:p w14:paraId="03D2E07A" w14:textId="77777777" w:rsidR="00852007" w:rsidRDefault="00852007" w:rsidP="00A01A4A">
            <w:pPr>
              <w:pStyle w:val="NormalWeb"/>
              <w:jc w:val="both"/>
              <w:rPr>
                <w:rFonts w:ascii="Arial" w:hAnsi="Arial" w:cs="Arial"/>
                <w:sz w:val="20"/>
                <w:szCs w:val="20"/>
              </w:rPr>
            </w:pPr>
            <w:r w:rsidRPr="003F137B">
              <w:rPr>
                <w:rFonts w:ascii="Arial" w:hAnsi="Arial" w:cs="Arial"/>
                <w:sz w:val="20"/>
                <w:szCs w:val="20"/>
              </w:rPr>
              <w:t>Si el trabajador presenta síntomas como fiebre, diarrea o infecciones en la piel, debe ser retirado temporalmente del proceso, con el fin de evitar la contaminación directa de los alimentos.</w:t>
            </w:r>
          </w:p>
        </w:tc>
        <w:tc>
          <w:tcPr>
            <w:tcW w:w="3021" w:type="dxa"/>
          </w:tcPr>
          <w:p w14:paraId="4BFA5DBE" w14:textId="77777777" w:rsidR="00852007" w:rsidRPr="00076D99" w:rsidRDefault="00852007"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7F86FD33" wp14:editId="78AC8BDA">
                  <wp:extent cx="1088020" cy="849082"/>
                  <wp:effectExtent l="0" t="0" r="4445" b="1905"/>
                  <wp:docPr id="975121663"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21663" name="Imagen 97512166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107028" cy="863915"/>
                          </a:xfrm>
                          <a:prstGeom prst="rect">
                            <a:avLst/>
                          </a:prstGeom>
                        </pic:spPr>
                      </pic:pic>
                    </a:graphicData>
                  </a:graphic>
                </wp:inline>
              </w:drawing>
            </w:r>
          </w:p>
        </w:tc>
      </w:tr>
      <w:tr w:rsidR="00CF3527" w:rsidRPr="00076D99" w14:paraId="385DC8CD" w14:textId="77777777" w:rsidTr="00A01A4A">
        <w:trPr>
          <w:trHeight w:val="550"/>
        </w:trPr>
        <w:tc>
          <w:tcPr>
            <w:tcW w:w="2122" w:type="dxa"/>
          </w:tcPr>
          <w:p w14:paraId="084B3BCF" w14:textId="77777777" w:rsidR="00CF3527" w:rsidRPr="00FD03D0" w:rsidRDefault="00CF3527" w:rsidP="00A01A4A">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3. Pruebas de laboratorio</w:t>
            </w:r>
          </w:p>
          <w:p w14:paraId="49423310" w14:textId="77777777" w:rsidR="00CF3527" w:rsidRPr="00FD03D0" w:rsidRDefault="00CF3527" w:rsidP="00A01A4A">
            <w:pPr>
              <w:pStyle w:val="Ttulo3"/>
              <w:spacing w:before="0" w:after="0" w:line="276" w:lineRule="auto"/>
              <w:jc w:val="both"/>
              <w:rPr>
                <w:rStyle w:val="Textoennegrita"/>
                <w:rFonts w:ascii="Arial" w:hAnsi="Arial" w:cs="Arial"/>
                <w:color w:val="000000" w:themeColor="text1"/>
                <w:sz w:val="20"/>
                <w:szCs w:val="20"/>
              </w:rPr>
            </w:pPr>
          </w:p>
        </w:tc>
        <w:tc>
          <w:tcPr>
            <w:tcW w:w="4819" w:type="dxa"/>
          </w:tcPr>
          <w:p w14:paraId="0BADD5DE" w14:textId="77777777" w:rsidR="00CF3527" w:rsidRDefault="00CF3527" w:rsidP="00A01A4A">
            <w:pPr>
              <w:pStyle w:val="NormalWeb"/>
              <w:jc w:val="both"/>
              <w:rPr>
                <w:rFonts w:ascii="Arial" w:hAnsi="Arial" w:cs="Arial"/>
                <w:sz w:val="20"/>
                <w:szCs w:val="20"/>
              </w:rPr>
            </w:pPr>
            <w:r w:rsidRPr="00A077A1">
              <w:rPr>
                <w:rFonts w:ascii="Arial" w:hAnsi="Arial" w:cs="Arial"/>
                <w:sz w:val="20"/>
                <w:szCs w:val="20"/>
              </w:rPr>
              <w:t>Las pruebas de laboratorio se realizan cuando el médico lo indique, con el fin de confirmar las condiciones sanitarias del trabajador, como en el caso de los análisis bacteriológicos.</w:t>
            </w:r>
          </w:p>
        </w:tc>
        <w:tc>
          <w:tcPr>
            <w:tcW w:w="3021" w:type="dxa"/>
          </w:tcPr>
          <w:p w14:paraId="26F24C17" w14:textId="3E53222E" w:rsidR="00CF3527" w:rsidRPr="00076D99" w:rsidRDefault="00852007"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16531BED" wp14:editId="157D585F">
                  <wp:extent cx="1099595" cy="872620"/>
                  <wp:effectExtent l="0" t="0" r="5715" b="3810"/>
                  <wp:docPr id="1456554897"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54897" name="Imagen 145655489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113842" cy="883926"/>
                          </a:xfrm>
                          <a:prstGeom prst="rect">
                            <a:avLst/>
                          </a:prstGeom>
                        </pic:spPr>
                      </pic:pic>
                    </a:graphicData>
                  </a:graphic>
                </wp:inline>
              </w:drawing>
            </w:r>
          </w:p>
        </w:tc>
      </w:tr>
      <w:tr w:rsidR="00CF3527" w:rsidRPr="00076D99" w14:paraId="09265DA6" w14:textId="77777777" w:rsidTr="00A01A4A">
        <w:trPr>
          <w:trHeight w:val="550"/>
        </w:trPr>
        <w:tc>
          <w:tcPr>
            <w:tcW w:w="2122" w:type="dxa"/>
          </w:tcPr>
          <w:p w14:paraId="00ED2E07" w14:textId="77777777" w:rsidR="00CF3527" w:rsidRPr="00FD03D0" w:rsidRDefault="00CF3527" w:rsidP="00A01A4A">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4. Cumplimiento de tratamientos</w:t>
            </w:r>
          </w:p>
          <w:p w14:paraId="260B75F2" w14:textId="77777777" w:rsidR="00CF3527" w:rsidRPr="00FD03D0" w:rsidRDefault="00CF3527" w:rsidP="00A01A4A">
            <w:pPr>
              <w:pStyle w:val="Ttulo3"/>
              <w:spacing w:before="0" w:after="0" w:line="276" w:lineRule="auto"/>
              <w:jc w:val="both"/>
              <w:rPr>
                <w:rStyle w:val="Textoennegrita"/>
                <w:rFonts w:ascii="Arial" w:hAnsi="Arial" w:cs="Arial"/>
                <w:color w:val="000000" w:themeColor="text1"/>
                <w:sz w:val="20"/>
                <w:szCs w:val="20"/>
              </w:rPr>
            </w:pPr>
          </w:p>
        </w:tc>
        <w:tc>
          <w:tcPr>
            <w:tcW w:w="4819" w:type="dxa"/>
          </w:tcPr>
          <w:p w14:paraId="20B88F9F" w14:textId="77777777" w:rsidR="00CF3527" w:rsidRDefault="00CF3527" w:rsidP="00A01A4A">
            <w:pPr>
              <w:pStyle w:val="NormalWeb"/>
              <w:jc w:val="both"/>
              <w:rPr>
                <w:rFonts w:ascii="Arial" w:hAnsi="Arial" w:cs="Arial"/>
                <w:sz w:val="20"/>
                <w:szCs w:val="20"/>
              </w:rPr>
            </w:pPr>
            <w:r w:rsidRPr="00F8734E">
              <w:rPr>
                <w:rFonts w:ascii="Arial" w:hAnsi="Arial" w:cs="Arial"/>
                <w:sz w:val="20"/>
                <w:szCs w:val="20"/>
              </w:rPr>
              <w:t>El trabajador debe completar los tratamientos médicos antes de reincorporarse a sus labores, garantizando así que no exista riesgo de contagio ni afectación a la inocuidad de los alimentos.</w:t>
            </w:r>
          </w:p>
        </w:tc>
        <w:tc>
          <w:tcPr>
            <w:tcW w:w="3021" w:type="dxa"/>
          </w:tcPr>
          <w:p w14:paraId="636A8969" w14:textId="180DDA08" w:rsidR="00CF3527" w:rsidRPr="00076D99" w:rsidRDefault="00852007"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667235E7" wp14:editId="0EC0CCCC">
                  <wp:extent cx="1088020" cy="859555"/>
                  <wp:effectExtent l="0" t="0" r="4445" b="4445"/>
                  <wp:docPr id="1775312952"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12952" name="Imagen 1775312952"/>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100771" cy="869629"/>
                          </a:xfrm>
                          <a:prstGeom prst="rect">
                            <a:avLst/>
                          </a:prstGeom>
                        </pic:spPr>
                      </pic:pic>
                    </a:graphicData>
                  </a:graphic>
                </wp:inline>
              </w:drawing>
            </w:r>
          </w:p>
        </w:tc>
      </w:tr>
    </w:tbl>
    <w:p w14:paraId="3F2D9CBE" w14:textId="77777777" w:rsidR="003B6ECD" w:rsidRDefault="003B6ECD" w:rsidP="003B6ECD"/>
    <w:p w14:paraId="6899FFF4" w14:textId="4B2E9BBE" w:rsidR="003B6ECD" w:rsidRDefault="003B6ECD" w:rsidP="003B6ECD">
      <w:pPr>
        <w:pStyle w:val="NormalWeb"/>
        <w:spacing w:before="0" w:beforeAutospacing="0" w:after="0" w:afterAutospacing="0" w:line="276" w:lineRule="auto"/>
        <w:ind w:left="567"/>
        <w:jc w:val="both"/>
        <w:rPr>
          <w:rFonts w:ascii="Arial" w:hAnsi="Arial" w:cs="Arial"/>
          <w:color w:val="000000" w:themeColor="text1"/>
          <w:sz w:val="20"/>
          <w:szCs w:val="20"/>
        </w:rPr>
      </w:pPr>
      <w:r>
        <w:rPr>
          <w:rFonts w:ascii="Arial" w:hAnsi="Arial" w:cs="Arial"/>
          <w:color w:val="000000" w:themeColor="text1"/>
          <w:sz w:val="20"/>
          <w:szCs w:val="20"/>
        </w:rPr>
        <w:t xml:space="preserve">Los </w:t>
      </w:r>
      <w:r w:rsidR="00CF3527">
        <w:rPr>
          <w:rFonts w:ascii="Arial" w:hAnsi="Arial" w:cs="Arial"/>
          <w:color w:val="000000" w:themeColor="text1"/>
          <w:sz w:val="20"/>
          <w:szCs w:val="20"/>
        </w:rPr>
        <w:t xml:space="preserve">requisitos de </w:t>
      </w:r>
      <w:r w:rsidRPr="00FC0394">
        <w:rPr>
          <w:rFonts w:ascii="Arial" w:hAnsi="Arial" w:cs="Arial"/>
          <w:color w:val="000000" w:themeColor="text1"/>
          <w:sz w:val="20"/>
          <w:szCs w:val="20"/>
        </w:rPr>
        <w:t>capacitación que debe cumplir el manipulador de alimentos</w:t>
      </w:r>
      <w:r w:rsidR="00CF3527">
        <w:rPr>
          <w:rFonts w:ascii="Arial" w:hAnsi="Arial" w:cs="Arial"/>
          <w:color w:val="000000" w:themeColor="text1"/>
          <w:sz w:val="20"/>
          <w:szCs w:val="20"/>
        </w:rPr>
        <w:t xml:space="preserve"> son:</w:t>
      </w:r>
    </w:p>
    <w:p w14:paraId="45ABBDB7" w14:textId="77777777" w:rsidR="003B6ECD" w:rsidRDefault="003B6ECD" w:rsidP="003B6ECD"/>
    <w:tbl>
      <w:tblPr>
        <w:tblStyle w:val="Tablaconcuadrcula"/>
        <w:tblW w:w="0" w:type="auto"/>
        <w:tblLayout w:type="fixed"/>
        <w:tblLook w:val="04A0" w:firstRow="1" w:lastRow="0" w:firstColumn="1" w:lastColumn="0" w:noHBand="0" w:noVBand="1"/>
      </w:tblPr>
      <w:tblGrid>
        <w:gridCol w:w="1980"/>
        <w:gridCol w:w="7982"/>
      </w:tblGrid>
      <w:tr w:rsidR="00A174CF" w:rsidRPr="00076D99" w14:paraId="0BCB3318" w14:textId="77777777" w:rsidTr="00A01A4A">
        <w:tc>
          <w:tcPr>
            <w:tcW w:w="9962" w:type="dxa"/>
            <w:gridSpan w:val="2"/>
            <w:shd w:val="clear" w:color="auto" w:fill="9BBB59" w:themeFill="accent3"/>
          </w:tcPr>
          <w:p w14:paraId="1324F4AC" w14:textId="77777777" w:rsidR="00A174CF" w:rsidRPr="00076D99" w:rsidRDefault="00A174CF"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076D99">
              <w:rPr>
                <w:rFonts w:ascii="Arial" w:hAnsi="Arial" w:cs="Arial"/>
                <w:b/>
                <w:bCs/>
                <w:color w:val="000000"/>
                <w:sz w:val="20"/>
                <w:szCs w:val="20"/>
                <w:lang w:val="es-MX"/>
              </w:rPr>
              <w:t>Acordeón</w:t>
            </w:r>
          </w:p>
        </w:tc>
      </w:tr>
      <w:tr w:rsidR="00A174CF" w:rsidRPr="00076D99" w14:paraId="1C5F5A96" w14:textId="77777777" w:rsidTr="00A01A4A">
        <w:tc>
          <w:tcPr>
            <w:tcW w:w="1980" w:type="dxa"/>
          </w:tcPr>
          <w:p w14:paraId="41C7830B" w14:textId="77777777" w:rsidR="0031652B" w:rsidRPr="00FD03D0" w:rsidRDefault="0031652B" w:rsidP="0031652B">
            <w:pPr>
              <w:pStyle w:val="Ttulo2"/>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Educación y capacitación</w:t>
            </w:r>
          </w:p>
          <w:p w14:paraId="0D73D393" w14:textId="4A1FD1FC" w:rsidR="00A174CF" w:rsidRPr="00C31B91" w:rsidRDefault="00A174CF" w:rsidP="00A01A4A">
            <w:pPr>
              <w:pStyle w:val="Ttulo2"/>
              <w:spacing w:before="0" w:after="0" w:line="276" w:lineRule="auto"/>
              <w:jc w:val="both"/>
              <w:rPr>
                <w:rStyle w:val="Textoennegrita"/>
                <w:rFonts w:ascii="Arial" w:hAnsi="Arial" w:cs="Arial"/>
                <w:b w:val="0"/>
                <w:bCs w:val="0"/>
                <w:color w:val="000000" w:themeColor="text1"/>
                <w:sz w:val="20"/>
                <w:szCs w:val="20"/>
              </w:rPr>
            </w:pPr>
          </w:p>
        </w:tc>
        <w:tc>
          <w:tcPr>
            <w:tcW w:w="7982" w:type="dxa"/>
          </w:tcPr>
          <w:p w14:paraId="2F885631" w14:textId="7273ACB3" w:rsidR="0031652B" w:rsidRPr="00C31B91" w:rsidRDefault="0031652B" w:rsidP="00A01A4A">
            <w:pPr>
              <w:pStyle w:val="NormalWeb"/>
              <w:spacing w:before="0" w:beforeAutospacing="0" w:after="0" w:afterAutospacing="0" w:line="276" w:lineRule="auto"/>
              <w:jc w:val="both"/>
            </w:pPr>
            <w:r w:rsidRPr="00FD03D0">
              <w:rPr>
                <w:rFonts w:ascii="Arial" w:hAnsi="Arial" w:cs="Arial"/>
                <w:color w:val="000000" w:themeColor="text1"/>
                <w:sz w:val="20"/>
                <w:szCs w:val="20"/>
              </w:rPr>
              <w:t xml:space="preserve">La capacitación permite que el manipulador comprenda </w:t>
            </w:r>
            <w:r w:rsidRPr="00FD03D0">
              <w:rPr>
                <w:rStyle w:val="Textoennegrita"/>
                <w:rFonts w:ascii="Arial" w:hAnsi="Arial" w:cs="Arial"/>
                <w:color w:val="000000" w:themeColor="text1"/>
                <w:sz w:val="20"/>
                <w:szCs w:val="20"/>
              </w:rPr>
              <w:t>por qué y cómo aplicar las BPM</w:t>
            </w:r>
          </w:p>
        </w:tc>
      </w:tr>
      <w:tr w:rsidR="0031652B" w:rsidRPr="00076D99" w14:paraId="24DBF061" w14:textId="77777777" w:rsidTr="00A01A4A">
        <w:tc>
          <w:tcPr>
            <w:tcW w:w="1980" w:type="dxa"/>
          </w:tcPr>
          <w:p w14:paraId="1F52AF8B" w14:textId="1EA2F965" w:rsidR="0031652B" w:rsidRPr="0031652B" w:rsidRDefault="0031652B" w:rsidP="0031652B">
            <w:pPr>
              <w:pStyle w:val="Ttulo3"/>
              <w:spacing w:before="0" w:after="0" w:line="276" w:lineRule="auto"/>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Características</w:t>
            </w:r>
          </w:p>
        </w:tc>
        <w:tc>
          <w:tcPr>
            <w:tcW w:w="7982" w:type="dxa"/>
          </w:tcPr>
          <w:p w14:paraId="7576041B" w14:textId="77777777" w:rsidR="00FB4B55" w:rsidRDefault="0031652B" w:rsidP="00D94118">
            <w:pPr>
              <w:pStyle w:val="NormalWeb"/>
              <w:numPr>
                <w:ilvl w:val="1"/>
                <w:numId w:val="73"/>
              </w:numPr>
              <w:spacing w:before="0" w:beforeAutospacing="0" w:after="0" w:afterAutospacing="0"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Mínimo 10 horas al año</w:t>
            </w:r>
            <w:r w:rsidR="00FB4B55">
              <w:rPr>
                <w:rFonts w:ascii="Arial" w:hAnsi="Arial" w:cs="Arial"/>
                <w:color w:val="000000" w:themeColor="text1"/>
                <w:sz w:val="20"/>
                <w:szCs w:val="20"/>
              </w:rPr>
              <w:t>.</w:t>
            </w:r>
          </w:p>
          <w:p w14:paraId="341AEC67" w14:textId="77777777" w:rsidR="00FB4B55" w:rsidRDefault="0031652B" w:rsidP="00D94118">
            <w:pPr>
              <w:pStyle w:val="NormalWeb"/>
              <w:numPr>
                <w:ilvl w:val="1"/>
                <w:numId w:val="73"/>
              </w:numPr>
              <w:spacing w:before="0" w:beforeAutospacing="0" w:after="0" w:afterAutospacing="0"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Personal calificado</w:t>
            </w:r>
            <w:r w:rsidR="00FB4B55">
              <w:rPr>
                <w:rFonts w:ascii="Arial" w:hAnsi="Arial" w:cs="Arial"/>
                <w:color w:val="000000" w:themeColor="text1"/>
                <w:sz w:val="20"/>
                <w:szCs w:val="20"/>
              </w:rPr>
              <w:t>.</w:t>
            </w:r>
          </w:p>
          <w:p w14:paraId="42251D25" w14:textId="70033CBD" w:rsidR="0031652B" w:rsidRPr="00FD03D0" w:rsidRDefault="0031652B" w:rsidP="00D94118">
            <w:pPr>
              <w:pStyle w:val="NormalWeb"/>
              <w:numPr>
                <w:ilvl w:val="1"/>
                <w:numId w:val="73"/>
              </w:numPr>
              <w:spacing w:before="0" w:beforeAutospacing="0" w:after="0" w:afterAutospacing="0"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Enfocada al proceso productivo</w:t>
            </w:r>
            <w:r w:rsidR="00FB4B55">
              <w:rPr>
                <w:rFonts w:ascii="Arial" w:hAnsi="Arial" w:cs="Arial"/>
                <w:color w:val="000000" w:themeColor="text1"/>
                <w:sz w:val="20"/>
                <w:szCs w:val="20"/>
              </w:rPr>
              <w:t>.</w:t>
            </w:r>
          </w:p>
        </w:tc>
      </w:tr>
      <w:tr w:rsidR="00FB4B55" w:rsidRPr="00076D99" w14:paraId="312B65D8" w14:textId="77777777" w:rsidTr="00A01A4A">
        <w:tc>
          <w:tcPr>
            <w:tcW w:w="1980" w:type="dxa"/>
          </w:tcPr>
          <w:p w14:paraId="556C3568" w14:textId="694C3319" w:rsidR="00FB4B55" w:rsidRPr="00FB4B55" w:rsidRDefault="00FB4B55" w:rsidP="0031652B">
            <w:pPr>
              <w:pStyle w:val="Ttulo3"/>
              <w:spacing w:before="0" w:after="0" w:line="276" w:lineRule="auto"/>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¿Qué debe incluir?</w:t>
            </w:r>
          </w:p>
        </w:tc>
        <w:tc>
          <w:tcPr>
            <w:tcW w:w="7982" w:type="dxa"/>
          </w:tcPr>
          <w:p w14:paraId="79D108FF" w14:textId="77777777" w:rsidR="00FB4B55" w:rsidRDefault="00FB4B55" w:rsidP="00D94118">
            <w:pPr>
              <w:pStyle w:val="NormalWeb"/>
              <w:numPr>
                <w:ilvl w:val="1"/>
                <w:numId w:val="73"/>
              </w:numPr>
              <w:spacing w:before="0" w:beforeAutospacing="0" w:after="0" w:afterAutospacing="0"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Higiene personal</w:t>
            </w:r>
            <w:r>
              <w:rPr>
                <w:rFonts w:ascii="Arial" w:hAnsi="Arial" w:cs="Arial"/>
                <w:color w:val="000000" w:themeColor="text1"/>
                <w:sz w:val="20"/>
                <w:szCs w:val="20"/>
              </w:rPr>
              <w:t>.</w:t>
            </w:r>
          </w:p>
          <w:p w14:paraId="20B40304" w14:textId="77777777" w:rsidR="00FB4B55" w:rsidRDefault="00FB4B55" w:rsidP="00D94118">
            <w:pPr>
              <w:pStyle w:val="NormalWeb"/>
              <w:numPr>
                <w:ilvl w:val="1"/>
                <w:numId w:val="73"/>
              </w:numPr>
              <w:spacing w:before="0" w:beforeAutospacing="0" w:after="0" w:afterAutospacing="0"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Manejo de alimentos</w:t>
            </w:r>
            <w:r>
              <w:rPr>
                <w:rFonts w:ascii="Arial" w:hAnsi="Arial" w:cs="Arial"/>
                <w:color w:val="000000" w:themeColor="text1"/>
                <w:sz w:val="20"/>
                <w:szCs w:val="20"/>
              </w:rPr>
              <w:t>.</w:t>
            </w:r>
          </w:p>
          <w:p w14:paraId="5D8AE908" w14:textId="77777777" w:rsidR="00FB4B55" w:rsidRDefault="00FB4B55" w:rsidP="00D94118">
            <w:pPr>
              <w:pStyle w:val="NormalWeb"/>
              <w:numPr>
                <w:ilvl w:val="1"/>
                <w:numId w:val="73"/>
              </w:numPr>
              <w:spacing w:before="0" w:beforeAutospacing="0" w:after="0" w:afterAutospacing="0"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Control de contaminación</w:t>
            </w:r>
            <w:r>
              <w:rPr>
                <w:rFonts w:ascii="Arial" w:hAnsi="Arial" w:cs="Arial"/>
                <w:color w:val="000000" w:themeColor="text1"/>
                <w:sz w:val="20"/>
                <w:szCs w:val="20"/>
              </w:rPr>
              <w:t>.</w:t>
            </w:r>
          </w:p>
          <w:p w14:paraId="3349CC32" w14:textId="1ACFCE09" w:rsidR="00FB4B55" w:rsidRPr="00FB4B55" w:rsidRDefault="00FB4B55" w:rsidP="00D94118">
            <w:pPr>
              <w:pStyle w:val="NormalWeb"/>
              <w:numPr>
                <w:ilvl w:val="1"/>
                <w:numId w:val="73"/>
              </w:numPr>
              <w:spacing w:before="0" w:beforeAutospacing="0" w:after="0" w:afterAutospacing="0"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Normatividad vigente</w:t>
            </w:r>
            <w:r>
              <w:rPr>
                <w:rFonts w:ascii="Arial" w:hAnsi="Arial" w:cs="Arial"/>
                <w:color w:val="000000" w:themeColor="text1"/>
                <w:sz w:val="20"/>
                <w:szCs w:val="20"/>
              </w:rPr>
              <w:t>.</w:t>
            </w:r>
          </w:p>
        </w:tc>
      </w:tr>
      <w:tr w:rsidR="009245C4" w:rsidRPr="00076D99" w14:paraId="748ABA16" w14:textId="77777777" w:rsidTr="00A01A4A">
        <w:tc>
          <w:tcPr>
            <w:tcW w:w="1980" w:type="dxa"/>
          </w:tcPr>
          <w:p w14:paraId="0B6E4201" w14:textId="0E458FAE" w:rsidR="009245C4" w:rsidRPr="00FD03D0" w:rsidRDefault="009245C4" w:rsidP="0031652B">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Importancia</w:t>
            </w:r>
          </w:p>
        </w:tc>
        <w:tc>
          <w:tcPr>
            <w:tcW w:w="7982" w:type="dxa"/>
          </w:tcPr>
          <w:p w14:paraId="1FE6CE72" w14:textId="13BB4489" w:rsidR="009245C4" w:rsidRPr="00FD03D0" w:rsidRDefault="009245C4" w:rsidP="009245C4">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Un trabajador capacitado no solo sigue normas, sino que entiende su impacto en la salud pública.</w:t>
            </w:r>
          </w:p>
        </w:tc>
      </w:tr>
      <w:tr w:rsidR="009245C4" w:rsidRPr="00076D99" w14:paraId="2ADC803D" w14:textId="77777777" w:rsidTr="00A01A4A">
        <w:tc>
          <w:tcPr>
            <w:tcW w:w="1980" w:type="dxa"/>
          </w:tcPr>
          <w:p w14:paraId="21462603" w14:textId="77A7F854" w:rsidR="009245C4" w:rsidRPr="009245C4" w:rsidRDefault="009245C4" w:rsidP="0031652B">
            <w:pPr>
              <w:pStyle w:val="Ttulo3"/>
              <w:spacing w:before="0" w:after="0" w:line="276" w:lineRule="auto"/>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Plan de capacitación</w:t>
            </w:r>
          </w:p>
        </w:tc>
        <w:tc>
          <w:tcPr>
            <w:tcW w:w="7982" w:type="dxa"/>
          </w:tcPr>
          <w:p w14:paraId="58BF15A3" w14:textId="77777777" w:rsidR="009245C4" w:rsidRDefault="009245C4" w:rsidP="009245C4">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Debe estructurarse con:</w:t>
            </w:r>
          </w:p>
          <w:p w14:paraId="2E71982F" w14:textId="77777777" w:rsidR="009245C4" w:rsidRPr="00FD03D0" w:rsidRDefault="009245C4" w:rsidP="009245C4">
            <w:pPr>
              <w:pStyle w:val="NormalWeb"/>
              <w:spacing w:before="0" w:beforeAutospacing="0" w:after="0" w:afterAutospacing="0" w:line="276" w:lineRule="auto"/>
              <w:jc w:val="both"/>
              <w:rPr>
                <w:rFonts w:ascii="Arial" w:hAnsi="Arial" w:cs="Arial"/>
                <w:color w:val="000000" w:themeColor="text1"/>
                <w:sz w:val="20"/>
                <w:szCs w:val="20"/>
              </w:rPr>
            </w:pPr>
          </w:p>
          <w:p w14:paraId="5D2DE665" w14:textId="77777777" w:rsidR="00FE4DB4" w:rsidRDefault="009245C4" w:rsidP="00D94118">
            <w:pPr>
              <w:pStyle w:val="NormalWeb"/>
              <w:numPr>
                <w:ilvl w:val="1"/>
                <w:numId w:val="73"/>
              </w:numPr>
              <w:spacing w:before="0" w:beforeAutospacing="0" w:after="0" w:afterAutospacing="0"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Metodología (teórica-práctica)</w:t>
            </w:r>
            <w:r>
              <w:rPr>
                <w:rFonts w:ascii="Arial" w:hAnsi="Arial" w:cs="Arial"/>
                <w:color w:val="000000" w:themeColor="text1"/>
                <w:sz w:val="20"/>
                <w:szCs w:val="20"/>
              </w:rPr>
              <w:t>.</w:t>
            </w:r>
          </w:p>
          <w:p w14:paraId="1A184644" w14:textId="77777777" w:rsidR="00FE4DB4" w:rsidRDefault="009245C4" w:rsidP="00D94118">
            <w:pPr>
              <w:pStyle w:val="NormalWeb"/>
              <w:numPr>
                <w:ilvl w:val="1"/>
                <w:numId w:val="73"/>
              </w:numPr>
              <w:spacing w:before="0" w:beforeAutospacing="0" w:after="0" w:afterAutospacing="0"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Cronograma</w:t>
            </w:r>
            <w:r w:rsidR="00FE4DB4">
              <w:rPr>
                <w:rFonts w:ascii="Arial" w:hAnsi="Arial" w:cs="Arial"/>
                <w:color w:val="000000" w:themeColor="text1"/>
                <w:sz w:val="20"/>
                <w:szCs w:val="20"/>
              </w:rPr>
              <w:t>.</w:t>
            </w:r>
          </w:p>
          <w:p w14:paraId="639B9461" w14:textId="77777777" w:rsidR="00FE4DB4" w:rsidRDefault="009245C4" w:rsidP="00D94118">
            <w:pPr>
              <w:pStyle w:val="NormalWeb"/>
              <w:numPr>
                <w:ilvl w:val="1"/>
                <w:numId w:val="73"/>
              </w:numPr>
              <w:spacing w:before="0" w:beforeAutospacing="0" w:after="0" w:afterAutospacing="0"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Temas definidos</w:t>
            </w:r>
            <w:r w:rsidR="00FE4DB4">
              <w:rPr>
                <w:rFonts w:ascii="Arial" w:hAnsi="Arial" w:cs="Arial"/>
                <w:color w:val="000000" w:themeColor="text1"/>
                <w:sz w:val="20"/>
                <w:szCs w:val="20"/>
              </w:rPr>
              <w:t>.</w:t>
            </w:r>
          </w:p>
          <w:p w14:paraId="1B2D1071" w14:textId="39F68572" w:rsidR="009245C4" w:rsidRPr="00FD03D0" w:rsidRDefault="009245C4" w:rsidP="00D94118">
            <w:pPr>
              <w:pStyle w:val="NormalWeb"/>
              <w:numPr>
                <w:ilvl w:val="1"/>
                <w:numId w:val="73"/>
              </w:numPr>
              <w:spacing w:before="0" w:beforeAutospacing="0" w:after="0" w:afterAutospacing="0"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Evaluación</w:t>
            </w:r>
            <w:r w:rsidR="00FE4DB4">
              <w:rPr>
                <w:rFonts w:ascii="Arial" w:hAnsi="Arial" w:cs="Arial"/>
                <w:color w:val="000000" w:themeColor="text1"/>
                <w:sz w:val="20"/>
                <w:szCs w:val="20"/>
              </w:rPr>
              <w:t>.</w:t>
            </w:r>
          </w:p>
        </w:tc>
      </w:tr>
    </w:tbl>
    <w:p w14:paraId="053FEEF7" w14:textId="77777777" w:rsidR="00A174CF" w:rsidRDefault="00A174CF" w:rsidP="003B6ECD"/>
    <w:p w14:paraId="0890B3DC" w14:textId="77777777" w:rsidR="00F72C3E" w:rsidRDefault="00F72C3E" w:rsidP="000A2A08">
      <w:pPr>
        <w:pStyle w:val="Ttulo1"/>
        <w:spacing w:before="0" w:after="0" w:line="276" w:lineRule="auto"/>
        <w:jc w:val="both"/>
        <w:rPr>
          <w:rStyle w:val="Textoennegrita"/>
          <w:rFonts w:ascii="Arial" w:hAnsi="Arial" w:cs="Arial"/>
          <w:color w:val="000000" w:themeColor="text1"/>
          <w:sz w:val="20"/>
          <w:szCs w:val="20"/>
        </w:rPr>
      </w:pPr>
    </w:p>
    <w:p w14:paraId="1D8D2DFD" w14:textId="7288A805" w:rsidR="00B04660" w:rsidRDefault="00B04660" w:rsidP="00D94118">
      <w:pPr>
        <w:pStyle w:val="Ttulo1"/>
        <w:numPr>
          <w:ilvl w:val="1"/>
          <w:numId w:val="89"/>
        </w:numPr>
        <w:spacing w:before="0" w:after="0" w:line="276" w:lineRule="auto"/>
        <w:ind w:left="567" w:hanging="567"/>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Higiene personal del manipulador de alimentos</w:t>
      </w:r>
    </w:p>
    <w:p w14:paraId="05ADAFBE" w14:textId="77777777" w:rsidR="008C7144" w:rsidRPr="008C7144" w:rsidRDefault="008C7144" w:rsidP="008C7144"/>
    <w:p w14:paraId="432FC5F8" w14:textId="77777777" w:rsidR="00FD00D1" w:rsidRDefault="00FD00D1" w:rsidP="0024602E">
      <w:pPr>
        <w:pStyle w:val="NormalWeb"/>
        <w:spacing w:before="0" w:beforeAutospacing="0" w:after="0" w:afterAutospacing="0" w:line="276" w:lineRule="auto"/>
        <w:ind w:left="567"/>
        <w:jc w:val="both"/>
        <w:rPr>
          <w:rFonts w:ascii="Arial" w:hAnsi="Arial" w:cs="Arial"/>
          <w:color w:val="000000" w:themeColor="text1"/>
          <w:sz w:val="20"/>
          <w:szCs w:val="20"/>
        </w:rPr>
      </w:pPr>
    </w:p>
    <w:p w14:paraId="67DAA49C" w14:textId="4CA97766" w:rsidR="00D85CA2" w:rsidRDefault="00D85CA2" w:rsidP="0024602E">
      <w:pPr>
        <w:pStyle w:val="NormalWeb"/>
        <w:spacing w:before="0" w:beforeAutospacing="0" w:after="0" w:afterAutospacing="0" w:line="276" w:lineRule="auto"/>
        <w:ind w:left="567"/>
        <w:jc w:val="both"/>
        <w:rPr>
          <w:rFonts w:ascii="Arial" w:hAnsi="Arial" w:cs="Arial"/>
          <w:color w:val="000000" w:themeColor="text1"/>
          <w:sz w:val="20"/>
          <w:szCs w:val="20"/>
        </w:rPr>
      </w:pPr>
      <w:r w:rsidRPr="00D85CA2">
        <w:rPr>
          <w:rFonts w:ascii="Arial" w:hAnsi="Arial" w:cs="Arial"/>
          <w:color w:val="000000" w:themeColor="text1"/>
          <w:sz w:val="20"/>
          <w:szCs w:val="20"/>
        </w:rPr>
        <w:t>La higiene personal del manipulador de alimentos comprende prácticas de limpieza, hábitos saludables y uso adecuado de protección para prevenir la contaminación y garantizar la inocuidad de los alimentos.</w:t>
      </w:r>
      <w:r w:rsidR="00D91B62">
        <w:rPr>
          <w:rFonts w:ascii="Arial" w:hAnsi="Arial" w:cs="Arial"/>
          <w:color w:val="000000" w:themeColor="text1"/>
          <w:sz w:val="20"/>
          <w:szCs w:val="20"/>
        </w:rPr>
        <w:t xml:space="preserve"> L</w:t>
      </w:r>
      <w:r w:rsidR="006F7D0E">
        <w:rPr>
          <w:rFonts w:ascii="Arial" w:hAnsi="Arial" w:cs="Arial"/>
          <w:color w:val="000000" w:themeColor="text1"/>
          <w:sz w:val="20"/>
          <w:szCs w:val="20"/>
        </w:rPr>
        <w:t>a</w:t>
      </w:r>
      <w:r w:rsidR="00D91B62">
        <w:rPr>
          <w:rFonts w:ascii="Arial" w:hAnsi="Arial" w:cs="Arial"/>
          <w:color w:val="000000" w:themeColor="text1"/>
          <w:sz w:val="20"/>
          <w:szCs w:val="20"/>
        </w:rPr>
        <w:t>s normas de higiene personal del manipulador de alimentos son:</w:t>
      </w:r>
    </w:p>
    <w:p w14:paraId="380F4F5B" w14:textId="77777777" w:rsidR="006F7D0E" w:rsidRDefault="006F7D0E" w:rsidP="0024602E">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6F7D0E" w:rsidRPr="00076D99" w14:paraId="6D41907B" w14:textId="77777777" w:rsidTr="00A01A4A">
        <w:tc>
          <w:tcPr>
            <w:tcW w:w="9962" w:type="dxa"/>
            <w:gridSpan w:val="3"/>
            <w:shd w:val="clear" w:color="auto" w:fill="9BBB59" w:themeFill="accent3"/>
          </w:tcPr>
          <w:p w14:paraId="2E722D53" w14:textId="77777777" w:rsidR="006F7D0E" w:rsidRPr="00076D99" w:rsidRDefault="006F7D0E"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lastRenderedPageBreak/>
              <w:t>Pasos</w:t>
            </w:r>
          </w:p>
        </w:tc>
      </w:tr>
      <w:tr w:rsidR="006F7D0E" w:rsidRPr="00076D99" w14:paraId="5BAC36CB" w14:textId="77777777" w:rsidTr="00A01A4A">
        <w:trPr>
          <w:trHeight w:val="550"/>
        </w:trPr>
        <w:tc>
          <w:tcPr>
            <w:tcW w:w="2122" w:type="dxa"/>
          </w:tcPr>
          <w:p w14:paraId="32C955D0" w14:textId="77777777" w:rsidR="006F7D0E" w:rsidRPr="00FD03D0" w:rsidRDefault="006F7D0E" w:rsidP="006F7D0E">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A. Higiene corporal</w:t>
            </w:r>
          </w:p>
          <w:p w14:paraId="073BC446" w14:textId="77777777" w:rsidR="006F7D0E" w:rsidRPr="006F7D0E" w:rsidRDefault="006F7D0E" w:rsidP="006F7D0E"/>
          <w:p w14:paraId="5A21FF89" w14:textId="77777777" w:rsidR="006F7D0E" w:rsidRPr="006C1F9C" w:rsidRDefault="006F7D0E" w:rsidP="00A01A4A"/>
        </w:tc>
        <w:tc>
          <w:tcPr>
            <w:tcW w:w="4819" w:type="dxa"/>
          </w:tcPr>
          <w:p w14:paraId="742C5B7F" w14:textId="12243B88" w:rsidR="00F75123" w:rsidRPr="00FD03D0" w:rsidRDefault="00F75123"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Baño diario:</w:t>
            </w:r>
            <w:r w:rsidR="00E76B93">
              <w:rPr>
                <w:rStyle w:val="Textoennegrita"/>
                <w:rFonts w:ascii="Arial" w:hAnsi="Arial" w:cs="Arial"/>
                <w:color w:val="000000" w:themeColor="text1"/>
                <w:sz w:val="20"/>
                <w:szCs w:val="20"/>
              </w:rPr>
              <w:t xml:space="preserve"> </w:t>
            </w:r>
            <w:r w:rsidR="00E76B93">
              <w:rPr>
                <w:rFonts w:ascii="Arial" w:hAnsi="Arial" w:cs="Arial"/>
                <w:color w:val="000000" w:themeColor="text1"/>
                <w:sz w:val="20"/>
                <w:szCs w:val="20"/>
              </w:rPr>
              <w:t>e</w:t>
            </w:r>
            <w:r w:rsidRPr="00FD03D0">
              <w:rPr>
                <w:rFonts w:ascii="Arial" w:hAnsi="Arial" w:cs="Arial"/>
                <w:color w:val="000000" w:themeColor="text1"/>
                <w:sz w:val="20"/>
                <w:szCs w:val="20"/>
              </w:rPr>
              <w:t>limina suciedad, sudor y microorganismos acumulados.</w:t>
            </w:r>
          </w:p>
          <w:p w14:paraId="64BF0A4D" w14:textId="40564E0A" w:rsidR="00F75123" w:rsidRPr="00FD03D0" w:rsidRDefault="00F75123"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Cabello limpio y cubierto:</w:t>
            </w:r>
            <w:r w:rsidR="00E76B93">
              <w:rPr>
                <w:rStyle w:val="Textoennegrita"/>
                <w:rFonts w:ascii="Arial" w:hAnsi="Arial" w:cs="Arial"/>
                <w:color w:val="000000" w:themeColor="text1"/>
                <w:sz w:val="20"/>
                <w:szCs w:val="20"/>
              </w:rPr>
              <w:t xml:space="preserve"> </w:t>
            </w:r>
            <w:r w:rsidR="00E76B93">
              <w:rPr>
                <w:rFonts w:ascii="Arial" w:hAnsi="Arial" w:cs="Arial"/>
                <w:color w:val="000000" w:themeColor="text1"/>
                <w:sz w:val="20"/>
                <w:szCs w:val="20"/>
              </w:rPr>
              <w:t>e</w:t>
            </w:r>
            <w:r w:rsidRPr="00FD03D0">
              <w:rPr>
                <w:rFonts w:ascii="Arial" w:hAnsi="Arial" w:cs="Arial"/>
                <w:color w:val="000000" w:themeColor="text1"/>
                <w:sz w:val="20"/>
                <w:szCs w:val="20"/>
              </w:rPr>
              <w:t>vita contaminación física (cabellos en el alimento).</w:t>
            </w:r>
          </w:p>
          <w:p w14:paraId="6554FF83" w14:textId="3E1C1EC4" w:rsidR="00F75123" w:rsidRPr="0097014A" w:rsidRDefault="00F75123" w:rsidP="00D94118">
            <w:pPr>
              <w:pStyle w:val="NormalWeb"/>
              <w:numPr>
                <w:ilvl w:val="1"/>
                <w:numId w:val="73"/>
              </w:numPr>
              <w:spacing w:before="0" w:beforeAutospacing="0" w:after="0" w:afterAutospacing="0" w:line="276" w:lineRule="auto"/>
              <w:ind w:left="311"/>
              <w:jc w:val="both"/>
              <w:rPr>
                <w:rFonts w:ascii="Arial" w:hAnsi="Arial" w:cs="Arial"/>
                <w:sz w:val="20"/>
                <w:szCs w:val="20"/>
              </w:rPr>
            </w:pPr>
            <w:r w:rsidRPr="00FD03D0">
              <w:rPr>
                <w:rStyle w:val="Textoennegrita"/>
                <w:rFonts w:ascii="Arial" w:hAnsi="Arial" w:cs="Arial"/>
                <w:color w:val="000000" w:themeColor="text1"/>
                <w:sz w:val="20"/>
                <w:szCs w:val="20"/>
              </w:rPr>
              <w:t>Cepillado de dientes:</w:t>
            </w:r>
            <w:r w:rsidR="00E76B93">
              <w:rPr>
                <w:rStyle w:val="Textoennegrita"/>
                <w:rFonts w:ascii="Arial" w:hAnsi="Arial" w:cs="Arial"/>
                <w:color w:val="000000" w:themeColor="text1"/>
                <w:sz w:val="20"/>
                <w:szCs w:val="20"/>
              </w:rPr>
              <w:t xml:space="preserve"> </w:t>
            </w:r>
            <w:r w:rsidR="00E76B93" w:rsidRPr="00E76B93">
              <w:rPr>
                <w:rStyle w:val="Textoennegrita"/>
                <w:rFonts w:ascii="Arial" w:hAnsi="Arial" w:cs="Arial"/>
                <w:b w:val="0"/>
                <w:bCs w:val="0"/>
                <w:color w:val="000000" w:themeColor="text1"/>
                <w:sz w:val="20"/>
                <w:szCs w:val="20"/>
              </w:rPr>
              <w:t>r</w:t>
            </w:r>
            <w:r w:rsidRPr="00FD03D0">
              <w:rPr>
                <w:rFonts w:ascii="Arial" w:hAnsi="Arial" w:cs="Arial"/>
                <w:color w:val="000000" w:themeColor="text1"/>
                <w:sz w:val="20"/>
                <w:szCs w:val="20"/>
              </w:rPr>
              <w:t>educe microorganismos en la boca.</w:t>
            </w:r>
          </w:p>
        </w:tc>
        <w:tc>
          <w:tcPr>
            <w:tcW w:w="3021" w:type="dxa"/>
          </w:tcPr>
          <w:p w14:paraId="08DB2F24" w14:textId="40EDFE3C" w:rsidR="006F7D0E" w:rsidRPr="00076D99" w:rsidRDefault="001B32A2"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53F091C" wp14:editId="1CE47C8B">
                  <wp:extent cx="1781175" cy="1713865"/>
                  <wp:effectExtent l="0" t="0" r="0" b="635"/>
                  <wp:docPr id="283592277"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92277" name="Imagen 28359227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781175" cy="1713865"/>
                          </a:xfrm>
                          <a:prstGeom prst="rect">
                            <a:avLst/>
                          </a:prstGeom>
                        </pic:spPr>
                      </pic:pic>
                    </a:graphicData>
                  </a:graphic>
                </wp:inline>
              </w:drawing>
            </w:r>
          </w:p>
        </w:tc>
      </w:tr>
      <w:tr w:rsidR="00643D4E" w:rsidRPr="00076D99" w14:paraId="59655910" w14:textId="77777777" w:rsidTr="00A01A4A">
        <w:trPr>
          <w:trHeight w:val="550"/>
        </w:trPr>
        <w:tc>
          <w:tcPr>
            <w:tcW w:w="2122" w:type="dxa"/>
          </w:tcPr>
          <w:p w14:paraId="16A2C14B" w14:textId="77777777" w:rsidR="000B24F9" w:rsidRPr="00FD03D0" w:rsidRDefault="000B24F9" w:rsidP="000B24F9">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B. Manos y uñas</w:t>
            </w:r>
          </w:p>
          <w:p w14:paraId="0DAF6DF1" w14:textId="77777777" w:rsidR="00643D4E" w:rsidRPr="00FD03D0" w:rsidRDefault="00643D4E" w:rsidP="006F7D0E">
            <w:pPr>
              <w:pStyle w:val="Ttulo3"/>
              <w:spacing w:before="0" w:after="0" w:line="276" w:lineRule="auto"/>
              <w:jc w:val="both"/>
              <w:rPr>
                <w:rStyle w:val="Textoennegrita"/>
                <w:rFonts w:ascii="Arial" w:hAnsi="Arial" w:cs="Arial"/>
                <w:color w:val="000000" w:themeColor="text1"/>
                <w:sz w:val="20"/>
                <w:szCs w:val="20"/>
              </w:rPr>
            </w:pPr>
          </w:p>
        </w:tc>
        <w:tc>
          <w:tcPr>
            <w:tcW w:w="4819" w:type="dxa"/>
          </w:tcPr>
          <w:p w14:paraId="3905FD68" w14:textId="24574F57" w:rsidR="000B24F9" w:rsidRPr="00FD03D0" w:rsidRDefault="000B24F9"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Manos limpias:</w:t>
            </w:r>
            <w:r w:rsidR="00EF7847">
              <w:rPr>
                <w:rStyle w:val="Textoennegrita"/>
                <w:rFonts w:ascii="Arial" w:hAnsi="Arial" w:cs="Arial"/>
                <w:color w:val="000000" w:themeColor="text1"/>
                <w:sz w:val="20"/>
                <w:szCs w:val="20"/>
              </w:rPr>
              <w:t xml:space="preserve"> </w:t>
            </w:r>
            <w:r w:rsidR="00EF7847">
              <w:rPr>
                <w:rFonts w:ascii="Arial" w:hAnsi="Arial" w:cs="Arial"/>
                <w:color w:val="000000" w:themeColor="text1"/>
                <w:sz w:val="20"/>
                <w:szCs w:val="20"/>
              </w:rPr>
              <w:t>s</w:t>
            </w:r>
            <w:r w:rsidRPr="00FD03D0">
              <w:rPr>
                <w:rFonts w:ascii="Arial" w:hAnsi="Arial" w:cs="Arial"/>
                <w:color w:val="000000" w:themeColor="text1"/>
                <w:sz w:val="20"/>
                <w:szCs w:val="20"/>
              </w:rPr>
              <w:t>on el principal medio de transmisión de bacterias.</w:t>
            </w:r>
          </w:p>
          <w:p w14:paraId="35D74DD5" w14:textId="7A2C7BEB" w:rsidR="000B24F9" w:rsidRPr="00FD03D0" w:rsidRDefault="000B24F9"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Uñas cortas y sin esmalte:</w:t>
            </w:r>
            <w:r w:rsidR="00EF7847">
              <w:rPr>
                <w:rStyle w:val="Textoennegrita"/>
                <w:rFonts w:ascii="Arial" w:hAnsi="Arial" w:cs="Arial"/>
                <w:color w:val="000000" w:themeColor="text1"/>
                <w:sz w:val="20"/>
                <w:szCs w:val="20"/>
              </w:rPr>
              <w:t xml:space="preserve"> </w:t>
            </w:r>
            <w:r w:rsidR="00EF7847" w:rsidRPr="00EF7847">
              <w:rPr>
                <w:rStyle w:val="Textoennegrita"/>
                <w:rFonts w:ascii="Arial" w:hAnsi="Arial" w:cs="Arial"/>
                <w:b w:val="0"/>
                <w:bCs w:val="0"/>
                <w:color w:val="000000" w:themeColor="text1"/>
                <w:sz w:val="20"/>
                <w:szCs w:val="20"/>
              </w:rPr>
              <w:t>e</w:t>
            </w:r>
            <w:r w:rsidRPr="00FD03D0">
              <w:rPr>
                <w:rFonts w:ascii="Arial" w:hAnsi="Arial" w:cs="Arial"/>
                <w:color w:val="000000" w:themeColor="text1"/>
                <w:sz w:val="20"/>
                <w:szCs w:val="20"/>
              </w:rPr>
              <w:t>vitan acumulación de suciedad y microorganismos.</w:t>
            </w:r>
          </w:p>
          <w:p w14:paraId="6267582D" w14:textId="77777777" w:rsidR="00FD0282" w:rsidRDefault="00FD0282" w:rsidP="00EF7847">
            <w:pPr>
              <w:pStyle w:val="NormalWeb"/>
              <w:spacing w:before="0" w:beforeAutospacing="0" w:after="0" w:afterAutospacing="0" w:line="276" w:lineRule="auto"/>
              <w:jc w:val="both"/>
              <w:rPr>
                <w:rFonts w:ascii="Arial" w:hAnsi="Arial" w:cs="Arial"/>
                <w:color w:val="000000" w:themeColor="text1"/>
                <w:sz w:val="20"/>
                <w:szCs w:val="20"/>
              </w:rPr>
            </w:pPr>
          </w:p>
          <w:p w14:paraId="23482E59" w14:textId="77777777" w:rsidR="00643D4E" w:rsidRDefault="000B24F9" w:rsidP="00EF7847">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Las manos pueden transportar millones de bacterias si no se lavan correctamente.</w:t>
            </w:r>
          </w:p>
          <w:p w14:paraId="25B7FEE7" w14:textId="77777777" w:rsidR="004445BD" w:rsidRDefault="004445BD" w:rsidP="00EF7847">
            <w:pPr>
              <w:pStyle w:val="NormalWeb"/>
              <w:spacing w:before="0" w:beforeAutospacing="0" w:after="0" w:afterAutospacing="0" w:line="276" w:lineRule="auto"/>
              <w:jc w:val="both"/>
              <w:rPr>
                <w:rFonts w:ascii="Arial" w:hAnsi="Arial" w:cs="Arial"/>
                <w:color w:val="000000" w:themeColor="text1"/>
                <w:sz w:val="20"/>
                <w:szCs w:val="20"/>
              </w:rPr>
            </w:pPr>
          </w:p>
          <w:p w14:paraId="1E197950" w14:textId="60785C7C" w:rsidR="004445BD" w:rsidRPr="00EF7847" w:rsidRDefault="004445BD" w:rsidP="00EF7847">
            <w:pPr>
              <w:pStyle w:val="NormalWeb"/>
              <w:spacing w:before="0" w:beforeAutospacing="0" w:after="0" w:afterAutospacing="0" w:line="276" w:lineRule="auto"/>
              <w:jc w:val="both"/>
              <w:rPr>
                <w:rStyle w:val="Textoennegrita"/>
                <w:rFonts w:ascii="Arial" w:hAnsi="Arial" w:cs="Arial"/>
                <w:b w:val="0"/>
                <w:bCs w:val="0"/>
                <w:color w:val="000000" w:themeColor="text1"/>
                <w:sz w:val="20"/>
                <w:szCs w:val="20"/>
              </w:rPr>
            </w:pPr>
            <w:r w:rsidRPr="004445BD">
              <w:rPr>
                <w:rFonts w:ascii="Arial" w:hAnsi="Arial" w:cs="Arial"/>
                <w:color w:val="000000" w:themeColor="text1"/>
                <w:sz w:val="20"/>
                <w:szCs w:val="20"/>
              </w:rPr>
              <w:t>El lavado de manos es obligatorio antes de iniciar labores, después de ir al baño, manipular residuos, comer, cambiar de actividad o usar guantes. El secado debe realizarse únicamente con toallas desechables o secadores.</w:t>
            </w:r>
          </w:p>
        </w:tc>
        <w:tc>
          <w:tcPr>
            <w:tcW w:w="3021" w:type="dxa"/>
          </w:tcPr>
          <w:p w14:paraId="524FC5D5" w14:textId="0D5A26C9" w:rsidR="00643D4E" w:rsidRPr="00076D99" w:rsidRDefault="008B0760"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568E9D7F" wp14:editId="2D1A0DF9">
                  <wp:extent cx="1781175" cy="1282700"/>
                  <wp:effectExtent l="0" t="0" r="0" b="0"/>
                  <wp:docPr id="332427242"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27242" name="Imagen 332427242"/>
                          <pic:cNvPicPr/>
                        </pic:nvPicPr>
                        <pic:blipFill>
                          <a:blip r:embed="rId82">
                            <a:extLst>
                              <a:ext uri="{28A0092B-C50C-407E-A947-70E740481C1C}">
                                <a14:useLocalDpi xmlns:a14="http://schemas.microsoft.com/office/drawing/2010/main" val="0"/>
                              </a:ext>
                            </a:extLst>
                          </a:blip>
                          <a:stretch>
                            <a:fillRect/>
                          </a:stretch>
                        </pic:blipFill>
                        <pic:spPr>
                          <a:xfrm>
                            <a:off x="0" y="0"/>
                            <a:ext cx="1781175" cy="1282700"/>
                          </a:xfrm>
                          <a:prstGeom prst="rect">
                            <a:avLst/>
                          </a:prstGeom>
                        </pic:spPr>
                      </pic:pic>
                    </a:graphicData>
                  </a:graphic>
                </wp:inline>
              </w:drawing>
            </w:r>
          </w:p>
        </w:tc>
      </w:tr>
      <w:tr w:rsidR="000B24F9" w:rsidRPr="00076D99" w14:paraId="59456588" w14:textId="77777777" w:rsidTr="00A01A4A">
        <w:trPr>
          <w:trHeight w:val="550"/>
        </w:trPr>
        <w:tc>
          <w:tcPr>
            <w:tcW w:w="2122" w:type="dxa"/>
          </w:tcPr>
          <w:p w14:paraId="1161B07C" w14:textId="77777777" w:rsidR="000B24F9" w:rsidRPr="00FD03D0" w:rsidRDefault="000B24F9" w:rsidP="000B24F9">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C. Vestimenta</w:t>
            </w:r>
          </w:p>
          <w:p w14:paraId="3C5A21AD" w14:textId="77777777" w:rsidR="000B24F9" w:rsidRPr="00FD03D0" w:rsidRDefault="000B24F9" w:rsidP="000B24F9">
            <w:pPr>
              <w:pStyle w:val="Ttulo3"/>
              <w:spacing w:before="0" w:after="0" w:line="276" w:lineRule="auto"/>
              <w:jc w:val="both"/>
              <w:rPr>
                <w:rStyle w:val="Textoennegrita"/>
                <w:rFonts w:ascii="Arial" w:hAnsi="Arial" w:cs="Arial"/>
                <w:color w:val="000000" w:themeColor="text1"/>
                <w:sz w:val="20"/>
                <w:szCs w:val="20"/>
              </w:rPr>
            </w:pPr>
          </w:p>
        </w:tc>
        <w:tc>
          <w:tcPr>
            <w:tcW w:w="4819" w:type="dxa"/>
          </w:tcPr>
          <w:p w14:paraId="158AE84D" w14:textId="77777777" w:rsidR="00FD0282" w:rsidRDefault="007724CC"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Uniforme limpio</w:t>
            </w:r>
            <w:r w:rsidR="00FD0282">
              <w:rPr>
                <w:rFonts w:ascii="Arial" w:hAnsi="Arial" w:cs="Arial"/>
                <w:color w:val="000000" w:themeColor="text1"/>
                <w:sz w:val="20"/>
                <w:szCs w:val="20"/>
              </w:rPr>
              <w:t>.</w:t>
            </w:r>
          </w:p>
          <w:p w14:paraId="356C11E2" w14:textId="77777777" w:rsidR="00FD0282" w:rsidRDefault="007724CC"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Color claro (facilita ver suciedad)</w:t>
            </w:r>
            <w:r w:rsidR="00FD0282">
              <w:rPr>
                <w:rFonts w:ascii="Arial" w:hAnsi="Arial" w:cs="Arial"/>
                <w:color w:val="000000" w:themeColor="text1"/>
                <w:sz w:val="20"/>
                <w:szCs w:val="20"/>
              </w:rPr>
              <w:t>.</w:t>
            </w:r>
          </w:p>
          <w:p w14:paraId="67CDF266" w14:textId="5EF6672E" w:rsidR="007724CC" w:rsidRDefault="007724CC"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Uso de delantal</w:t>
            </w:r>
            <w:r w:rsidR="000D1421">
              <w:rPr>
                <w:rFonts w:ascii="Arial" w:hAnsi="Arial" w:cs="Arial"/>
                <w:color w:val="000000" w:themeColor="text1"/>
                <w:sz w:val="20"/>
                <w:szCs w:val="20"/>
              </w:rPr>
              <w:t>.</w:t>
            </w:r>
          </w:p>
          <w:p w14:paraId="3C880C15" w14:textId="77777777" w:rsidR="008A62AC" w:rsidRPr="008A62AC" w:rsidRDefault="008A62AC" w:rsidP="008A62AC">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8A62AC">
              <w:rPr>
                <w:rFonts w:ascii="Arial" w:hAnsi="Arial" w:cs="Arial"/>
                <w:color w:val="000000" w:themeColor="text1"/>
                <w:sz w:val="20"/>
                <w:szCs w:val="20"/>
              </w:rPr>
              <w:t xml:space="preserve">Uso obligatorio de elementos de protección </w:t>
            </w:r>
          </w:p>
          <w:p w14:paraId="343A1E6B" w14:textId="77777777" w:rsidR="000D1421" w:rsidRPr="00FD03D0" w:rsidRDefault="000D1421" w:rsidP="000D1421">
            <w:pPr>
              <w:pStyle w:val="NormalWeb"/>
              <w:spacing w:before="0" w:beforeAutospacing="0" w:after="0" w:afterAutospacing="0" w:line="276" w:lineRule="auto"/>
              <w:ind w:left="311"/>
              <w:jc w:val="both"/>
              <w:rPr>
                <w:rFonts w:ascii="Arial" w:hAnsi="Arial" w:cs="Arial"/>
                <w:color w:val="000000" w:themeColor="text1"/>
                <w:sz w:val="20"/>
                <w:szCs w:val="20"/>
              </w:rPr>
            </w:pPr>
          </w:p>
          <w:p w14:paraId="68CAC987" w14:textId="6D3C6923" w:rsidR="000B24F9" w:rsidRPr="00FD03D0" w:rsidRDefault="007724CC" w:rsidP="000D1421">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La ropa puede transportar contaminantes desde el exterior.</w:t>
            </w:r>
          </w:p>
        </w:tc>
        <w:tc>
          <w:tcPr>
            <w:tcW w:w="3021" w:type="dxa"/>
          </w:tcPr>
          <w:p w14:paraId="46A23E86" w14:textId="126B27AD" w:rsidR="000B24F9" w:rsidRPr="00076D99" w:rsidRDefault="008B0760"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3DDC3AF" wp14:editId="6CFFE2D2">
                  <wp:extent cx="1781175" cy="1406525"/>
                  <wp:effectExtent l="0" t="0" r="0" b="3175"/>
                  <wp:docPr id="108101588"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1588" name="Imagen 108101588"/>
                          <pic:cNvPicPr/>
                        </pic:nvPicPr>
                        <pic:blipFill>
                          <a:blip r:embed="rId83">
                            <a:extLst>
                              <a:ext uri="{28A0092B-C50C-407E-A947-70E740481C1C}">
                                <a14:useLocalDpi xmlns:a14="http://schemas.microsoft.com/office/drawing/2010/main" val="0"/>
                              </a:ext>
                            </a:extLst>
                          </a:blip>
                          <a:stretch>
                            <a:fillRect/>
                          </a:stretch>
                        </pic:blipFill>
                        <pic:spPr>
                          <a:xfrm>
                            <a:off x="0" y="0"/>
                            <a:ext cx="1781175" cy="1406525"/>
                          </a:xfrm>
                          <a:prstGeom prst="rect">
                            <a:avLst/>
                          </a:prstGeom>
                        </pic:spPr>
                      </pic:pic>
                    </a:graphicData>
                  </a:graphic>
                </wp:inline>
              </w:drawing>
            </w:r>
          </w:p>
        </w:tc>
      </w:tr>
      <w:tr w:rsidR="0002729D" w:rsidRPr="00076D99" w14:paraId="7920B5DF" w14:textId="77777777" w:rsidTr="00A01A4A">
        <w:trPr>
          <w:trHeight w:val="550"/>
        </w:trPr>
        <w:tc>
          <w:tcPr>
            <w:tcW w:w="2122" w:type="dxa"/>
          </w:tcPr>
          <w:p w14:paraId="67C2F73D" w14:textId="77777777" w:rsidR="0002729D" w:rsidRPr="00FD03D0" w:rsidRDefault="0002729D" w:rsidP="00A01A4A">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D. Restricciones</w:t>
            </w:r>
          </w:p>
          <w:p w14:paraId="3D93DB8B" w14:textId="77777777" w:rsidR="0002729D" w:rsidRPr="00FD03D0" w:rsidRDefault="0002729D" w:rsidP="00A01A4A">
            <w:pPr>
              <w:pStyle w:val="Ttulo3"/>
              <w:spacing w:before="0" w:after="0" w:line="276" w:lineRule="auto"/>
              <w:jc w:val="both"/>
              <w:rPr>
                <w:rStyle w:val="Textoennegrita"/>
                <w:rFonts w:ascii="Arial" w:hAnsi="Arial" w:cs="Arial"/>
                <w:color w:val="000000" w:themeColor="text1"/>
                <w:sz w:val="20"/>
                <w:szCs w:val="20"/>
              </w:rPr>
            </w:pPr>
          </w:p>
        </w:tc>
        <w:tc>
          <w:tcPr>
            <w:tcW w:w="4819" w:type="dxa"/>
          </w:tcPr>
          <w:p w14:paraId="6C5A2B0D" w14:textId="77777777" w:rsidR="0002729D" w:rsidRDefault="0002729D" w:rsidP="00A01A4A">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No usar joyas → pueden acumular bacterias</w:t>
            </w:r>
            <w:r>
              <w:rPr>
                <w:rFonts w:ascii="Arial" w:hAnsi="Arial" w:cs="Arial"/>
                <w:color w:val="000000" w:themeColor="text1"/>
                <w:sz w:val="20"/>
                <w:szCs w:val="20"/>
              </w:rPr>
              <w:t>.</w:t>
            </w:r>
          </w:p>
          <w:p w14:paraId="5A327D78" w14:textId="77777777" w:rsidR="0002729D" w:rsidRDefault="0002729D" w:rsidP="00A01A4A">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No maquillaje → puede caer en el alimento</w:t>
            </w:r>
            <w:r>
              <w:rPr>
                <w:rFonts w:ascii="Arial" w:hAnsi="Arial" w:cs="Arial"/>
                <w:color w:val="000000" w:themeColor="text1"/>
                <w:sz w:val="20"/>
                <w:szCs w:val="20"/>
              </w:rPr>
              <w:t>.</w:t>
            </w:r>
          </w:p>
          <w:p w14:paraId="5E044613" w14:textId="77777777" w:rsidR="0002729D" w:rsidRPr="00FD03D0" w:rsidRDefault="0002729D" w:rsidP="00A01A4A">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No barba → retiene microorganismos</w:t>
            </w:r>
            <w:r>
              <w:rPr>
                <w:rFonts w:ascii="Arial" w:hAnsi="Arial" w:cs="Arial"/>
                <w:color w:val="000000" w:themeColor="text1"/>
                <w:sz w:val="20"/>
                <w:szCs w:val="20"/>
              </w:rPr>
              <w:t>.</w:t>
            </w:r>
          </w:p>
        </w:tc>
        <w:tc>
          <w:tcPr>
            <w:tcW w:w="3021" w:type="dxa"/>
          </w:tcPr>
          <w:p w14:paraId="65012CCE" w14:textId="77777777" w:rsidR="0002729D" w:rsidRPr="00076D99" w:rsidRDefault="0002729D"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76EE2072" wp14:editId="285FBFF5">
                  <wp:extent cx="1781175" cy="1369695"/>
                  <wp:effectExtent l="0" t="0" r="0" b="1905"/>
                  <wp:docPr id="1432621940"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21940" name="Imagen 1432621940"/>
                          <pic:cNvPicPr/>
                        </pic:nvPicPr>
                        <pic:blipFill>
                          <a:blip r:embed="rId84">
                            <a:extLst>
                              <a:ext uri="{28A0092B-C50C-407E-A947-70E740481C1C}">
                                <a14:useLocalDpi xmlns:a14="http://schemas.microsoft.com/office/drawing/2010/main" val="0"/>
                              </a:ext>
                            </a:extLst>
                          </a:blip>
                          <a:stretch>
                            <a:fillRect/>
                          </a:stretch>
                        </pic:blipFill>
                        <pic:spPr>
                          <a:xfrm>
                            <a:off x="0" y="0"/>
                            <a:ext cx="1781175" cy="1369695"/>
                          </a:xfrm>
                          <a:prstGeom prst="rect">
                            <a:avLst/>
                          </a:prstGeom>
                        </pic:spPr>
                      </pic:pic>
                    </a:graphicData>
                  </a:graphic>
                </wp:inline>
              </w:drawing>
            </w:r>
          </w:p>
        </w:tc>
      </w:tr>
    </w:tbl>
    <w:p w14:paraId="4127998D" w14:textId="77777777" w:rsidR="00805C30" w:rsidRDefault="00805C30" w:rsidP="00706980">
      <w:pPr>
        <w:pStyle w:val="NormalWeb"/>
        <w:spacing w:before="0" w:beforeAutospacing="0" w:after="0" w:afterAutospacing="0" w:line="276" w:lineRule="auto"/>
        <w:jc w:val="both"/>
        <w:rPr>
          <w:rFonts w:ascii="Arial" w:hAnsi="Arial" w:cs="Arial"/>
          <w:color w:val="000000" w:themeColor="text1"/>
          <w:sz w:val="20"/>
          <w:szCs w:val="20"/>
        </w:rPr>
      </w:pPr>
    </w:p>
    <w:p w14:paraId="0CC6C6B6" w14:textId="77777777" w:rsidR="00805C30" w:rsidRDefault="00805C30" w:rsidP="00706980">
      <w:pPr>
        <w:pStyle w:val="NormalWeb"/>
        <w:spacing w:before="0" w:beforeAutospacing="0" w:after="0" w:afterAutospacing="0" w:line="276" w:lineRule="auto"/>
        <w:jc w:val="both"/>
        <w:rPr>
          <w:rFonts w:ascii="Arial" w:hAnsi="Arial" w:cs="Arial"/>
          <w:color w:val="000000" w:themeColor="text1"/>
          <w:sz w:val="20"/>
          <w:szCs w:val="20"/>
        </w:rPr>
      </w:pPr>
    </w:p>
    <w:p w14:paraId="6BD86D20" w14:textId="77777777" w:rsidR="00805C30" w:rsidRDefault="00805C30" w:rsidP="00706980">
      <w:pPr>
        <w:pStyle w:val="NormalWeb"/>
        <w:spacing w:before="0" w:beforeAutospacing="0" w:after="0" w:afterAutospacing="0" w:line="276" w:lineRule="auto"/>
        <w:jc w:val="both"/>
        <w:rPr>
          <w:rFonts w:ascii="Arial" w:hAnsi="Arial" w:cs="Arial"/>
          <w:color w:val="000000" w:themeColor="text1"/>
          <w:sz w:val="20"/>
          <w:szCs w:val="20"/>
        </w:rPr>
      </w:pPr>
    </w:p>
    <w:p w14:paraId="5DA4A554" w14:textId="77777777" w:rsidR="00805C30" w:rsidRDefault="00805C30" w:rsidP="00706980">
      <w:pPr>
        <w:pStyle w:val="NormalWeb"/>
        <w:spacing w:before="0" w:beforeAutospacing="0" w:after="0" w:afterAutospacing="0" w:line="276" w:lineRule="auto"/>
        <w:jc w:val="both"/>
        <w:rPr>
          <w:rFonts w:ascii="Arial" w:hAnsi="Arial" w:cs="Arial"/>
          <w:color w:val="000000" w:themeColor="text1"/>
          <w:sz w:val="20"/>
          <w:szCs w:val="20"/>
        </w:rPr>
      </w:pPr>
    </w:p>
    <w:p w14:paraId="6CD76625" w14:textId="77777777" w:rsidR="00805C30" w:rsidRDefault="00805C30" w:rsidP="00706980">
      <w:pPr>
        <w:pStyle w:val="NormalWeb"/>
        <w:spacing w:before="0" w:beforeAutospacing="0" w:after="0" w:afterAutospacing="0" w:line="276" w:lineRule="auto"/>
        <w:jc w:val="both"/>
        <w:rPr>
          <w:rFonts w:ascii="Arial" w:hAnsi="Arial" w:cs="Arial"/>
          <w:color w:val="000000" w:themeColor="text1"/>
          <w:sz w:val="20"/>
          <w:szCs w:val="20"/>
        </w:rPr>
      </w:pPr>
    </w:p>
    <w:p w14:paraId="45B7CEB6" w14:textId="77777777" w:rsidR="00805C30" w:rsidRDefault="00805C30" w:rsidP="00706980">
      <w:pPr>
        <w:pStyle w:val="NormalWeb"/>
        <w:spacing w:before="0" w:beforeAutospacing="0" w:after="0" w:afterAutospacing="0" w:line="276" w:lineRule="auto"/>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805C30" w:rsidRPr="00076D99" w14:paraId="59ACEA2A" w14:textId="77777777" w:rsidTr="00805C30">
        <w:trPr>
          <w:trHeight w:val="550"/>
        </w:trPr>
        <w:tc>
          <w:tcPr>
            <w:tcW w:w="2122" w:type="dxa"/>
          </w:tcPr>
          <w:p w14:paraId="52CF179E" w14:textId="77777777" w:rsidR="00805C30" w:rsidRPr="00FD03D0" w:rsidRDefault="00805C30" w:rsidP="00A01A4A">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E. Estado de salud</w:t>
            </w:r>
          </w:p>
          <w:p w14:paraId="6DC9D772" w14:textId="77777777" w:rsidR="00805C30" w:rsidRPr="00FD03D0" w:rsidRDefault="00805C30" w:rsidP="00A01A4A">
            <w:pPr>
              <w:pStyle w:val="Ttulo3"/>
              <w:spacing w:before="0" w:after="0" w:line="276" w:lineRule="auto"/>
              <w:jc w:val="both"/>
              <w:rPr>
                <w:rStyle w:val="Textoennegrita"/>
                <w:rFonts w:ascii="Arial" w:hAnsi="Arial" w:cs="Arial"/>
                <w:color w:val="000000" w:themeColor="text1"/>
                <w:sz w:val="20"/>
                <w:szCs w:val="20"/>
              </w:rPr>
            </w:pPr>
          </w:p>
        </w:tc>
        <w:tc>
          <w:tcPr>
            <w:tcW w:w="4819" w:type="dxa"/>
          </w:tcPr>
          <w:p w14:paraId="735B2274" w14:textId="77777777" w:rsidR="00805C30" w:rsidRDefault="00805C30" w:rsidP="00A01A4A">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No manipular alimentos enfermo</w:t>
            </w:r>
            <w:r>
              <w:rPr>
                <w:rFonts w:ascii="Arial" w:hAnsi="Arial" w:cs="Arial"/>
                <w:color w:val="000000" w:themeColor="text1"/>
                <w:sz w:val="20"/>
                <w:szCs w:val="20"/>
              </w:rPr>
              <w:t>.</w:t>
            </w:r>
          </w:p>
          <w:p w14:paraId="0A45A784" w14:textId="77777777" w:rsidR="00805C30" w:rsidRDefault="00805C30" w:rsidP="00A01A4A">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Cubrir heridas</w:t>
            </w:r>
            <w:r>
              <w:rPr>
                <w:rFonts w:ascii="Arial" w:hAnsi="Arial" w:cs="Arial"/>
                <w:color w:val="000000" w:themeColor="text1"/>
                <w:sz w:val="20"/>
                <w:szCs w:val="20"/>
              </w:rPr>
              <w:t>.</w:t>
            </w:r>
          </w:p>
          <w:p w14:paraId="2D3831AB" w14:textId="77777777" w:rsidR="00805C30" w:rsidRPr="00FD03D0" w:rsidRDefault="00805C30" w:rsidP="00A01A4A">
            <w:pPr>
              <w:pStyle w:val="NormalWeb"/>
              <w:spacing w:before="0" w:beforeAutospacing="0" w:after="0" w:afterAutospacing="0" w:line="276" w:lineRule="auto"/>
              <w:ind w:left="311"/>
              <w:jc w:val="both"/>
              <w:rPr>
                <w:rFonts w:ascii="Arial" w:hAnsi="Arial" w:cs="Arial"/>
                <w:color w:val="000000" w:themeColor="text1"/>
                <w:sz w:val="20"/>
                <w:szCs w:val="20"/>
              </w:rPr>
            </w:pPr>
          </w:p>
          <w:p w14:paraId="5FD6483B" w14:textId="77777777" w:rsidR="00805C30" w:rsidRPr="00FD03D0" w:rsidRDefault="00805C30" w:rsidP="00A01A4A">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Evita transmisión de patógenos.</w:t>
            </w:r>
          </w:p>
        </w:tc>
        <w:tc>
          <w:tcPr>
            <w:tcW w:w="3021" w:type="dxa"/>
          </w:tcPr>
          <w:p w14:paraId="3A9DFAD7" w14:textId="77777777" w:rsidR="00805C30" w:rsidRPr="00076D99" w:rsidRDefault="00805C30"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72D6C027" wp14:editId="339698F9">
                  <wp:extent cx="1781175" cy="1448435"/>
                  <wp:effectExtent l="0" t="0" r="0" b="0"/>
                  <wp:docPr id="52300916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09162" name="Imagen 523009162"/>
                          <pic:cNvPicPr/>
                        </pic:nvPicPr>
                        <pic:blipFill>
                          <a:blip r:embed="rId85">
                            <a:extLst>
                              <a:ext uri="{28A0092B-C50C-407E-A947-70E740481C1C}">
                                <a14:useLocalDpi xmlns:a14="http://schemas.microsoft.com/office/drawing/2010/main" val="0"/>
                              </a:ext>
                            </a:extLst>
                          </a:blip>
                          <a:stretch>
                            <a:fillRect/>
                          </a:stretch>
                        </pic:blipFill>
                        <pic:spPr>
                          <a:xfrm>
                            <a:off x="0" y="0"/>
                            <a:ext cx="1781175" cy="1448435"/>
                          </a:xfrm>
                          <a:prstGeom prst="rect">
                            <a:avLst/>
                          </a:prstGeom>
                        </pic:spPr>
                      </pic:pic>
                    </a:graphicData>
                  </a:graphic>
                </wp:inline>
              </w:drawing>
            </w:r>
          </w:p>
        </w:tc>
      </w:tr>
      <w:tr w:rsidR="00267B13" w:rsidRPr="00076D99" w14:paraId="3959F1E7" w14:textId="77777777" w:rsidTr="00A01A4A">
        <w:trPr>
          <w:trHeight w:val="550"/>
        </w:trPr>
        <w:tc>
          <w:tcPr>
            <w:tcW w:w="2122" w:type="dxa"/>
          </w:tcPr>
          <w:p w14:paraId="61841343" w14:textId="77777777" w:rsidR="00267B13" w:rsidRPr="00FD03D0" w:rsidRDefault="00267B13" w:rsidP="00A01A4A">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F. Lavado de manos (explicación detallada)</w:t>
            </w:r>
          </w:p>
          <w:p w14:paraId="22E3ED59" w14:textId="77777777" w:rsidR="00267B13" w:rsidRPr="00FD03D0" w:rsidRDefault="00267B13" w:rsidP="00A01A4A">
            <w:pPr>
              <w:pStyle w:val="Ttulo3"/>
              <w:spacing w:before="0" w:after="0" w:line="276" w:lineRule="auto"/>
              <w:jc w:val="both"/>
              <w:rPr>
                <w:rStyle w:val="Textoennegrita"/>
                <w:rFonts w:ascii="Arial" w:hAnsi="Arial" w:cs="Arial"/>
                <w:color w:val="000000" w:themeColor="text1"/>
                <w:sz w:val="20"/>
                <w:szCs w:val="20"/>
              </w:rPr>
            </w:pPr>
          </w:p>
        </w:tc>
        <w:tc>
          <w:tcPr>
            <w:tcW w:w="4819" w:type="dxa"/>
          </w:tcPr>
          <w:p w14:paraId="1D153A6A" w14:textId="77777777" w:rsidR="00267B13" w:rsidRDefault="00267B13" w:rsidP="00A01A4A">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El lavado de manos debe durar mínimo 20 segundos e incluir:</w:t>
            </w:r>
          </w:p>
          <w:p w14:paraId="526EA822" w14:textId="77777777" w:rsidR="00267B13" w:rsidRPr="00FD03D0" w:rsidRDefault="00267B13" w:rsidP="00A01A4A">
            <w:pPr>
              <w:pStyle w:val="NormalWeb"/>
              <w:spacing w:before="0" w:beforeAutospacing="0" w:after="0" w:afterAutospacing="0" w:line="276" w:lineRule="auto"/>
              <w:jc w:val="both"/>
              <w:rPr>
                <w:rFonts w:ascii="Arial" w:hAnsi="Arial" w:cs="Arial"/>
                <w:color w:val="000000" w:themeColor="text1"/>
                <w:sz w:val="20"/>
                <w:szCs w:val="20"/>
              </w:rPr>
            </w:pPr>
          </w:p>
          <w:p w14:paraId="7A34FFF5" w14:textId="77777777" w:rsidR="00267B13" w:rsidRPr="00FD03D0" w:rsidRDefault="00267B13" w:rsidP="00D94118">
            <w:pPr>
              <w:numPr>
                <w:ilvl w:val="0"/>
                <w:numId w:val="2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Mojar manos </w:t>
            </w:r>
          </w:p>
          <w:p w14:paraId="5E4C5183" w14:textId="77777777" w:rsidR="00267B13" w:rsidRPr="00FD03D0" w:rsidRDefault="00267B13" w:rsidP="00D94118">
            <w:pPr>
              <w:numPr>
                <w:ilvl w:val="0"/>
                <w:numId w:val="2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Aplicar jabón </w:t>
            </w:r>
          </w:p>
          <w:p w14:paraId="30E00401" w14:textId="77777777" w:rsidR="00267B13" w:rsidRPr="00FD03D0" w:rsidRDefault="00267B13" w:rsidP="00D94118">
            <w:pPr>
              <w:numPr>
                <w:ilvl w:val="0"/>
                <w:numId w:val="2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Frotar palma, dedos y uñas </w:t>
            </w:r>
          </w:p>
          <w:p w14:paraId="1D06660B" w14:textId="77777777" w:rsidR="00267B13" w:rsidRPr="00FD03D0" w:rsidRDefault="00267B13" w:rsidP="00D94118">
            <w:pPr>
              <w:numPr>
                <w:ilvl w:val="0"/>
                <w:numId w:val="2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Enjuagar </w:t>
            </w:r>
          </w:p>
          <w:p w14:paraId="19857902" w14:textId="77777777" w:rsidR="00267B13" w:rsidRDefault="00267B13" w:rsidP="00D94118">
            <w:pPr>
              <w:numPr>
                <w:ilvl w:val="0"/>
                <w:numId w:val="2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Secar con toalla desechable </w:t>
            </w:r>
          </w:p>
          <w:p w14:paraId="3080005E" w14:textId="77777777" w:rsidR="00267B13" w:rsidRDefault="00267B13" w:rsidP="00A01A4A">
            <w:pPr>
              <w:spacing w:line="276" w:lineRule="auto"/>
              <w:jc w:val="both"/>
              <w:rPr>
                <w:rFonts w:ascii="Arial" w:hAnsi="Arial" w:cs="Arial"/>
                <w:color w:val="000000" w:themeColor="text1"/>
                <w:sz w:val="20"/>
                <w:szCs w:val="20"/>
              </w:rPr>
            </w:pPr>
          </w:p>
          <w:p w14:paraId="399AEA4B" w14:textId="77777777" w:rsidR="00267B13" w:rsidRDefault="00267B13"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Momentos clave</w:t>
            </w:r>
            <w:r>
              <w:rPr>
                <w:rStyle w:val="Textoennegrita"/>
                <w:rFonts w:ascii="Arial" w:hAnsi="Arial" w:cs="Arial"/>
                <w:color w:val="000000" w:themeColor="text1"/>
                <w:sz w:val="20"/>
                <w:szCs w:val="20"/>
              </w:rPr>
              <w:t>:</w:t>
            </w:r>
          </w:p>
          <w:p w14:paraId="071B186A" w14:textId="77777777" w:rsidR="00267B13" w:rsidRPr="00706980" w:rsidRDefault="00267B13" w:rsidP="00A01A4A"/>
          <w:p w14:paraId="358453D4" w14:textId="77777777" w:rsidR="00267B13" w:rsidRDefault="00267B13" w:rsidP="00D94118">
            <w:pPr>
              <w:pStyle w:val="NormalWeb"/>
              <w:numPr>
                <w:ilvl w:val="0"/>
                <w:numId w:val="73"/>
              </w:numPr>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Antes de iniciar trabajo</w:t>
            </w:r>
            <w:r>
              <w:rPr>
                <w:rFonts w:ascii="Arial" w:hAnsi="Arial" w:cs="Arial"/>
                <w:color w:val="000000" w:themeColor="text1"/>
                <w:sz w:val="20"/>
                <w:szCs w:val="20"/>
              </w:rPr>
              <w:t>.</w:t>
            </w:r>
          </w:p>
          <w:p w14:paraId="3090C422" w14:textId="77777777" w:rsidR="00267B13" w:rsidRDefault="00267B13" w:rsidP="00D94118">
            <w:pPr>
              <w:pStyle w:val="NormalWeb"/>
              <w:numPr>
                <w:ilvl w:val="0"/>
                <w:numId w:val="90"/>
              </w:numPr>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Después de ir al baño</w:t>
            </w:r>
            <w:r>
              <w:rPr>
                <w:rFonts w:ascii="Arial" w:hAnsi="Arial" w:cs="Arial"/>
                <w:color w:val="000000" w:themeColor="text1"/>
                <w:sz w:val="20"/>
                <w:szCs w:val="20"/>
              </w:rPr>
              <w:t>.</w:t>
            </w:r>
          </w:p>
          <w:p w14:paraId="3CC11735" w14:textId="77777777" w:rsidR="00267B13" w:rsidRDefault="00267B13" w:rsidP="00D94118">
            <w:pPr>
              <w:pStyle w:val="NormalWeb"/>
              <w:numPr>
                <w:ilvl w:val="0"/>
                <w:numId w:val="90"/>
              </w:numPr>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Después de manipular carne cruda</w:t>
            </w:r>
            <w:r>
              <w:rPr>
                <w:rFonts w:ascii="Arial" w:hAnsi="Arial" w:cs="Arial"/>
                <w:color w:val="000000" w:themeColor="text1"/>
                <w:sz w:val="20"/>
                <w:szCs w:val="20"/>
              </w:rPr>
              <w:t>.</w:t>
            </w:r>
          </w:p>
          <w:p w14:paraId="56A41156" w14:textId="77777777" w:rsidR="00267B13" w:rsidRDefault="00267B13" w:rsidP="00D94118">
            <w:pPr>
              <w:pStyle w:val="NormalWeb"/>
              <w:numPr>
                <w:ilvl w:val="0"/>
                <w:numId w:val="90"/>
              </w:numPr>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Después de tocar basura</w:t>
            </w:r>
            <w:r>
              <w:rPr>
                <w:rFonts w:ascii="Arial" w:hAnsi="Arial" w:cs="Arial"/>
                <w:color w:val="000000" w:themeColor="text1"/>
                <w:sz w:val="20"/>
                <w:szCs w:val="20"/>
              </w:rPr>
              <w:t>.</w:t>
            </w:r>
          </w:p>
          <w:p w14:paraId="2F36A07E" w14:textId="77777777" w:rsidR="00267B13" w:rsidRDefault="00267B13" w:rsidP="00D94118">
            <w:pPr>
              <w:pStyle w:val="NormalWeb"/>
              <w:numPr>
                <w:ilvl w:val="0"/>
                <w:numId w:val="90"/>
              </w:numPr>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Después de comer</w:t>
            </w:r>
            <w:r>
              <w:rPr>
                <w:rFonts w:ascii="Arial" w:hAnsi="Arial" w:cs="Arial"/>
                <w:color w:val="000000" w:themeColor="text1"/>
                <w:sz w:val="20"/>
                <w:szCs w:val="20"/>
              </w:rPr>
              <w:t>.</w:t>
            </w:r>
          </w:p>
          <w:p w14:paraId="6F39FC36" w14:textId="77777777" w:rsidR="00120C7C" w:rsidRPr="00267B13" w:rsidRDefault="00120C7C" w:rsidP="00120C7C">
            <w:pPr>
              <w:pStyle w:val="NormalWeb"/>
              <w:spacing w:before="0" w:beforeAutospacing="0" w:after="0" w:afterAutospacing="0" w:line="276" w:lineRule="auto"/>
              <w:ind w:left="720"/>
              <w:jc w:val="both"/>
              <w:rPr>
                <w:rFonts w:ascii="Arial" w:hAnsi="Arial" w:cs="Arial"/>
                <w:color w:val="000000" w:themeColor="text1"/>
                <w:sz w:val="20"/>
                <w:szCs w:val="20"/>
              </w:rPr>
            </w:pPr>
          </w:p>
        </w:tc>
        <w:tc>
          <w:tcPr>
            <w:tcW w:w="3021" w:type="dxa"/>
          </w:tcPr>
          <w:p w14:paraId="1E8D9A02" w14:textId="77777777" w:rsidR="00267B13" w:rsidRPr="00076D99" w:rsidRDefault="00267B13"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4AA20714" wp14:editId="44F67424">
                  <wp:extent cx="1781175" cy="1369695"/>
                  <wp:effectExtent l="0" t="0" r="0" b="1905"/>
                  <wp:docPr id="150338175"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8175" name="Imagen 150338175"/>
                          <pic:cNvPicPr/>
                        </pic:nvPicPr>
                        <pic:blipFill>
                          <a:blip r:embed="rId86">
                            <a:extLst>
                              <a:ext uri="{28A0092B-C50C-407E-A947-70E740481C1C}">
                                <a14:useLocalDpi xmlns:a14="http://schemas.microsoft.com/office/drawing/2010/main" val="0"/>
                              </a:ext>
                            </a:extLst>
                          </a:blip>
                          <a:stretch>
                            <a:fillRect/>
                          </a:stretch>
                        </pic:blipFill>
                        <pic:spPr>
                          <a:xfrm>
                            <a:off x="0" y="0"/>
                            <a:ext cx="1781175" cy="1369695"/>
                          </a:xfrm>
                          <a:prstGeom prst="rect">
                            <a:avLst/>
                          </a:prstGeom>
                        </pic:spPr>
                      </pic:pic>
                    </a:graphicData>
                  </a:graphic>
                </wp:inline>
              </w:drawing>
            </w:r>
          </w:p>
        </w:tc>
      </w:tr>
    </w:tbl>
    <w:p w14:paraId="7428EFCA" w14:textId="77777777" w:rsidR="00267B13" w:rsidRPr="00FD03D0" w:rsidRDefault="00267B13" w:rsidP="00706980">
      <w:pPr>
        <w:pStyle w:val="NormalWeb"/>
        <w:spacing w:before="0" w:beforeAutospacing="0" w:after="0" w:afterAutospacing="0" w:line="276" w:lineRule="auto"/>
        <w:jc w:val="both"/>
        <w:rPr>
          <w:rFonts w:ascii="Arial" w:hAnsi="Arial" w:cs="Arial"/>
          <w:color w:val="000000" w:themeColor="text1"/>
          <w:sz w:val="20"/>
          <w:szCs w:val="20"/>
        </w:rPr>
      </w:pPr>
    </w:p>
    <w:p w14:paraId="7E8AE10D" w14:textId="77777777" w:rsidR="00706980" w:rsidRPr="00FD03D0" w:rsidRDefault="00706980" w:rsidP="00706980">
      <w:pPr>
        <w:pStyle w:val="NormalWeb"/>
        <w:spacing w:before="0" w:beforeAutospacing="0" w:after="0" w:afterAutospacing="0" w:line="276" w:lineRule="auto"/>
        <w:ind w:left="720"/>
        <w:jc w:val="both"/>
        <w:rPr>
          <w:rFonts w:ascii="Arial" w:hAnsi="Arial" w:cs="Arial"/>
          <w:color w:val="000000" w:themeColor="text1"/>
          <w:sz w:val="20"/>
          <w:szCs w:val="20"/>
        </w:rPr>
      </w:pPr>
    </w:p>
    <w:p w14:paraId="7114D59B" w14:textId="77777777" w:rsidR="00B04660" w:rsidRPr="00FD03D0" w:rsidRDefault="00B04660" w:rsidP="000A2A08">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Es la medida más efectiva para prevenir contaminación.</w:t>
      </w:r>
    </w:p>
    <w:p w14:paraId="0C569DD8" w14:textId="77777777" w:rsidR="00F72C3E" w:rsidRDefault="00F72C3E" w:rsidP="000A2A08">
      <w:pPr>
        <w:pStyle w:val="Ttulo2"/>
        <w:spacing w:before="0" w:after="0" w:line="276" w:lineRule="auto"/>
        <w:jc w:val="both"/>
        <w:rPr>
          <w:rStyle w:val="Textoennegrita"/>
          <w:rFonts w:ascii="Arial" w:hAnsi="Arial" w:cs="Arial"/>
          <w:color w:val="000000" w:themeColor="text1"/>
          <w:sz w:val="20"/>
          <w:szCs w:val="20"/>
        </w:rPr>
      </w:pPr>
    </w:p>
    <w:p w14:paraId="71ACD450" w14:textId="77777777" w:rsidR="00F72C3E" w:rsidRDefault="00F72C3E" w:rsidP="000A2A08">
      <w:pPr>
        <w:pStyle w:val="Ttulo2"/>
        <w:spacing w:before="0" w:after="0" w:line="276" w:lineRule="auto"/>
        <w:jc w:val="both"/>
        <w:rPr>
          <w:rStyle w:val="Textoennegrita"/>
          <w:rFonts w:ascii="Arial" w:hAnsi="Arial" w:cs="Arial"/>
          <w:color w:val="000000" w:themeColor="text1"/>
          <w:sz w:val="20"/>
          <w:szCs w:val="20"/>
        </w:rPr>
      </w:pPr>
    </w:p>
    <w:p w14:paraId="47538E66" w14:textId="752C3091" w:rsidR="00B04660" w:rsidRDefault="00B04660" w:rsidP="00D94118">
      <w:pPr>
        <w:pStyle w:val="Ttulo1"/>
        <w:numPr>
          <w:ilvl w:val="1"/>
          <w:numId w:val="89"/>
        </w:numPr>
        <w:spacing w:before="0" w:after="0" w:line="276" w:lineRule="auto"/>
        <w:ind w:left="567" w:hanging="567"/>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Uso de elementos de protección personal (EPP)</w:t>
      </w:r>
    </w:p>
    <w:p w14:paraId="1A646954" w14:textId="77777777" w:rsidR="00E41B10" w:rsidRPr="00E41B10" w:rsidRDefault="00E41B10" w:rsidP="00E41B10"/>
    <w:p w14:paraId="5DF8DC13" w14:textId="443E962F" w:rsidR="0004371F" w:rsidRDefault="00B04660" w:rsidP="00CB3349">
      <w:pPr>
        <w:pStyle w:val="NormalWeb"/>
        <w:spacing w:before="0" w:beforeAutospacing="0" w:after="0" w:afterAutospacing="0" w:line="276" w:lineRule="auto"/>
        <w:ind w:firstLine="567"/>
        <w:jc w:val="both"/>
        <w:rPr>
          <w:rFonts w:ascii="Arial" w:hAnsi="Arial" w:cs="Arial"/>
          <w:color w:val="000000" w:themeColor="text1"/>
          <w:sz w:val="20"/>
          <w:szCs w:val="20"/>
        </w:rPr>
      </w:pPr>
      <w:r w:rsidRPr="00FD03D0">
        <w:rPr>
          <w:rFonts w:ascii="Arial" w:hAnsi="Arial" w:cs="Arial"/>
          <w:color w:val="000000" w:themeColor="text1"/>
          <w:sz w:val="20"/>
          <w:szCs w:val="20"/>
        </w:rPr>
        <w:t>Los EPP crean una barrera entre el manipulador y el alimento.</w:t>
      </w:r>
      <w:r w:rsidR="006B53C9">
        <w:rPr>
          <w:rFonts w:ascii="Arial" w:hAnsi="Arial" w:cs="Arial"/>
          <w:color w:val="000000" w:themeColor="text1"/>
          <w:sz w:val="20"/>
          <w:szCs w:val="20"/>
        </w:rPr>
        <w:t xml:space="preserve"> </w:t>
      </w:r>
      <w:r w:rsidR="00CB3349">
        <w:rPr>
          <w:rFonts w:ascii="Arial" w:hAnsi="Arial" w:cs="Arial"/>
          <w:color w:val="000000" w:themeColor="text1"/>
          <w:sz w:val="20"/>
          <w:szCs w:val="20"/>
        </w:rPr>
        <w:t>A continuación, se deben los elementos:</w:t>
      </w:r>
    </w:p>
    <w:p w14:paraId="1AAD4AF7" w14:textId="77777777" w:rsidR="00CB3349" w:rsidRPr="00CB3349" w:rsidRDefault="00CB3349" w:rsidP="00CB3349">
      <w:pPr>
        <w:pStyle w:val="NormalWeb"/>
        <w:spacing w:before="0" w:beforeAutospacing="0" w:after="0" w:afterAutospacing="0" w:line="276" w:lineRule="auto"/>
        <w:ind w:firstLine="567"/>
        <w:jc w:val="both"/>
        <w:rPr>
          <w:rFonts w:ascii="Arial" w:hAnsi="Arial" w:cs="Arial"/>
          <w:color w:val="000000" w:themeColor="text1"/>
          <w:sz w:val="20"/>
          <w:szCs w:val="20"/>
        </w:rPr>
      </w:pPr>
    </w:p>
    <w:p w14:paraId="60770194" w14:textId="77777777" w:rsidR="00CB3349" w:rsidRDefault="00B04660" w:rsidP="00D94118">
      <w:pPr>
        <w:pStyle w:val="NormalWeb"/>
        <w:numPr>
          <w:ilvl w:val="0"/>
          <w:numId w:val="91"/>
        </w:numPr>
        <w:spacing w:before="0" w:beforeAutospacing="0" w:after="0" w:afterAutospacing="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Guantes:</w:t>
      </w:r>
      <w:r w:rsidR="00CB3349">
        <w:rPr>
          <w:rStyle w:val="Textoennegrita"/>
          <w:rFonts w:ascii="Arial" w:hAnsi="Arial" w:cs="Arial"/>
          <w:color w:val="000000" w:themeColor="text1"/>
          <w:sz w:val="20"/>
          <w:szCs w:val="20"/>
        </w:rPr>
        <w:t xml:space="preserve"> </w:t>
      </w:r>
      <w:r w:rsidR="00CB3349">
        <w:rPr>
          <w:rFonts w:ascii="Arial" w:hAnsi="Arial" w:cs="Arial"/>
          <w:color w:val="000000" w:themeColor="text1"/>
          <w:sz w:val="20"/>
          <w:szCs w:val="20"/>
        </w:rPr>
        <w:t>e</w:t>
      </w:r>
      <w:r w:rsidRPr="00FD03D0">
        <w:rPr>
          <w:rFonts w:ascii="Arial" w:hAnsi="Arial" w:cs="Arial"/>
          <w:color w:val="000000" w:themeColor="text1"/>
          <w:sz w:val="20"/>
          <w:szCs w:val="20"/>
        </w:rPr>
        <w:t>vitan contacto directo con el alimento.</w:t>
      </w:r>
    </w:p>
    <w:p w14:paraId="5468E41E" w14:textId="77777777" w:rsidR="00CB3349" w:rsidRDefault="00B04660" w:rsidP="00D94118">
      <w:pPr>
        <w:pStyle w:val="NormalWeb"/>
        <w:numPr>
          <w:ilvl w:val="0"/>
          <w:numId w:val="91"/>
        </w:numPr>
        <w:spacing w:before="0" w:beforeAutospacing="0" w:after="0" w:afterAutospacing="0" w:line="276" w:lineRule="auto"/>
        <w:jc w:val="both"/>
        <w:rPr>
          <w:rFonts w:ascii="Arial" w:hAnsi="Arial" w:cs="Arial"/>
          <w:color w:val="000000" w:themeColor="text1"/>
          <w:sz w:val="20"/>
          <w:szCs w:val="20"/>
        </w:rPr>
      </w:pPr>
      <w:r w:rsidRPr="00CB3349">
        <w:rPr>
          <w:rStyle w:val="Textoennegrita"/>
          <w:rFonts w:ascii="Arial" w:hAnsi="Arial" w:cs="Arial"/>
          <w:color w:val="000000" w:themeColor="text1"/>
          <w:sz w:val="20"/>
          <w:szCs w:val="20"/>
        </w:rPr>
        <w:t>Tapabocas:</w:t>
      </w:r>
      <w:r w:rsidR="00CB3349">
        <w:rPr>
          <w:rStyle w:val="Textoennegrita"/>
          <w:rFonts w:ascii="Arial" w:hAnsi="Arial" w:cs="Arial"/>
          <w:color w:val="000000" w:themeColor="text1"/>
          <w:sz w:val="20"/>
          <w:szCs w:val="20"/>
        </w:rPr>
        <w:t xml:space="preserve"> </w:t>
      </w:r>
      <w:r w:rsidR="00CB3349">
        <w:rPr>
          <w:rFonts w:ascii="Arial" w:hAnsi="Arial" w:cs="Arial"/>
          <w:color w:val="000000" w:themeColor="text1"/>
          <w:sz w:val="20"/>
          <w:szCs w:val="20"/>
        </w:rPr>
        <w:t>e</w:t>
      </w:r>
      <w:r w:rsidRPr="00CB3349">
        <w:rPr>
          <w:rFonts w:ascii="Arial" w:hAnsi="Arial" w:cs="Arial"/>
          <w:color w:val="000000" w:themeColor="text1"/>
          <w:sz w:val="20"/>
          <w:szCs w:val="20"/>
        </w:rPr>
        <w:t>vita contaminación por saliva o estornudos.</w:t>
      </w:r>
    </w:p>
    <w:p w14:paraId="441964A8" w14:textId="59D06074" w:rsidR="00B04660" w:rsidRDefault="00B04660" w:rsidP="00D94118">
      <w:pPr>
        <w:pStyle w:val="NormalWeb"/>
        <w:numPr>
          <w:ilvl w:val="0"/>
          <w:numId w:val="91"/>
        </w:numPr>
        <w:spacing w:before="0" w:beforeAutospacing="0" w:after="0" w:afterAutospacing="0" w:line="276" w:lineRule="auto"/>
        <w:jc w:val="both"/>
        <w:rPr>
          <w:rFonts w:ascii="Arial" w:hAnsi="Arial" w:cs="Arial"/>
          <w:color w:val="000000" w:themeColor="text1"/>
          <w:sz w:val="20"/>
          <w:szCs w:val="20"/>
        </w:rPr>
      </w:pPr>
      <w:r w:rsidRPr="00CB3349">
        <w:rPr>
          <w:rStyle w:val="Textoennegrita"/>
          <w:rFonts w:ascii="Arial" w:hAnsi="Arial" w:cs="Arial"/>
          <w:color w:val="000000" w:themeColor="text1"/>
          <w:sz w:val="20"/>
          <w:szCs w:val="20"/>
        </w:rPr>
        <w:t>Gorros/mallas:</w:t>
      </w:r>
      <w:r w:rsidR="00CB3349">
        <w:rPr>
          <w:rStyle w:val="Textoennegrita"/>
          <w:rFonts w:ascii="Arial" w:hAnsi="Arial" w:cs="Arial"/>
          <w:color w:val="000000" w:themeColor="text1"/>
          <w:sz w:val="20"/>
          <w:szCs w:val="20"/>
        </w:rPr>
        <w:t xml:space="preserve"> </w:t>
      </w:r>
      <w:r w:rsidR="00CB3349">
        <w:rPr>
          <w:rFonts w:ascii="Arial" w:hAnsi="Arial" w:cs="Arial"/>
          <w:color w:val="000000" w:themeColor="text1"/>
          <w:sz w:val="20"/>
          <w:szCs w:val="20"/>
        </w:rPr>
        <w:t>e</w:t>
      </w:r>
      <w:r w:rsidRPr="00CB3349">
        <w:rPr>
          <w:rFonts w:ascii="Arial" w:hAnsi="Arial" w:cs="Arial"/>
          <w:color w:val="000000" w:themeColor="text1"/>
          <w:sz w:val="20"/>
          <w:szCs w:val="20"/>
        </w:rPr>
        <w:t>vitan caída de cabello.</w:t>
      </w:r>
    </w:p>
    <w:p w14:paraId="1D374D16" w14:textId="10D97FED" w:rsidR="00B04660" w:rsidRPr="0060257A" w:rsidRDefault="00B04660" w:rsidP="00D94118">
      <w:pPr>
        <w:pStyle w:val="NormalWeb"/>
        <w:numPr>
          <w:ilvl w:val="0"/>
          <w:numId w:val="91"/>
        </w:numPr>
        <w:spacing w:before="0" w:beforeAutospacing="0" w:after="0" w:afterAutospacing="0" w:line="276" w:lineRule="auto"/>
        <w:jc w:val="both"/>
        <w:rPr>
          <w:rFonts w:ascii="Arial" w:hAnsi="Arial" w:cs="Arial"/>
          <w:color w:val="000000" w:themeColor="text1"/>
          <w:sz w:val="20"/>
          <w:szCs w:val="20"/>
        </w:rPr>
      </w:pPr>
      <w:r w:rsidRPr="0060257A">
        <w:rPr>
          <w:rStyle w:val="Textoennegrita"/>
          <w:rFonts w:ascii="Arial" w:hAnsi="Arial" w:cs="Arial"/>
          <w:color w:val="000000" w:themeColor="text1"/>
          <w:sz w:val="20"/>
          <w:szCs w:val="20"/>
        </w:rPr>
        <w:t>Botas y delantal:</w:t>
      </w:r>
      <w:r w:rsidR="0060257A">
        <w:rPr>
          <w:rStyle w:val="Textoennegrita"/>
          <w:rFonts w:ascii="Arial" w:hAnsi="Arial" w:cs="Arial"/>
          <w:color w:val="000000" w:themeColor="text1"/>
          <w:sz w:val="20"/>
          <w:szCs w:val="20"/>
        </w:rPr>
        <w:t xml:space="preserve"> </w:t>
      </w:r>
      <w:r w:rsidR="0060257A" w:rsidRPr="0060257A">
        <w:rPr>
          <w:rStyle w:val="Textoennegrita"/>
          <w:rFonts w:ascii="Arial" w:hAnsi="Arial" w:cs="Arial"/>
          <w:b w:val="0"/>
          <w:bCs w:val="0"/>
          <w:color w:val="000000" w:themeColor="text1"/>
          <w:sz w:val="20"/>
          <w:szCs w:val="20"/>
        </w:rPr>
        <w:t>p</w:t>
      </w:r>
      <w:r w:rsidRPr="0060257A">
        <w:rPr>
          <w:rFonts w:ascii="Arial" w:hAnsi="Arial" w:cs="Arial"/>
          <w:color w:val="000000" w:themeColor="text1"/>
          <w:sz w:val="20"/>
          <w:szCs w:val="20"/>
        </w:rPr>
        <w:t>rotegen al trabajador y mantienen higiene.</w:t>
      </w:r>
    </w:p>
    <w:p w14:paraId="32C2E64A" w14:textId="77777777" w:rsidR="0060257A" w:rsidRDefault="0060257A" w:rsidP="000A2A08">
      <w:pPr>
        <w:pStyle w:val="Ttulo3"/>
        <w:spacing w:before="0" w:after="0" w:line="276" w:lineRule="auto"/>
        <w:jc w:val="both"/>
        <w:rPr>
          <w:rStyle w:val="Textoennegrita"/>
          <w:rFonts w:ascii="Arial" w:hAnsi="Arial" w:cs="Arial"/>
          <w:color w:val="000000" w:themeColor="text1"/>
          <w:sz w:val="20"/>
          <w:szCs w:val="20"/>
        </w:rPr>
      </w:pPr>
    </w:p>
    <w:p w14:paraId="2DD8607C" w14:textId="378887A7" w:rsidR="00F72C3E" w:rsidRDefault="00813D24" w:rsidP="00813D24">
      <w:pPr>
        <w:pStyle w:val="NormalWeb"/>
        <w:spacing w:before="0" w:beforeAutospacing="0" w:after="0" w:afterAutospacing="0" w:line="276" w:lineRule="auto"/>
        <w:ind w:left="567"/>
        <w:jc w:val="both"/>
        <w:rPr>
          <w:rFonts w:ascii="Arial" w:hAnsi="Arial" w:cs="Arial"/>
          <w:color w:val="000000" w:themeColor="text1"/>
          <w:sz w:val="20"/>
          <w:szCs w:val="20"/>
        </w:rPr>
      </w:pPr>
      <w:r w:rsidRPr="00813D24">
        <w:rPr>
          <w:rFonts w:ascii="Arial" w:hAnsi="Arial" w:cs="Arial"/>
          <w:color w:val="000000" w:themeColor="text1"/>
          <w:sz w:val="20"/>
          <w:szCs w:val="20"/>
        </w:rPr>
        <w:t>El uso correcto del EPP implica mantenerlo limpio, cambiarlo regularmente y recordar que no reemplaza el lavado de manos; su uso inadecuado puede generar una falsa sensación de seguridad.</w:t>
      </w:r>
    </w:p>
    <w:p w14:paraId="7936D99D" w14:textId="77777777" w:rsidR="00813D24" w:rsidRDefault="00813D24" w:rsidP="00813D24">
      <w:pPr>
        <w:pStyle w:val="NormalWeb"/>
        <w:spacing w:before="0" w:beforeAutospacing="0" w:after="0" w:afterAutospacing="0" w:line="276" w:lineRule="auto"/>
        <w:ind w:left="567"/>
        <w:jc w:val="both"/>
        <w:rPr>
          <w:b/>
          <w:bCs/>
        </w:rPr>
      </w:pPr>
    </w:p>
    <w:p w14:paraId="014A8FD1" w14:textId="77777777" w:rsidR="0002729D" w:rsidRDefault="0002729D" w:rsidP="00813D24">
      <w:pPr>
        <w:pStyle w:val="NormalWeb"/>
        <w:spacing w:before="0" w:beforeAutospacing="0" w:after="0" w:afterAutospacing="0" w:line="276" w:lineRule="auto"/>
        <w:ind w:left="567"/>
        <w:jc w:val="both"/>
        <w:rPr>
          <w:b/>
          <w:bCs/>
        </w:rPr>
      </w:pPr>
    </w:p>
    <w:p w14:paraId="4567FCE6" w14:textId="77777777" w:rsidR="0002729D" w:rsidRPr="00813D24" w:rsidRDefault="0002729D" w:rsidP="00813D24">
      <w:pPr>
        <w:pStyle w:val="NormalWeb"/>
        <w:spacing w:before="0" w:beforeAutospacing="0" w:after="0" w:afterAutospacing="0" w:line="276" w:lineRule="auto"/>
        <w:ind w:left="567"/>
        <w:jc w:val="both"/>
        <w:rPr>
          <w:b/>
          <w:bCs/>
        </w:rPr>
      </w:pPr>
    </w:p>
    <w:p w14:paraId="7DDC4A31" w14:textId="77777777" w:rsidR="00F72C3E" w:rsidRDefault="00F72C3E" w:rsidP="000A2A08">
      <w:pPr>
        <w:pStyle w:val="Ttulo2"/>
        <w:spacing w:before="0" w:after="0" w:line="276" w:lineRule="auto"/>
        <w:jc w:val="both"/>
        <w:rPr>
          <w:rStyle w:val="Textoennegrita"/>
          <w:rFonts w:ascii="Arial" w:hAnsi="Arial" w:cs="Arial"/>
          <w:color w:val="000000" w:themeColor="text1"/>
          <w:sz w:val="20"/>
          <w:szCs w:val="20"/>
        </w:rPr>
      </w:pPr>
    </w:p>
    <w:p w14:paraId="2FDD4BBC" w14:textId="48476767" w:rsidR="00B04660" w:rsidRPr="00FD03D0" w:rsidRDefault="00B04660" w:rsidP="00D94118">
      <w:pPr>
        <w:pStyle w:val="Ttulo1"/>
        <w:numPr>
          <w:ilvl w:val="1"/>
          <w:numId w:val="89"/>
        </w:numPr>
        <w:spacing w:before="0" w:after="0" w:line="276" w:lineRule="auto"/>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Prevención de la contaminación cruzada</w:t>
      </w:r>
    </w:p>
    <w:p w14:paraId="6F0AA34D" w14:textId="77777777" w:rsidR="0004371F" w:rsidRDefault="0004371F" w:rsidP="000A2A08">
      <w:pPr>
        <w:pStyle w:val="NormalWeb"/>
        <w:spacing w:before="0" w:beforeAutospacing="0" w:after="0" w:afterAutospacing="0" w:line="276" w:lineRule="auto"/>
        <w:jc w:val="both"/>
        <w:rPr>
          <w:rFonts w:ascii="Arial" w:hAnsi="Arial" w:cs="Arial"/>
          <w:color w:val="000000" w:themeColor="text1"/>
          <w:sz w:val="20"/>
          <w:szCs w:val="20"/>
        </w:rPr>
      </w:pPr>
    </w:p>
    <w:p w14:paraId="328ACFAB" w14:textId="77777777" w:rsidR="000B3278" w:rsidRDefault="000B3278" w:rsidP="000A2A08">
      <w:pPr>
        <w:pStyle w:val="NormalWeb"/>
        <w:spacing w:before="0" w:beforeAutospacing="0" w:after="0" w:afterAutospacing="0" w:line="276" w:lineRule="auto"/>
        <w:jc w:val="both"/>
        <w:rPr>
          <w:rFonts w:ascii="Arial" w:hAnsi="Arial" w:cs="Arial"/>
          <w:color w:val="000000" w:themeColor="text1"/>
          <w:sz w:val="20"/>
          <w:szCs w:val="20"/>
        </w:rPr>
      </w:pPr>
    </w:p>
    <w:p w14:paraId="30092C2D" w14:textId="16B280EA" w:rsidR="004046BC" w:rsidRDefault="004046BC" w:rsidP="00D97C46">
      <w:pPr>
        <w:pStyle w:val="NormalWeb"/>
        <w:spacing w:before="0" w:beforeAutospacing="0" w:after="0" w:afterAutospacing="0" w:line="276" w:lineRule="auto"/>
        <w:ind w:left="567"/>
        <w:jc w:val="both"/>
        <w:rPr>
          <w:rFonts w:ascii="Arial" w:hAnsi="Arial" w:cs="Arial"/>
          <w:color w:val="000000" w:themeColor="text1"/>
          <w:sz w:val="20"/>
          <w:szCs w:val="20"/>
        </w:rPr>
      </w:pPr>
      <w:r w:rsidRPr="004046BC">
        <w:rPr>
          <w:rFonts w:ascii="Arial" w:hAnsi="Arial" w:cs="Arial"/>
          <w:color w:val="000000" w:themeColor="text1"/>
          <w:sz w:val="20"/>
          <w:szCs w:val="20"/>
        </w:rPr>
        <w:t>La prevención de la contaminación cruzada evita el contacto entre alimentos, superficies o utensilios contaminados, reduciendo riesgos microbiológicos y garantizando la inocuidad durante todo el proceso.</w:t>
      </w:r>
      <w:r w:rsidR="007753AE">
        <w:rPr>
          <w:rFonts w:ascii="Arial" w:hAnsi="Arial" w:cs="Arial"/>
          <w:color w:val="000000" w:themeColor="text1"/>
          <w:sz w:val="20"/>
          <w:szCs w:val="20"/>
        </w:rPr>
        <w:t xml:space="preserve"> Los aspectos fundamentales son:</w:t>
      </w:r>
    </w:p>
    <w:p w14:paraId="223F00F8" w14:textId="77777777" w:rsidR="000B3278" w:rsidRDefault="000B3278" w:rsidP="00D97C46">
      <w:pPr>
        <w:pStyle w:val="NormalWeb"/>
        <w:spacing w:before="0" w:beforeAutospacing="0" w:after="0" w:afterAutospacing="0" w:line="276" w:lineRule="auto"/>
        <w:ind w:left="567"/>
        <w:jc w:val="both"/>
        <w:rPr>
          <w:rFonts w:ascii="Arial" w:hAnsi="Arial" w:cs="Arial"/>
          <w:color w:val="000000" w:themeColor="text1"/>
          <w:sz w:val="20"/>
          <w:szCs w:val="20"/>
        </w:rPr>
      </w:pPr>
    </w:p>
    <w:p w14:paraId="2B4FBC49" w14:textId="77777777" w:rsidR="00120C7C" w:rsidRDefault="00120C7C" w:rsidP="00D97C46">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ED0A9E" w:rsidRPr="00076D99" w14:paraId="1DFAD7DC" w14:textId="77777777" w:rsidTr="00A01A4A">
        <w:tc>
          <w:tcPr>
            <w:tcW w:w="9962" w:type="dxa"/>
            <w:gridSpan w:val="3"/>
            <w:shd w:val="clear" w:color="auto" w:fill="9BBB59" w:themeFill="accent3"/>
          </w:tcPr>
          <w:p w14:paraId="238AC6D6" w14:textId="77777777" w:rsidR="00ED0A9E" w:rsidRPr="00076D99" w:rsidRDefault="00ED0A9E"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lastRenderedPageBreak/>
              <w:t>Slide</w:t>
            </w:r>
          </w:p>
        </w:tc>
      </w:tr>
      <w:tr w:rsidR="00ED0A9E" w:rsidRPr="00076D99" w14:paraId="4811B95E" w14:textId="77777777" w:rsidTr="00A01A4A">
        <w:trPr>
          <w:trHeight w:val="550"/>
        </w:trPr>
        <w:tc>
          <w:tcPr>
            <w:tcW w:w="2122" w:type="dxa"/>
          </w:tcPr>
          <w:p w14:paraId="39295F39" w14:textId="6C1A4BD5" w:rsidR="00ED0A9E" w:rsidRPr="000C435D" w:rsidRDefault="003246AE" w:rsidP="00A01A4A">
            <w:pPr>
              <w:spacing w:line="276" w:lineRule="auto"/>
              <w:jc w:val="both"/>
              <w:rPr>
                <w:rFonts w:ascii="Arial" w:hAnsi="Arial" w:cs="Arial"/>
                <w:b/>
                <w:bCs/>
                <w:color w:val="000000" w:themeColor="text1"/>
                <w:sz w:val="20"/>
                <w:szCs w:val="20"/>
              </w:rPr>
            </w:pPr>
            <w:r w:rsidRPr="00FD03D0">
              <w:rPr>
                <w:rStyle w:val="Textoennegrita"/>
                <w:rFonts w:ascii="Arial" w:hAnsi="Arial" w:cs="Arial"/>
                <w:color w:val="000000" w:themeColor="text1"/>
                <w:sz w:val="20"/>
                <w:szCs w:val="20"/>
              </w:rPr>
              <w:t>Explicación detallada</w:t>
            </w:r>
            <w:r w:rsidRPr="000C435D">
              <w:rPr>
                <w:rFonts w:ascii="Arial" w:hAnsi="Arial" w:cs="Arial"/>
                <w:b/>
                <w:bCs/>
                <w:color w:val="000000" w:themeColor="text1"/>
                <w:sz w:val="20"/>
                <w:szCs w:val="20"/>
              </w:rPr>
              <w:t xml:space="preserve"> </w:t>
            </w:r>
          </w:p>
        </w:tc>
        <w:tc>
          <w:tcPr>
            <w:tcW w:w="4819" w:type="dxa"/>
          </w:tcPr>
          <w:p w14:paraId="4CE7D791" w14:textId="77777777" w:rsidR="00A22DA5" w:rsidRDefault="00A22DA5" w:rsidP="00A22DA5">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Ocurre cuando microorganismos pasan de:</w:t>
            </w:r>
          </w:p>
          <w:p w14:paraId="28FE28EA" w14:textId="77777777" w:rsidR="00A22DA5" w:rsidRPr="00FD03D0" w:rsidRDefault="00A22DA5" w:rsidP="00A22DA5">
            <w:pPr>
              <w:pStyle w:val="NormalWeb"/>
              <w:spacing w:before="0" w:beforeAutospacing="0" w:after="0" w:afterAutospacing="0" w:line="276" w:lineRule="auto"/>
              <w:jc w:val="both"/>
              <w:rPr>
                <w:rFonts w:ascii="Arial" w:hAnsi="Arial" w:cs="Arial"/>
                <w:color w:val="000000" w:themeColor="text1"/>
                <w:sz w:val="20"/>
                <w:szCs w:val="20"/>
              </w:rPr>
            </w:pPr>
          </w:p>
          <w:p w14:paraId="0BE05F60" w14:textId="77777777" w:rsidR="00D07C51" w:rsidRDefault="00A22DA5"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Un alimento crudo a uno cocido</w:t>
            </w:r>
            <w:r w:rsidR="00D07C51">
              <w:rPr>
                <w:rFonts w:ascii="Arial" w:hAnsi="Arial" w:cs="Arial"/>
                <w:color w:val="000000" w:themeColor="text1"/>
                <w:sz w:val="20"/>
                <w:szCs w:val="20"/>
              </w:rPr>
              <w:t>.</w:t>
            </w:r>
          </w:p>
          <w:p w14:paraId="7FF172DD" w14:textId="6C22A131" w:rsidR="00D07C51" w:rsidRDefault="00A22DA5"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Una superficie contaminada a un alimento limpio</w:t>
            </w:r>
            <w:r w:rsidR="00FD5F7D">
              <w:rPr>
                <w:rFonts w:ascii="Arial" w:hAnsi="Arial" w:cs="Arial"/>
                <w:color w:val="000000" w:themeColor="text1"/>
                <w:sz w:val="20"/>
                <w:szCs w:val="20"/>
              </w:rPr>
              <w:t>.</w:t>
            </w:r>
          </w:p>
          <w:p w14:paraId="0CC13BDF" w14:textId="77777777" w:rsidR="00FD5F7D" w:rsidRDefault="00A22DA5"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Un utensilio a otro alimento</w:t>
            </w:r>
            <w:r w:rsidR="00FD5F7D">
              <w:rPr>
                <w:rFonts w:ascii="Arial" w:hAnsi="Arial" w:cs="Arial"/>
                <w:color w:val="000000" w:themeColor="text1"/>
                <w:sz w:val="20"/>
                <w:szCs w:val="20"/>
              </w:rPr>
              <w:t>.</w:t>
            </w:r>
          </w:p>
          <w:p w14:paraId="62F24755" w14:textId="0E430771" w:rsidR="00ED0A9E" w:rsidRPr="006956AB" w:rsidRDefault="00A22DA5"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20527">
              <w:rPr>
                <w:rFonts w:ascii="Arial" w:hAnsi="Arial" w:cs="Arial"/>
                <w:color w:val="000000" w:themeColor="text1"/>
                <w:sz w:val="20"/>
                <w:szCs w:val="20"/>
              </w:rPr>
              <w:t>Ejemplo: cortar carne cruda y luego verduras sin lavar el cuchillo.</w:t>
            </w:r>
          </w:p>
        </w:tc>
        <w:tc>
          <w:tcPr>
            <w:tcW w:w="3021" w:type="dxa"/>
          </w:tcPr>
          <w:p w14:paraId="03A76671" w14:textId="09348676" w:rsidR="00ED0A9E" w:rsidRPr="00076D99" w:rsidRDefault="005F5D3D"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F16FF8F" wp14:editId="53153A5B">
                  <wp:extent cx="1192193" cy="713191"/>
                  <wp:effectExtent l="0" t="0" r="1905" b="0"/>
                  <wp:docPr id="1774997514"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97514" name="Imagen 1774997514"/>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208702" cy="723067"/>
                          </a:xfrm>
                          <a:prstGeom prst="rect">
                            <a:avLst/>
                          </a:prstGeom>
                        </pic:spPr>
                      </pic:pic>
                    </a:graphicData>
                  </a:graphic>
                </wp:inline>
              </w:drawing>
            </w:r>
          </w:p>
        </w:tc>
      </w:tr>
      <w:tr w:rsidR="00F20527" w:rsidRPr="00076D99" w14:paraId="2259738B" w14:textId="77777777" w:rsidTr="00A01A4A">
        <w:trPr>
          <w:trHeight w:val="550"/>
        </w:trPr>
        <w:tc>
          <w:tcPr>
            <w:tcW w:w="2122" w:type="dxa"/>
          </w:tcPr>
          <w:p w14:paraId="0D201334" w14:textId="20EDB013" w:rsidR="00F20527" w:rsidRPr="00F20527" w:rsidRDefault="00F20527" w:rsidP="00F20527">
            <w:pPr>
              <w:pStyle w:val="Ttulo3"/>
              <w:spacing w:before="0" w:after="0" w:line="276" w:lineRule="auto"/>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Principales causas</w:t>
            </w:r>
          </w:p>
        </w:tc>
        <w:tc>
          <w:tcPr>
            <w:tcW w:w="4819" w:type="dxa"/>
          </w:tcPr>
          <w:p w14:paraId="40FED6F7" w14:textId="77777777" w:rsidR="00EF146B" w:rsidRDefault="00EF146B"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Manipulación incorrecta</w:t>
            </w:r>
            <w:r>
              <w:rPr>
                <w:rFonts w:ascii="Arial" w:hAnsi="Arial" w:cs="Arial"/>
                <w:color w:val="000000" w:themeColor="text1"/>
                <w:sz w:val="20"/>
                <w:szCs w:val="20"/>
              </w:rPr>
              <w:t>.</w:t>
            </w:r>
          </w:p>
          <w:p w14:paraId="7FE18BB2" w14:textId="77777777" w:rsidR="00EF146B" w:rsidRDefault="00EF146B"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Utensilios sucios</w:t>
            </w:r>
            <w:r>
              <w:rPr>
                <w:rFonts w:ascii="Arial" w:hAnsi="Arial" w:cs="Arial"/>
                <w:color w:val="000000" w:themeColor="text1"/>
                <w:sz w:val="20"/>
                <w:szCs w:val="20"/>
              </w:rPr>
              <w:t>.</w:t>
            </w:r>
          </w:p>
          <w:p w14:paraId="227597EF" w14:textId="38ED756D" w:rsidR="00EF146B" w:rsidRPr="00FD03D0" w:rsidRDefault="00EF146B"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Falta de higiene</w:t>
            </w:r>
            <w:r>
              <w:rPr>
                <w:rFonts w:ascii="Arial" w:hAnsi="Arial" w:cs="Arial"/>
                <w:color w:val="000000" w:themeColor="text1"/>
                <w:sz w:val="20"/>
                <w:szCs w:val="20"/>
              </w:rPr>
              <w:t>.</w:t>
            </w:r>
          </w:p>
          <w:p w14:paraId="228D6DAF" w14:textId="77777777" w:rsidR="00F20527" w:rsidRPr="00FD03D0" w:rsidRDefault="00F20527" w:rsidP="00A22DA5">
            <w:pPr>
              <w:pStyle w:val="NormalWeb"/>
              <w:spacing w:before="0" w:beforeAutospacing="0" w:after="0" w:afterAutospacing="0" w:line="276" w:lineRule="auto"/>
              <w:jc w:val="both"/>
              <w:rPr>
                <w:rFonts w:ascii="Arial" w:hAnsi="Arial" w:cs="Arial"/>
                <w:color w:val="000000" w:themeColor="text1"/>
                <w:sz w:val="20"/>
                <w:szCs w:val="20"/>
              </w:rPr>
            </w:pPr>
          </w:p>
        </w:tc>
        <w:tc>
          <w:tcPr>
            <w:tcW w:w="3021" w:type="dxa"/>
          </w:tcPr>
          <w:p w14:paraId="26B5AA78" w14:textId="60C9FD72" w:rsidR="00F20527" w:rsidRPr="00076D99" w:rsidRDefault="00845706"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400CF0FB" wp14:editId="4B59E78F">
                  <wp:extent cx="1088020" cy="879337"/>
                  <wp:effectExtent l="0" t="0" r="4445" b="0"/>
                  <wp:docPr id="714968606"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68606" name="Imagen 714968606"/>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111966" cy="898690"/>
                          </a:xfrm>
                          <a:prstGeom prst="rect">
                            <a:avLst/>
                          </a:prstGeom>
                        </pic:spPr>
                      </pic:pic>
                    </a:graphicData>
                  </a:graphic>
                </wp:inline>
              </w:drawing>
            </w:r>
          </w:p>
        </w:tc>
      </w:tr>
      <w:tr w:rsidR="00EF146B" w:rsidRPr="00076D99" w14:paraId="604FCF3B" w14:textId="77777777" w:rsidTr="00A01A4A">
        <w:trPr>
          <w:trHeight w:val="550"/>
        </w:trPr>
        <w:tc>
          <w:tcPr>
            <w:tcW w:w="2122" w:type="dxa"/>
          </w:tcPr>
          <w:p w14:paraId="294E9D9B" w14:textId="010A6607" w:rsidR="00EF146B" w:rsidRPr="0092498A" w:rsidRDefault="0092498A" w:rsidP="00F20527">
            <w:pPr>
              <w:pStyle w:val="Ttulo3"/>
              <w:spacing w:before="0" w:after="0" w:line="276" w:lineRule="auto"/>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Medidas de prevención (explicadas)</w:t>
            </w:r>
          </w:p>
        </w:tc>
        <w:tc>
          <w:tcPr>
            <w:tcW w:w="4819" w:type="dxa"/>
          </w:tcPr>
          <w:p w14:paraId="2139034F" w14:textId="77777777" w:rsidR="00366805" w:rsidRDefault="005178C2"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366805">
              <w:rPr>
                <w:rFonts w:ascii="Arial" w:hAnsi="Arial" w:cs="Arial"/>
                <w:b/>
                <w:bCs/>
                <w:sz w:val="20"/>
                <w:szCs w:val="20"/>
              </w:rPr>
              <w:t>Separar</w:t>
            </w:r>
            <w:r w:rsidRPr="00366805">
              <w:rPr>
                <w:rStyle w:val="Textoennegrita"/>
                <w:rFonts w:ascii="Arial" w:hAnsi="Arial" w:cs="Arial"/>
                <w:color w:val="000000" w:themeColor="text1"/>
                <w:sz w:val="20"/>
                <w:szCs w:val="20"/>
              </w:rPr>
              <w:t xml:space="preserve"> alimentos:</w:t>
            </w:r>
            <w:r w:rsidR="00366805">
              <w:rPr>
                <w:rStyle w:val="Textoennegrita"/>
                <w:rFonts w:ascii="Arial" w:hAnsi="Arial" w:cs="Arial"/>
                <w:color w:val="000000" w:themeColor="text1"/>
                <w:sz w:val="20"/>
                <w:szCs w:val="20"/>
              </w:rPr>
              <w:t xml:space="preserve"> </w:t>
            </w:r>
            <w:r w:rsidR="00366805" w:rsidRPr="00366805">
              <w:rPr>
                <w:rStyle w:val="Textoennegrita"/>
                <w:rFonts w:ascii="Arial" w:hAnsi="Arial" w:cs="Arial"/>
                <w:b w:val="0"/>
                <w:bCs w:val="0"/>
                <w:color w:val="000000" w:themeColor="text1"/>
                <w:sz w:val="20"/>
                <w:szCs w:val="20"/>
              </w:rPr>
              <w:t>e</w:t>
            </w:r>
            <w:r w:rsidRPr="00FD03D0">
              <w:rPr>
                <w:rFonts w:ascii="Arial" w:hAnsi="Arial" w:cs="Arial"/>
                <w:color w:val="000000" w:themeColor="text1"/>
                <w:sz w:val="20"/>
                <w:szCs w:val="20"/>
              </w:rPr>
              <w:t>vita contacto entre crudos y cocidos.</w:t>
            </w:r>
          </w:p>
          <w:p w14:paraId="21E23C9C" w14:textId="77777777" w:rsidR="00366805" w:rsidRDefault="005178C2"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366805">
              <w:rPr>
                <w:rStyle w:val="Textoennegrita"/>
                <w:rFonts w:ascii="Arial" w:hAnsi="Arial" w:cs="Arial"/>
                <w:color w:val="000000" w:themeColor="text1"/>
                <w:sz w:val="20"/>
                <w:szCs w:val="20"/>
              </w:rPr>
              <w:t>Desinfección:</w:t>
            </w:r>
            <w:r w:rsidR="00366805">
              <w:rPr>
                <w:rStyle w:val="Textoennegrita"/>
                <w:rFonts w:ascii="Arial" w:hAnsi="Arial" w:cs="Arial"/>
                <w:color w:val="000000" w:themeColor="text1"/>
                <w:sz w:val="20"/>
                <w:szCs w:val="20"/>
              </w:rPr>
              <w:t xml:space="preserve"> </w:t>
            </w:r>
            <w:r w:rsidR="00366805">
              <w:rPr>
                <w:rFonts w:ascii="Arial" w:hAnsi="Arial" w:cs="Arial"/>
                <w:color w:val="000000" w:themeColor="text1"/>
                <w:sz w:val="20"/>
                <w:szCs w:val="20"/>
              </w:rPr>
              <w:t>e</w:t>
            </w:r>
            <w:r w:rsidRPr="00366805">
              <w:rPr>
                <w:rFonts w:ascii="Arial" w:hAnsi="Arial" w:cs="Arial"/>
                <w:color w:val="000000" w:themeColor="text1"/>
                <w:sz w:val="20"/>
                <w:szCs w:val="20"/>
              </w:rPr>
              <w:t>limina microorganismos de superficies.</w:t>
            </w:r>
          </w:p>
          <w:p w14:paraId="175C211C" w14:textId="77777777" w:rsidR="00BF388B" w:rsidRDefault="005178C2"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Lavado de manos:</w:t>
            </w:r>
            <w:r w:rsidRPr="00FD03D0">
              <w:rPr>
                <w:rFonts w:ascii="Arial" w:hAnsi="Arial" w:cs="Arial"/>
                <w:color w:val="000000" w:themeColor="text1"/>
                <w:sz w:val="20"/>
                <w:szCs w:val="20"/>
              </w:rPr>
              <w:br/>
              <w:t>Interrumpe la cadena de contaminación.</w:t>
            </w:r>
            <w:r w:rsidR="00BF388B">
              <w:rPr>
                <w:rFonts w:ascii="Arial" w:hAnsi="Arial" w:cs="Arial"/>
                <w:color w:val="000000" w:themeColor="text1"/>
                <w:sz w:val="20"/>
                <w:szCs w:val="20"/>
              </w:rPr>
              <w:t xml:space="preserve"> </w:t>
            </w:r>
          </w:p>
          <w:p w14:paraId="480108EB" w14:textId="44F0B171" w:rsidR="00EF146B" w:rsidRPr="00BF388B" w:rsidRDefault="005178C2"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Uso de utensilios exclusivos:</w:t>
            </w:r>
            <w:r w:rsidRPr="00FD03D0">
              <w:rPr>
                <w:rFonts w:ascii="Arial" w:hAnsi="Arial" w:cs="Arial"/>
                <w:color w:val="000000" w:themeColor="text1"/>
                <w:sz w:val="20"/>
                <w:szCs w:val="20"/>
              </w:rPr>
              <w:br/>
              <w:t>Evita transferencias de bacterias.</w:t>
            </w:r>
          </w:p>
        </w:tc>
        <w:tc>
          <w:tcPr>
            <w:tcW w:w="3021" w:type="dxa"/>
          </w:tcPr>
          <w:p w14:paraId="6ABFEF64" w14:textId="42AB194D" w:rsidR="00EF146B" w:rsidRPr="00076D99" w:rsidRDefault="00845706"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8F66C87" wp14:editId="4DB59D21">
                  <wp:extent cx="1088020" cy="836669"/>
                  <wp:effectExtent l="0" t="0" r="4445" b="1905"/>
                  <wp:docPr id="1800267501"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67501" name="Imagen 180026750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113179" cy="856016"/>
                          </a:xfrm>
                          <a:prstGeom prst="rect">
                            <a:avLst/>
                          </a:prstGeom>
                        </pic:spPr>
                      </pic:pic>
                    </a:graphicData>
                  </a:graphic>
                </wp:inline>
              </w:drawing>
            </w:r>
          </w:p>
        </w:tc>
      </w:tr>
    </w:tbl>
    <w:p w14:paraId="26CE7103" w14:textId="77777777" w:rsidR="004046BC" w:rsidRDefault="004046BC" w:rsidP="00D97C46">
      <w:pPr>
        <w:pStyle w:val="NormalWeb"/>
        <w:spacing w:before="0" w:beforeAutospacing="0" w:after="0" w:afterAutospacing="0" w:line="276" w:lineRule="auto"/>
        <w:ind w:left="567"/>
        <w:jc w:val="both"/>
      </w:pPr>
    </w:p>
    <w:p w14:paraId="4B8761F1" w14:textId="77777777" w:rsidR="00FD3883" w:rsidRPr="00FD3883" w:rsidRDefault="00FD3883" w:rsidP="00FD3883"/>
    <w:p w14:paraId="65EAE949" w14:textId="32C289F7" w:rsidR="00B04660" w:rsidRPr="00FD03D0" w:rsidRDefault="00B04660" w:rsidP="00D94118">
      <w:pPr>
        <w:pStyle w:val="Ttulo1"/>
        <w:numPr>
          <w:ilvl w:val="1"/>
          <w:numId w:val="89"/>
        </w:numPr>
        <w:spacing w:before="0" w:after="0" w:line="276" w:lineRule="auto"/>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Normas de comportamiento en áreas de proceso</w:t>
      </w:r>
    </w:p>
    <w:p w14:paraId="3A0BBC7C" w14:textId="77777777" w:rsidR="0004371F" w:rsidRDefault="0004371F" w:rsidP="000A2A08">
      <w:pPr>
        <w:pStyle w:val="NormalWeb"/>
        <w:spacing w:before="0" w:beforeAutospacing="0" w:after="0" w:afterAutospacing="0" w:line="276" w:lineRule="auto"/>
        <w:jc w:val="both"/>
        <w:rPr>
          <w:rFonts w:ascii="Arial" w:hAnsi="Arial" w:cs="Arial"/>
          <w:color w:val="000000" w:themeColor="text1"/>
          <w:sz w:val="20"/>
          <w:szCs w:val="20"/>
        </w:rPr>
      </w:pPr>
    </w:p>
    <w:p w14:paraId="0CB05BC0" w14:textId="7DF6687D" w:rsidR="002A67AE" w:rsidRDefault="00CE6DF5" w:rsidP="00BE1E01">
      <w:pPr>
        <w:pStyle w:val="NormalWeb"/>
        <w:spacing w:before="0" w:beforeAutospacing="0" w:after="0" w:afterAutospacing="0" w:line="276" w:lineRule="auto"/>
        <w:ind w:left="567"/>
        <w:jc w:val="both"/>
        <w:rPr>
          <w:rFonts w:ascii="Arial" w:hAnsi="Arial" w:cs="Arial"/>
          <w:color w:val="000000" w:themeColor="text1"/>
          <w:sz w:val="20"/>
          <w:szCs w:val="20"/>
        </w:rPr>
      </w:pPr>
      <w:r w:rsidRPr="00CE6DF5">
        <w:rPr>
          <w:rFonts w:ascii="Arial" w:hAnsi="Arial" w:cs="Arial"/>
          <w:color w:val="000000" w:themeColor="text1"/>
          <w:sz w:val="20"/>
          <w:szCs w:val="20"/>
        </w:rPr>
        <w:t>El comportamiento del personal es clave para prevenir o generar contaminación; por ello, a continuación</w:t>
      </w:r>
      <w:r w:rsidR="00D57773">
        <w:rPr>
          <w:rFonts w:ascii="Arial" w:hAnsi="Arial" w:cs="Arial"/>
          <w:color w:val="000000" w:themeColor="text1"/>
          <w:sz w:val="20"/>
          <w:szCs w:val="20"/>
        </w:rPr>
        <w:t>,</w:t>
      </w:r>
      <w:r w:rsidRPr="00CE6DF5">
        <w:rPr>
          <w:rFonts w:ascii="Arial" w:hAnsi="Arial" w:cs="Arial"/>
          <w:color w:val="000000" w:themeColor="text1"/>
          <w:sz w:val="20"/>
          <w:szCs w:val="20"/>
        </w:rPr>
        <w:t xml:space="preserve"> se presentan las normas obligatorias y los controles de ingreso que deben cumplirse</w:t>
      </w:r>
      <w:r w:rsidR="00BE1E01">
        <w:rPr>
          <w:rFonts w:ascii="Arial" w:hAnsi="Arial" w:cs="Arial"/>
          <w:color w:val="000000" w:themeColor="text1"/>
          <w:sz w:val="20"/>
          <w:szCs w:val="20"/>
        </w:rPr>
        <w:t>.</w:t>
      </w:r>
    </w:p>
    <w:p w14:paraId="2EFF738A" w14:textId="77777777" w:rsidR="002A67AE" w:rsidRDefault="002A67AE" w:rsidP="00773B80">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D57773" w:rsidRPr="00076D99" w14:paraId="6875D9B1" w14:textId="77777777" w:rsidTr="00A01A4A">
        <w:tc>
          <w:tcPr>
            <w:tcW w:w="9962" w:type="dxa"/>
            <w:gridSpan w:val="3"/>
            <w:shd w:val="clear" w:color="auto" w:fill="9BBB59" w:themeFill="accent3"/>
          </w:tcPr>
          <w:p w14:paraId="7AC16613" w14:textId="77777777" w:rsidR="00D57773" w:rsidRPr="00076D99" w:rsidRDefault="00D57773"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Slide</w:t>
            </w:r>
          </w:p>
        </w:tc>
      </w:tr>
      <w:tr w:rsidR="00D57773" w:rsidRPr="00076D99" w14:paraId="32778E63" w14:textId="77777777" w:rsidTr="00A01A4A">
        <w:trPr>
          <w:trHeight w:val="550"/>
        </w:trPr>
        <w:tc>
          <w:tcPr>
            <w:tcW w:w="2122" w:type="dxa"/>
          </w:tcPr>
          <w:p w14:paraId="25B35CCF" w14:textId="34A9D7C2" w:rsidR="004A434F" w:rsidRDefault="004A434F" w:rsidP="004A434F">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Normas obligatorias (explicadas)</w:t>
            </w:r>
          </w:p>
          <w:p w14:paraId="3EEEE5A5" w14:textId="77777777" w:rsidR="00D57773" w:rsidRPr="000C435D" w:rsidRDefault="00D57773" w:rsidP="00A01A4A">
            <w:pPr>
              <w:spacing w:line="276" w:lineRule="auto"/>
              <w:jc w:val="both"/>
              <w:rPr>
                <w:rFonts w:ascii="Arial" w:hAnsi="Arial" w:cs="Arial"/>
                <w:b/>
                <w:bCs/>
                <w:color w:val="000000" w:themeColor="text1"/>
                <w:sz w:val="20"/>
                <w:szCs w:val="20"/>
              </w:rPr>
            </w:pPr>
          </w:p>
        </w:tc>
        <w:tc>
          <w:tcPr>
            <w:tcW w:w="4819" w:type="dxa"/>
          </w:tcPr>
          <w:p w14:paraId="0785415F" w14:textId="77777777" w:rsidR="004A434F" w:rsidRDefault="004A434F"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4A434F">
              <w:rPr>
                <w:rStyle w:val="Textoennegrita"/>
                <w:rFonts w:ascii="Arial" w:hAnsi="Arial" w:cs="Arial"/>
                <w:color w:val="000000" w:themeColor="text1"/>
                <w:sz w:val="20"/>
                <w:szCs w:val="20"/>
              </w:rPr>
              <w:t xml:space="preserve">No fumar: </w:t>
            </w:r>
            <w:r w:rsidRPr="004A434F">
              <w:rPr>
                <w:rStyle w:val="Textoennegrita"/>
                <w:rFonts w:ascii="Arial" w:hAnsi="Arial" w:cs="Arial"/>
                <w:b w:val="0"/>
                <w:bCs w:val="0"/>
                <w:color w:val="000000" w:themeColor="text1"/>
                <w:sz w:val="20"/>
                <w:szCs w:val="20"/>
              </w:rPr>
              <w:t>e</w:t>
            </w:r>
            <w:r w:rsidRPr="004A434F">
              <w:rPr>
                <w:rFonts w:ascii="Arial" w:hAnsi="Arial" w:cs="Arial"/>
                <w:color w:val="000000" w:themeColor="text1"/>
                <w:sz w:val="20"/>
                <w:szCs w:val="20"/>
              </w:rPr>
              <w:t xml:space="preserve">vita contaminación química y biológica. </w:t>
            </w:r>
          </w:p>
          <w:p w14:paraId="0B4F2700" w14:textId="77777777" w:rsidR="002A67AE" w:rsidRDefault="004A434F"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4A434F">
              <w:rPr>
                <w:rStyle w:val="Textoennegrita"/>
                <w:rFonts w:ascii="Arial" w:hAnsi="Arial" w:cs="Arial"/>
                <w:color w:val="000000" w:themeColor="text1"/>
                <w:sz w:val="20"/>
                <w:szCs w:val="20"/>
              </w:rPr>
              <w:t>No consumir alimentos:</w:t>
            </w:r>
            <w:r>
              <w:rPr>
                <w:rStyle w:val="Textoennegrita"/>
                <w:rFonts w:ascii="Arial" w:hAnsi="Arial" w:cs="Arial"/>
                <w:color w:val="000000" w:themeColor="text1"/>
                <w:sz w:val="20"/>
                <w:szCs w:val="20"/>
              </w:rPr>
              <w:t xml:space="preserve"> </w:t>
            </w:r>
            <w:r w:rsidRPr="004A434F">
              <w:rPr>
                <w:rStyle w:val="Textoennegrita"/>
                <w:rFonts w:ascii="Arial" w:hAnsi="Arial" w:cs="Arial"/>
                <w:b w:val="0"/>
                <w:bCs w:val="0"/>
                <w:color w:val="000000" w:themeColor="text1"/>
                <w:sz w:val="20"/>
                <w:szCs w:val="20"/>
              </w:rPr>
              <w:t>r</w:t>
            </w:r>
            <w:r w:rsidRPr="004A434F">
              <w:rPr>
                <w:rFonts w:ascii="Arial" w:hAnsi="Arial" w:cs="Arial"/>
                <w:color w:val="000000" w:themeColor="text1"/>
                <w:sz w:val="20"/>
                <w:szCs w:val="20"/>
              </w:rPr>
              <w:t>educe riesgo de contaminación cruzada.</w:t>
            </w:r>
            <w:r>
              <w:rPr>
                <w:rFonts w:ascii="Arial" w:hAnsi="Arial" w:cs="Arial"/>
                <w:color w:val="000000" w:themeColor="text1"/>
                <w:sz w:val="20"/>
                <w:szCs w:val="20"/>
              </w:rPr>
              <w:t xml:space="preserve"> </w:t>
            </w:r>
          </w:p>
          <w:p w14:paraId="0BB434CB" w14:textId="77777777" w:rsidR="002A67AE" w:rsidRDefault="004A434F"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2A67AE">
              <w:rPr>
                <w:rStyle w:val="Textoennegrita"/>
                <w:rFonts w:ascii="Arial" w:hAnsi="Arial" w:cs="Arial"/>
                <w:color w:val="000000" w:themeColor="text1"/>
                <w:sz w:val="20"/>
                <w:szCs w:val="20"/>
              </w:rPr>
              <w:t>Orden y limpieza:</w:t>
            </w:r>
            <w:r w:rsidRPr="002A67AE">
              <w:rPr>
                <w:rFonts w:ascii="Arial" w:hAnsi="Arial" w:cs="Arial"/>
                <w:color w:val="000000" w:themeColor="text1"/>
                <w:sz w:val="20"/>
                <w:szCs w:val="20"/>
              </w:rPr>
              <w:br/>
            </w:r>
            <w:r w:rsidR="002A67AE">
              <w:rPr>
                <w:rFonts w:ascii="Arial" w:hAnsi="Arial" w:cs="Arial"/>
                <w:color w:val="000000" w:themeColor="text1"/>
                <w:sz w:val="20"/>
                <w:szCs w:val="20"/>
              </w:rPr>
              <w:t>d</w:t>
            </w:r>
            <w:r w:rsidRPr="002A67AE">
              <w:rPr>
                <w:rFonts w:ascii="Arial" w:hAnsi="Arial" w:cs="Arial"/>
                <w:color w:val="000000" w:themeColor="text1"/>
                <w:sz w:val="20"/>
                <w:szCs w:val="20"/>
              </w:rPr>
              <w:t>isminuye acumulación de microorganismos.</w:t>
            </w:r>
          </w:p>
          <w:p w14:paraId="7813F4BF" w14:textId="31C8DE1A" w:rsidR="00D57773" w:rsidRPr="006956AB" w:rsidRDefault="004A434F"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2A67AE">
              <w:rPr>
                <w:rStyle w:val="Textoennegrita"/>
                <w:rFonts w:ascii="Arial" w:hAnsi="Arial" w:cs="Arial"/>
                <w:color w:val="000000" w:themeColor="text1"/>
                <w:sz w:val="20"/>
                <w:szCs w:val="20"/>
              </w:rPr>
              <w:t>Cumplimiento de normas:</w:t>
            </w:r>
            <w:r w:rsidRPr="002A67AE">
              <w:rPr>
                <w:rFonts w:ascii="Arial" w:hAnsi="Arial" w:cs="Arial"/>
                <w:color w:val="000000" w:themeColor="text1"/>
                <w:sz w:val="20"/>
                <w:szCs w:val="20"/>
              </w:rPr>
              <w:br/>
            </w:r>
            <w:r w:rsidR="002A67AE">
              <w:rPr>
                <w:rFonts w:ascii="Arial" w:hAnsi="Arial" w:cs="Arial"/>
                <w:color w:val="000000" w:themeColor="text1"/>
                <w:sz w:val="20"/>
                <w:szCs w:val="20"/>
              </w:rPr>
              <w:t>g</w:t>
            </w:r>
            <w:r w:rsidRPr="002A67AE">
              <w:rPr>
                <w:rFonts w:ascii="Arial" w:hAnsi="Arial" w:cs="Arial"/>
                <w:color w:val="000000" w:themeColor="text1"/>
                <w:sz w:val="20"/>
                <w:szCs w:val="20"/>
              </w:rPr>
              <w:t>arantiza control sanitario.</w:t>
            </w:r>
          </w:p>
        </w:tc>
        <w:tc>
          <w:tcPr>
            <w:tcW w:w="3021" w:type="dxa"/>
          </w:tcPr>
          <w:p w14:paraId="30A12E3C" w14:textId="5E0A686E" w:rsidR="00D57773" w:rsidRPr="00076D99" w:rsidRDefault="00D90351"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50551BB4" wp14:editId="1DF4A6F4">
                  <wp:extent cx="1597306" cy="1172497"/>
                  <wp:effectExtent l="0" t="0" r="3175" b="0"/>
                  <wp:docPr id="1828253776"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53776" name="Imagen 1828253776"/>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601461" cy="1175547"/>
                          </a:xfrm>
                          <a:prstGeom prst="rect">
                            <a:avLst/>
                          </a:prstGeom>
                        </pic:spPr>
                      </pic:pic>
                    </a:graphicData>
                  </a:graphic>
                </wp:inline>
              </w:drawing>
            </w:r>
          </w:p>
        </w:tc>
      </w:tr>
    </w:tbl>
    <w:p w14:paraId="64C9F75F" w14:textId="77777777" w:rsidR="00A20217" w:rsidRDefault="00A20217" w:rsidP="00773B80">
      <w:pPr>
        <w:pStyle w:val="NormalWeb"/>
        <w:spacing w:before="0" w:beforeAutospacing="0" w:after="0" w:afterAutospacing="0" w:line="276" w:lineRule="auto"/>
        <w:ind w:left="567"/>
        <w:jc w:val="both"/>
        <w:rPr>
          <w:rFonts w:ascii="Arial" w:hAnsi="Arial" w:cs="Arial"/>
          <w:color w:val="000000" w:themeColor="text1"/>
          <w:sz w:val="20"/>
          <w:szCs w:val="20"/>
        </w:rPr>
      </w:pPr>
    </w:p>
    <w:p w14:paraId="67E669D8" w14:textId="77777777" w:rsidR="00BE1E01" w:rsidRDefault="00BE1E01" w:rsidP="00773B80">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BE1E01" w:rsidRPr="00076D99" w14:paraId="31172289" w14:textId="77777777" w:rsidTr="00A01A4A">
        <w:trPr>
          <w:trHeight w:val="550"/>
        </w:trPr>
        <w:tc>
          <w:tcPr>
            <w:tcW w:w="2122" w:type="dxa"/>
          </w:tcPr>
          <w:p w14:paraId="119CA1B5" w14:textId="77777777" w:rsidR="00BE1E01" w:rsidRPr="00FD03D0" w:rsidRDefault="00BE1E01" w:rsidP="00A01A4A">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lastRenderedPageBreak/>
              <w:t>Control de ingreso</w:t>
            </w:r>
          </w:p>
          <w:p w14:paraId="40F45254" w14:textId="77777777" w:rsidR="00BE1E01" w:rsidRPr="00FD03D0" w:rsidRDefault="00BE1E01" w:rsidP="00A01A4A">
            <w:pPr>
              <w:pStyle w:val="Ttulo2"/>
              <w:spacing w:before="0" w:after="0" w:line="276" w:lineRule="auto"/>
              <w:jc w:val="both"/>
              <w:rPr>
                <w:rStyle w:val="Textoennegrita"/>
                <w:rFonts w:ascii="Arial" w:hAnsi="Arial" w:cs="Arial"/>
                <w:color w:val="000000" w:themeColor="text1"/>
                <w:sz w:val="20"/>
                <w:szCs w:val="20"/>
              </w:rPr>
            </w:pPr>
          </w:p>
        </w:tc>
        <w:tc>
          <w:tcPr>
            <w:tcW w:w="4819" w:type="dxa"/>
          </w:tcPr>
          <w:p w14:paraId="7807357B" w14:textId="77777777" w:rsidR="00BE1E01" w:rsidRDefault="00BE1E01"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Solo personal autorizado</w:t>
            </w:r>
            <w:r>
              <w:rPr>
                <w:rFonts w:ascii="Arial" w:hAnsi="Arial" w:cs="Arial"/>
                <w:color w:val="000000" w:themeColor="text1"/>
                <w:sz w:val="20"/>
                <w:szCs w:val="20"/>
              </w:rPr>
              <w:t>.</w:t>
            </w:r>
          </w:p>
          <w:p w14:paraId="479BAF23" w14:textId="77777777" w:rsidR="00BE1E01" w:rsidRPr="00FD03D0" w:rsidRDefault="00BE1E01"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Visitantes con medidas de higiene</w:t>
            </w:r>
            <w:r>
              <w:rPr>
                <w:rFonts w:ascii="Arial" w:hAnsi="Arial" w:cs="Arial"/>
                <w:color w:val="000000" w:themeColor="text1"/>
                <w:sz w:val="20"/>
                <w:szCs w:val="20"/>
              </w:rPr>
              <w:t>.</w:t>
            </w:r>
          </w:p>
          <w:p w14:paraId="3A9AAA81" w14:textId="77777777" w:rsidR="00BE1E01" w:rsidRPr="00FD03D0" w:rsidRDefault="00BE1E01" w:rsidP="00D94118">
            <w:pPr>
              <w:pStyle w:val="NormalWeb"/>
              <w:numPr>
                <w:ilvl w:val="1"/>
                <w:numId w:val="73"/>
              </w:numPr>
              <w:spacing w:before="0" w:beforeAutospacing="0" w:after="0" w:afterAutospacing="0" w:line="276" w:lineRule="auto"/>
              <w:ind w:left="311"/>
              <w:jc w:val="both"/>
              <w:rPr>
                <w:rFonts w:ascii="Arial" w:hAnsi="Arial" w:cs="Arial"/>
                <w:color w:val="000000" w:themeColor="text1"/>
                <w:sz w:val="20"/>
                <w:szCs w:val="20"/>
              </w:rPr>
            </w:pPr>
            <w:r w:rsidRPr="00FD03D0">
              <w:rPr>
                <w:rFonts w:ascii="Arial" w:hAnsi="Arial" w:cs="Arial"/>
                <w:color w:val="000000" w:themeColor="text1"/>
                <w:sz w:val="20"/>
                <w:szCs w:val="20"/>
              </w:rPr>
              <w:t>Reduce ingreso de contaminantes externos.</w:t>
            </w:r>
          </w:p>
          <w:p w14:paraId="5A8BFA11" w14:textId="77777777" w:rsidR="00BE1E01" w:rsidRPr="006956AB" w:rsidRDefault="00BE1E01" w:rsidP="00A01A4A">
            <w:pPr>
              <w:pStyle w:val="NormalWeb"/>
              <w:spacing w:before="0" w:beforeAutospacing="0" w:after="0" w:afterAutospacing="0" w:line="276" w:lineRule="auto"/>
              <w:jc w:val="both"/>
              <w:rPr>
                <w:rFonts w:ascii="Arial" w:hAnsi="Arial" w:cs="Arial"/>
                <w:color w:val="000000" w:themeColor="text1"/>
                <w:sz w:val="20"/>
                <w:szCs w:val="20"/>
              </w:rPr>
            </w:pPr>
          </w:p>
        </w:tc>
        <w:tc>
          <w:tcPr>
            <w:tcW w:w="3021" w:type="dxa"/>
          </w:tcPr>
          <w:p w14:paraId="47054AE6" w14:textId="77777777" w:rsidR="00BE1E01" w:rsidRPr="00076D99" w:rsidRDefault="00BE1E01"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5F94B876" wp14:editId="677566C6">
                  <wp:extent cx="1781175" cy="1318260"/>
                  <wp:effectExtent l="0" t="0" r="0" b="2540"/>
                  <wp:docPr id="455075058"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75058" name="Imagen 455075058"/>
                          <pic:cNvPicPr/>
                        </pic:nvPicPr>
                        <pic:blipFill>
                          <a:blip r:embed="rId91">
                            <a:extLst>
                              <a:ext uri="{28A0092B-C50C-407E-A947-70E740481C1C}">
                                <a14:useLocalDpi xmlns:a14="http://schemas.microsoft.com/office/drawing/2010/main" val="0"/>
                              </a:ext>
                            </a:extLst>
                          </a:blip>
                          <a:stretch>
                            <a:fillRect/>
                          </a:stretch>
                        </pic:blipFill>
                        <pic:spPr>
                          <a:xfrm>
                            <a:off x="0" y="0"/>
                            <a:ext cx="1781175" cy="1318260"/>
                          </a:xfrm>
                          <a:prstGeom prst="rect">
                            <a:avLst/>
                          </a:prstGeom>
                        </pic:spPr>
                      </pic:pic>
                    </a:graphicData>
                  </a:graphic>
                </wp:inline>
              </w:drawing>
            </w:r>
          </w:p>
        </w:tc>
      </w:tr>
    </w:tbl>
    <w:p w14:paraId="38D2FF65" w14:textId="77777777" w:rsidR="00BE1E01" w:rsidRDefault="00BE1E01" w:rsidP="00773B80">
      <w:pPr>
        <w:pStyle w:val="NormalWeb"/>
        <w:spacing w:before="0" w:beforeAutospacing="0" w:after="0" w:afterAutospacing="0" w:line="276" w:lineRule="auto"/>
        <w:ind w:left="567"/>
        <w:jc w:val="both"/>
        <w:rPr>
          <w:rFonts w:ascii="Arial" w:hAnsi="Arial" w:cs="Arial"/>
          <w:color w:val="000000" w:themeColor="text1"/>
          <w:sz w:val="20"/>
          <w:szCs w:val="20"/>
        </w:rPr>
      </w:pPr>
    </w:p>
    <w:p w14:paraId="0159AD67" w14:textId="77777777" w:rsidR="00A20217" w:rsidRPr="00FD03D0" w:rsidRDefault="00A20217" w:rsidP="00773B80">
      <w:pPr>
        <w:pStyle w:val="NormalWeb"/>
        <w:spacing w:before="0" w:beforeAutospacing="0" w:after="0" w:afterAutospacing="0" w:line="276" w:lineRule="auto"/>
        <w:ind w:left="567"/>
        <w:jc w:val="both"/>
        <w:rPr>
          <w:rFonts w:ascii="Arial" w:hAnsi="Arial" w:cs="Arial"/>
          <w:color w:val="000000" w:themeColor="text1"/>
          <w:sz w:val="20"/>
          <w:szCs w:val="20"/>
        </w:rPr>
      </w:pPr>
    </w:p>
    <w:p w14:paraId="348D62B1" w14:textId="1DCF7E9D" w:rsidR="00263A65" w:rsidRPr="00D94118" w:rsidRDefault="00263A65" w:rsidP="00263A65">
      <w:pPr>
        <w:pStyle w:val="NormalWeb"/>
        <w:spacing w:before="0" w:beforeAutospacing="0" w:after="0" w:afterAutospacing="0" w:line="276" w:lineRule="auto"/>
        <w:ind w:left="567"/>
        <w:jc w:val="both"/>
        <w:rPr>
          <w:rFonts w:ascii="Arial" w:hAnsi="Arial" w:cs="Arial"/>
          <w:color w:val="000000" w:themeColor="text1"/>
          <w:sz w:val="20"/>
          <w:szCs w:val="20"/>
        </w:rPr>
      </w:pPr>
      <w:r w:rsidRPr="00263A65">
        <w:rPr>
          <w:rFonts w:ascii="Arial" w:hAnsi="Arial" w:cs="Arial"/>
          <w:color w:val="000000" w:themeColor="text1"/>
          <w:sz w:val="20"/>
          <w:szCs w:val="20"/>
        </w:rPr>
        <w:t>Las BPM previenen enfermedades, garantizan alimentos seguros, cumplen la normatividad y protegen la salud pública; el manipulador es clave en la inocuidad.</w:t>
      </w:r>
    </w:p>
    <w:p w14:paraId="11180D3B" w14:textId="77777777" w:rsidR="00D57773" w:rsidRPr="00D57773" w:rsidRDefault="00D57773" w:rsidP="00D57773"/>
    <w:p w14:paraId="1D8F2F11" w14:textId="77777777" w:rsidR="0004371F" w:rsidRDefault="0004371F" w:rsidP="000A2A08">
      <w:pPr>
        <w:pStyle w:val="Ttulo2"/>
        <w:spacing w:before="0" w:after="0" w:line="276" w:lineRule="auto"/>
        <w:jc w:val="both"/>
        <w:rPr>
          <w:rStyle w:val="Textoennegrita"/>
          <w:rFonts w:ascii="Arial" w:hAnsi="Arial" w:cs="Arial"/>
          <w:color w:val="000000" w:themeColor="text1"/>
          <w:sz w:val="20"/>
          <w:szCs w:val="20"/>
        </w:rPr>
      </w:pPr>
    </w:p>
    <w:p w14:paraId="22B61A4D" w14:textId="60C678B6" w:rsidR="00B04660" w:rsidRPr="00F114AD" w:rsidRDefault="00605FE8" w:rsidP="00605FE8">
      <w:pPr>
        <w:pStyle w:val="Ttulo1"/>
        <w:numPr>
          <w:ilvl w:val="3"/>
          <w:numId w:val="1"/>
        </w:numPr>
        <w:ind w:left="567" w:hanging="567"/>
        <w:jc w:val="both"/>
        <w:rPr>
          <w:rStyle w:val="Textoennegrita"/>
          <w:rFonts w:ascii="Arial" w:hAnsi="Arial" w:cs="Arial"/>
          <w:bCs w:val="0"/>
          <w:color w:val="000000" w:themeColor="text1"/>
          <w:sz w:val="20"/>
          <w:szCs w:val="20"/>
        </w:rPr>
      </w:pPr>
      <w:r w:rsidRPr="00F114AD">
        <w:rPr>
          <w:rStyle w:val="Textoennegrita"/>
          <w:rFonts w:ascii="Arial" w:hAnsi="Arial" w:cs="Arial"/>
          <w:bCs w:val="0"/>
          <w:sz w:val="20"/>
          <w:szCs w:val="20"/>
        </w:rPr>
        <w:t>Limpieza</w:t>
      </w:r>
      <w:r w:rsidR="00B04660" w:rsidRPr="00F114AD">
        <w:rPr>
          <w:rStyle w:val="Textoennegrita"/>
          <w:rFonts w:ascii="Arial" w:hAnsi="Arial" w:cs="Arial"/>
          <w:bCs w:val="0"/>
          <w:color w:val="000000" w:themeColor="text1"/>
          <w:sz w:val="20"/>
          <w:szCs w:val="20"/>
        </w:rPr>
        <w:t xml:space="preserve"> </w:t>
      </w:r>
      <w:r w:rsidR="00F114AD" w:rsidRPr="00F114AD">
        <w:rPr>
          <w:rStyle w:val="Textoennegrita"/>
          <w:rFonts w:ascii="Arial" w:hAnsi="Arial" w:cs="Arial"/>
          <w:bCs w:val="0"/>
          <w:color w:val="000000" w:themeColor="text1"/>
          <w:sz w:val="20"/>
          <w:szCs w:val="20"/>
        </w:rPr>
        <w:t>y desinfección en el área de proceso</w:t>
      </w:r>
    </w:p>
    <w:p w14:paraId="3F1BB6F1" w14:textId="77777777" w:rsidR="00B04660" w:rsidRDefault="00B04660" w:rsidP="00F72C3E">
      <w:pPr>
        <w:spacing w:line="276" w:lineRule="auto"/>
        <w:jc w:val="both"/>
        <w:rPr>
          <w:rFonts w:ascii="Arial" w:hAnsi="Arial" w:cs="Arial"/>
          <w:color w:val="000000" w:themeColor="text1"/>
          <w:sz w:val="20"/>
          <w:szCs w:val="20"/>
        </w:rPr>
      </w:pPr>
    </w:p>
    <w:p w14:paraId="1DEF1A8F" w14:textId="77777777" w:rsidR="00F114AD" w:rsidRPr="00F72C3E" w:rsidRDefault="00F114AD" w:rsidP="00F72C3E">
      <w:pPr>
        <w:spacing w:line="276" w:lineRule="auto"/>
        <w:jc w:val="both"/>
        <w:rPr>
          <w:rFonts w:ascii="Arial" w:hAnsi="Arial" w:cs="Arial"/>
          <w:color w:val="000000" w:themeColor="text1"/>
          <w:sz w:val="20"/>
          <w:szCs w:val="20"/>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5"/>
        <w:gridCol w:w="4680"/>
      </w:tblGrid>
      <w:tr w:rsidR="006303C1" w:rsidRPr="000F1FCE" w14:paraId="2D8145AF" w14:textId="77777777" w:rsidTr="00A01A4A">
        <w:trPr>
          <w:trHeight w:val="300"/>
        </w:trPr>
        <w:tc>
          <w:tcPr>
            <w:tcW w:w="9915"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1FF8F950" w14:textId="77777777" w:rsidR="006303C1" w:rsidRPr="000F1FCE" w:rsidRDefault="006303C1" w:rsidP="00A01A4A">
            <w:pPr>
              <w:spacing w:line="276" w:lineRule="auto"/>
              <w:jc w:val="center"/>
              <w:textAlignment w:val="baseline"/>
              <w:rPr>
                <w:rFonts w:ascii="Arial" w:hAnsi="Arial" w:cs="Arial"/>
                <w:sz w:val="20"/>
                <w:szCs w:val="20"/>
              </w:rPr>
            </w:pPr>
            <w:r w:rsidRPr="000F1FCE">
              <w:rPr>
                <w:rFonts w:ascii="Arial" w:hAnsi="Arial" w:cs="Arial"/>
                <w:b/>
                <w:bCs/>
                <w:color w:val="000000"/>
                <w:sz w:val="20"/>
                <w:szCs w:val="20"/>
                <w:lang w:val="es-MX"/>
              </w:rPr>
              <w:t>Bloque de texto destacado</w:t>
            </w:r>
            <w:r w:rsidRPr="000F1FCE">
              <w:rPr>
                <w:rFonts w:ascii="Arial" w:hAnsi="Arial" w:cs="Arial"/>
                <w:color w:val="000000"/>
                <w:sz w:val="20"/>
                <w:szCs w:val="20"/>
              </w:rPr>
              <w:t> </w:t>
            </w:r>
          </w:p>
        </w:tc>
      </w:tr>
      <w:tr w:rsidR="006303C1" w:rsidRPr="000F1FCE" w14:paraId="0EA72E49" w14:textId="77777777" w:rsidTr="00A01A4A">
        <w:trPr>
          <w:trHeight w:val="285"/>
        </w:trPr>
        <w:tc>
          <w:tcPr>
            <w:tcW w:w="5235" w:type="dxa"/>
            <w:tcBorders>
              <w:top w:val="single" w:sz="6" w:space="0" w:color="auto"/>
              <w:left w:val="single" w:sz="6" w:space="0" w:color="auto"/>
              <w:bottom w:val="single" w:sz="6" w:space="0" w:color="auto"/>
              <w:right w:val="single" w:sz="6" w:space="0" w:color="auto"/>
            </w:tcBorders>
            <w:hideMark/>
          </w:tcPr>
          <w:p w14:paraId="535B1953" w14:textId="593BB784" w:rsidR="006303C1" w:rsidRPr="000F1FCE" w:rsidRDefault="006303C1" w:rsidP="00A01A4A">
            <w:pPr>
              <w:spacing w:line="276" w:lineRule="auto"/>
              <w:ind w:left="60" w:right="129"/>
              <w:jc w:val="center"/>
              <w:textAlignment w:val="baseline"/>
              <w:rPr>
                <w:rFonts w:ascii="Arial" w:hAnsi="Arial" w:cs="Arial"/>
                <w:sz w:val="20"/>
                <w:szCs w:val="20"/>
              </w:rPr>
            </w:pPr>
            <w:r w:rsidRPr="00F114AD">
              <w:rPr>
                <w:rStyle w:val="Textoennegrita"/>
                <w:rFonts w:ascii="Arial" w:hAnsi="Arial" w:cs="Arial"/>
                <w:bCs w:val="0"/>
                <w:noProof/>
                <w:sz w:val="20"/>
                <w:szCs w:val="20"/>
              </w:rPr>
              <w:drawing>
                <wp:anchor distT="0" distB="0" distL="0" distR="0" simplePos="0" relativeHeight="251658244" behindDoc="1" locked="0" layoutInCell="1" allowOverlap="1" wp14:anchorId="62FC1B4B" wp14:editId="34D924D9">
                  <wp:simplePos x="0" y="0"/>
                  <wp:positionH relativeFrom="page">
                    <wp:posOffset>0</wp:posOffset>
                  </wp:positionH>
                  <wp:positionV relativeFrom="paragraph">
                    <wp:posOffset>182245</wp:posOffset>
                  </wp:positionV>
                  <wp:extent cx="2661920" cy="890905"/>
                  <wp:effectExtent l="0" t="0" r="5080" b="0"/>
                  <wp:wrapTopAndBottom/>
                  <wp:docPr id="88" name="Image 88" descr="C:\Users\Usuario\Desktop\complementaria 2014\BPM CARNE\BPM EN CARNES\Fotolia\Fotolia_66699123_Subscription_X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C:\Users\Usuario\Desktop\complementaria 2014\BPM CARNE\BPM EN CARNES\Fotolia\Fotolia_66699123_Subscription_XL.jpg"/>
                          <pic:cNvPicPr/>
                        </pic:nvPicPr>
                        <pic:blipFill>
                          <a:blip r:embed="rId92" cstate="print"/>
                          <a:stretch>
                            <a:fillRect/>
                          </a:stretch>
                        </pic:blipFill>
                        <pic:spPr>
                          <a:xfrm>
                            <a:off x="0" y="0"/>
                            <a:ext cx="2661920" cy="890905"/>
                          </a:xfrm>
                          <a:prstGeom prst="rect">
                            <a:avLst/>
                          </a:prstGeom>
                        </pic:spPr>
                      </pic:pic>
                    </a:graphicData>
                  </a:graphic>
                  <wp14:sizeRelH relativeFrom="margin">
                    <wp14:pctWidth>0</wp14:pctWidth>
                  </wp14:sizeRelH>
                  <wp14:sizeRelV relativeFrom="margin">
                    <wp14:pctHeight>0</wp14:pctHeight>
                  </wp14:sizeRelV>
                </wp:anchor>
              </w:drawing>
            </w:r>
          </w:p>
        </w:tc>
        <w:tc>
          <w:tcPr>
            <w:tcW w:w="4665" w:type="dxa"/>
            <w:tcBorders>
              <w:top w:val="single" w:sz="6" w:space="0" w:color="auto"/>
              <w:left w:val="single" w:sz="6" w:space="0" w:color="auto"/>
              <w:bottom w:val="single" w:sz="6" w:space="0" w:color="auto"/>
              <w:right w:val="single" w:sz="6" w:space="0" w:color="auto"/>
            </w:tcBorders>
            <w:hideMark/>
          </w:tcPr>
          <w:p w14:paraId="68E75B51" w14:textId="49E22BCC" w:rsidR="006303C1" w:rsidRPr="000F1FCE" w:rsidRDefault="006303C1" w:rsidP="004A4414">
            <w:pPr>
              <w:spacing w:line="276" w:lineRule="auto"/>
              <w:jc w:val="both"/>
              <w:textAlignment w:val="baseline"/>
              <w:rPr>
                <w:rFonts w:ascii="Arial" w:hAnsi="Arial" w:cs="Arial"/>
                <w:sz w:val="20"/>
                <w:szCs w:val="20"/>
              </w:rPr>
            </w:pPr>
            <w:r w:rsidRPr="004A4414">
              <w:rPr>
                <w:rFonts w:ascii="Arial" w:hAnsi="Arial" w:cs="Arial"/>
                <w:sz w:val="20"/>
                <w:szCs w:val="20"/>
              </w:rPr>
              <w:t xml:space="preserve">La limpieza y desinfección constituyen pilares fundamentales dentro de las </w:t>
            </w:r>
            <w:r w:rsidRPr="004A4414">
              <w:rPr>
                <w:rFonts w:ascii="Arial" w:hAnsi="Arial" w:cs="Arial"/>
                <w:b/>
                <w:bCs/>
                <w:sz w:val="20"/>
                <w:szCs w:val="20"/>
              </w:rPr>
              <w:t>Buenas Prácticas de Manufactura (BPM)</w:t>
            </w:r>
            <w:r w:rsidRPr="004A4414">
              <w:rPr>
                <w:rFonts w:ascii="Arial" w:hAnsi="Arial" w:cs="Arial"/>
                <w:sz w:val="20"/>
                <w:szCs w:val="20"/>
              </w:rPr>
              <w:t xml:space="preserve"> en la industria cárnica, ya que permiten prevenir la contaminación de los alimentos, garantizar la inocuidad y proteger la salud del consumidor.</w:t>
            </w:r>
          </w:p>
        </w:tc>
      </w:tr>
    </w:tbl>
    <w:p w14:paraId="18629FBD" w14:textId="77777777" w:rsidR="006303C1" w:rsidRDefault="006303C1" w:rsidP="000A2A08">
      <w:pPr>
        <w:pStyle w:val="NormalWeb"/>
        <w:spacing w:before="0" w:beforeAutospacing="0" w:after="0" w:afterAutospacing="0" w:line="276" w:lineRule="auto"/>
        <w:jc w:val="both"/>
        <w:rPr>
          <w:rFonts w:ascii="Arial" w:hAnsi="Arial" w:cs="Arial"/>
          <w:color w:val="000000" w:themeColor="text1"/>
          <w:sz w:val="20"/>
          <w:szCs w:val="20"/>
        </w:rPr>
      </w:pPr>
    </w:p>
    <w:p w14:paraId="799CAEB9" w14:textId="0826029C" w:rsidR="00F114AD" w:rsidRPr="00535B5C" w:rsidRDefault="00535B5C" w:rsidP="00535B5C">
      <w:pPr>
        <w:pStyle w:val="NormalWeb"/>
        <w:spacing w:before="0" w:beforeAutospacing="0" w:after="0" w:afterAutospacing="0" w:line="276" w:lineRule="auto"/>
        <w:ind w:left="720"/>
        <w:jc w:val="both"/>
        <w:rPr>
          <w:rFonts w:ascii="Arial" w:hAnsi="Arial" w:cs="Arial"/>
          <w:color w:val="000000" w:themeColor="text1"/>
          <w:sz w:val="20"/>
          <w:szCs w:val="20"/>
        </w:rPr>
      </w:pPr>
      <w:r w:rsidRPr="00535B5C">
        <w:rPr>
          <w:rFonts w:ascii="Arial" w:hAnsi="Arial" w:cs="Arial"/>
          <w:color w:val="000000" w:themeColor="text1"/>
          <w:sz w:val="20"/>
          <w:szCs w:val="20"/>
        </w:rPr>
        <w:t>En esta unidad de aprendizaje se abordará de manera integral el concepto de limpieza y desinfección, incluyendo métodos, productos, procedimientos, frecuencias y programas establecidos según las BPM.</w:t>
      </w:r>
    </w:p>
    <w:p w14:paraId="7C76FC4E" w14:textId="7AB051B6" w:rsidR="00F114AD" w:rsidRPr="00F114AD" w:rsidRDefault="00F114AD" w:rsidP="00F114AD"/>
    <w:p w14:paraId="3602F946" w14:textId="77777777" w:rsidR="00F72C3E" w:rsidRDefault="00F72C3E" w:rsidP="000A2A08">
      <w:pPr>
        <w:pStyle w:val="Ttulo2"/>
        <w:spacing w:before="0" w:after="0" w:line="276" w:lineRule="auto"/>
        <w:jc w:val="both"/>
        <w:rPr>
          <w:rStyle w:val="Textoennegrita"/>
          <w:rFonts w:ascii="Arial" w:hAnsi="Arial" w:cs="Arial"/>
          <w:color w:val="000000" w:themeColor="text1"/>
          <w:sz w:val="20"/>
          <w:szCs w:val="20"/>
        </w:rPr>
      </w:pPr>
    </w:p>
    <w:p w14:paraId="0C67923D" w14:textId="49E0DB4D" w:rsidR="00B04660" w:rsidRDefault="00B04660" w:rsidP="002B5EBF">
      <w:pPr>
        <w:pStyle w:val="Ttulo1"/>
        <w:numPr>
          <w:ilvl w:val="1"/>
          <w:numId w:val="92"/>
        </w:numPr>
        <w:ind w:left="567" w:hanging="567"/>
        <w:jc w:val="both"/>
        <w:rPr>
          <w:rStyle w:val="Textoennegrita"/>
          <w:rFonts w:ascii="Arial" w:hAnsi="Arial" w:cs="Arial"/>
          <w:color w:val="000000" w:themeColor="text1"/>
          <w:sz w:val="20"/>
          <w:szCs w:val="20"/>
        </w:rPr>
      </w:pPr>
      <w:r w:rsidRPr="002B5EBF">
        <w:rPr>
          <w:rStyle w:val="Textoennegrita"/>
          <w:rFonts w:ascii="Arial" w:hAnsi="Arial" w:cs="Arial"/>
          <w:bCs w:val="0"/>
          <w:sz w:val="20"/>
          <w:szCs w:val="20"/>
        </w:rPr>
        <w:t>Conceptos</w:t>
      </w:r>
      <w:r w:rsidRPr="00FD03D0">
        <w:rPr>
          <w:rStyle w:val="Textoennegrita"/>
          <w:rFonts w:ascii="Arial" w:hAnsi="Arial" w:cs="Arial"/>
          <w:color w:val="000000" w:themeColor="text1"/>
          <w:sz w:val="20"/>
          <w:szCs w:val="20"/>
        </w:rPr>
        <w:t xml:space="preserve"> de limpieza y desinfección</w:t>
      </w:r>
    </w:p>
    <w:p w14:paraId="08C9AF05" w14:textId="77777777" w:rsidR="002D0044" w:rsidRDefault="002D0044" w:rsidP="002D0044"/>
    <w:p w14:paraId="49DB2577" w14:textId="3BEA3DC7" w:rsidR="002D0044" w:rsidRDefault="002D0044" w:rsidP="002D0044">
      <w:pPr>
        <w:pStyle w:val="NormalWeb"/>
        <w:spacing w:before="0" w:beforeAutospacing="0" w:after="0" w:afterAutospacing="0" w:line="276" w:lineRule="auto"/>
        <w:ind w:firstLine="567"/>
        <w:jc w:val="both"/>
        <w:rPr>
          <w:rFonts w:ascii="Arial" w:hAnsi="Arial" w:cs="Arial"/>
          <w:color w:val="000000" w:themeColor="text1"/>
          <w:sz w:val="20"/>
          <w:szCs w:val="20"/>
        </w:rPr>
      </w:pPr>
      <w:r>
        <w:rPr>
          <w:rFonts w:ascii="Arial" w:hAnsi="Arial" w:cs="Arial"/>
          <w:color w:val="000000" w:themeColor="text1"/>
          <w:sz w:val="20"/>
          <w:szCs w:val="20"/>
        </w:rPr>
        <w:t xml:space="preserve">Limpieza y desinfección </w:t>
      </w:r>
      <w:r w:rsidR="004D6A7E">
        <w:rPr>
          <w:rFonts w:ascii="Arial" w:hAnsi="Arial" w:cs="Arial"/>
          <w:color w:val="000000" w:themeColor="text1"/>
          <w:sz w:val="20"/>
          <w:szCs w:val="20"/>
        </w:rPr>
        <w:t>son:</w:t>
      </w:r>
    </w:p>
    <w:p w14:paraId="4A216520" w14:textId="77777777" w:rsidR="004D6A7E" w:rsidRDefault="004D6A7E" w:rsidP="002D0044">
      <w:pPr>
        <w:pStyle w:val="NormalWeb"/>
        <w:spacing w:before="0" w:beforeAutospacing="0" w:after="0" w:afterAutospacing="0" w:line="276" w:lineRule="auto"/>
        <w:ind w:firstLine="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E1172A" w:rsidRPr="00076D99" w14:paraId="24DA82E3" w14:textId="77777777" w:rsidTr="00A01A4A">
        <w:tc>
          <w:tcPr>
            <w:tcW w:w="9962" w:type="dxa"/>
            <w:gridSpan w:val="3"/>
            <w:shd w:val="clear" w:color="auto" w:fill="9BBB59" w:themeFill="accent3"/>
          </w:tcPr>
          <w:p w14:paraId="50F6BDC1" w14:textId="02B46D13" w:rsidR="00E1172A" w:rsidRPr="00076D99" w:rsidRDefault="00E1172A"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Tarjetas</w:t>
            </w:r>
          </w:p>
        </w:tc>
      </w:tr>
      <w:tr w:rsidR="00E1172A" w:rsidRPr="00076D99" w14:paraId="20C97502" w14:textId="77777777" w:rsidTr="00A01A4A">
        <w:trPr>
          <w:trHeight w:val="550"/>
        </w:trPr>
        <w:tc>
          <w:tcPr>
            <w:tcW w:w="2122" w:type="dxa"/>
          </w:tcPr>
          <w:p w14:paraId="2A75D55F" w14:textId="10AD3945" w:rsidR="00E1172A" w:rsidRPr="000C435D" w:rsidRDefault="00E1172A" w:rsidP="00A01A4A">
            <w:pPr>
              <w:spacing w:line="276" w:lineRule="auto"/>
              <w:jc w:val="both"/>
              <w:rPr>
                <w:rFonts w:ascii="Arial" w:hAnsi="Arial" w:cs="Arial"/>
                <w:b/>
                <w:bCs/>
                <w:color w:val="000000" w:themeColor="text1"/>
                <w:sz w:val="20"/>
                <w:szCs w:val="20"/>
              </w:rPr>
            </w:pPr>
            <w:r w:rsidRPr="00FD03D0">
              <w:rPr>
                <w:rStyle w:val="Textoennegrita"/>
                <w:rFonts w:ascii="Arial" w:hAnsi="Arial" w:cs="Arial"/>
                <w:color w:val="000000" w:themeColor="text1"/>
                <w:sz w:val="20"/>
                <w:szCs w:val="20"/>
              </w:rPr>
              <w:t>Limpieza</w:t>
            </w:r>
          </w:p>
        </w:tc>
        <w:tc>
          <w:tcPr>
            <w:tcW w:w="4819" w:type="dxa"/>
          </w:tcPr>
          <w:p w14:paraId="3AEE175D" w14:textId="2F250376" w:rsidR="00E1172A" w:rsidRPr="006956AB" w:rsidRDefault="00E7317E" w:rsidP="00E7317E">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Proceso mediante el cual se eliminan residuos visibles como grasa, sangre, polvo y materia orgánica de superficies, equipos y utensilios, utilizando agua y detergentes.</w:t>
            </w:r>
          </w:p>
        </w:tc>
        <w:tc>
          <w:tcPr>
            <w:tcW w:w="3021" w:type="dxa"/>
          </w:tcPr>
          <w:p w14:paraId="5B031856" w14:textId="74948C6B" w:rsidR="00E1172A" w:rsidRPr="00076D99" w:rsidRDefault="00F1004C"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1DBEC92" wp14:editId="4CE917A2">
                  <wp:extent cx="1195197" cy="914400"/>
                  <wp:effectExtent l="0" t="0" r="0" b="0"/>
                  <wp:docPr id="1669413131"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13131" name="Imagen 166941313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211938" cy="927208"/>
                          </a:xfrm>
                          <a:prstGeom prst="rect">
                            <a:avLst/>
                          </a:prstGeom>
                        </pic:spPr>
                      </pic:pic>
                    </a:graphicData>
                  </a:graphic>
                </wp:inline>
              </w:drawing>
            </w:r>
          </w:p>
        </w:tc>
      </w:tr>
      <w:tr w:rsidR="00E7317E" w:rsidRPr="00076D99" w14:paraId="2CD0C87C" w14:textId="77777777" w:rsidTr="00A01A4A">
        <w:trPr>
          <w:trHeight w:val="550"/>
        </w:trPr>
        <w:tc>
          <w:tcPr>
            <w:tcW w:w="2122" w:type="dxa"/>
          </w:tcPr>
          <w:p w14:paraId="4698D5BB" w14:textId="5F948EDB" w:rsidR="00E7317E" w:rsidRPr="00FD03D0" w:rsidRDefault="00E7317E" w:rsidP="00A01A4A">
            <w:pPr>
              <w:spacing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lastRenderedPageBreak/>
              <w:t>Desinfección</w:t>
            </w:r>
          </w:p>
        </w:tc>
        <w:tc>
          <w:tcPr>
            <w:tcW w:w="4819" w:type="dxa"/>
          </w:tcPr>
          <w:p w14:paraId="704C35C1" w14:textId="5D8FDCE1" w:rsidR="00E7317E" w:rsidRPr="00FD03D0" w:rsidRDefault="00E7317E" w:rsidP="00E7317E">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Proceso posterior a la limpieza que tiene como objetivo eliminar o reducir los microorganismos presentes (bacterias, virus, hongos y esporas) mediante agentes físicos o químicos.</w:t>
            </w:r>
          </w:p>
        </w:tc>
        <w:tc>
          <w:tcPr>
            <w:tcW w:w="3021" w:type="dxa"/>
          </w:tcPr>
          <w:p w14:paraId="36B7309D" w14:textId="18C37AA0" w:rsidR="00E7317E" w:rsidRPr="00076D99" w:rsidRDefault="00FE2F11"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1E441136" wp14:editId="6747EA01">
                  <wp:extent cx="1238491" cy="946198"/>
                  <wp:effectExtent l="0" t="0" r="6350" b="0"/>
                  <wp:docPr id="2075425040"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25040" name="Imagen 2075425040"/>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273859" cy="973219"/>
                          </a:xfrm>
                          <a:prstGeom prst="rect">
                            <a:avLst/>
                          </a:prstGeom>
                        </pic:spPr>
                      </pic:pic>
                    </a:graphicData>
                  </a:graphic>
                </wp:inline>
              </w:drawing>
            </w:r>
          </w:p>
        </w:tc>
      </w:tr>
    </w:tbl>
    <w:p w14:paraId="478C70DB" w14:textId="77777777" w:rsidR="004D6A7E" w:rsidRPr="002D0044" w:rsidRDefault="004D6A7E" w:rsidP="002D0044">
      <w:pPr>
        <w:pStyle w:val="NormalWeb"/>
        <w:spacing w:before="0" w:beforeAutospacing="0" w:after="0" w:afterAutospacing="0" w:line="276" w:lineRule="auto"/>
        <w:ind w:firstLine="567"/>
        <w:jc w:val="both"/>
        <w:rPr>
          <w:rFonts w:ascii="Arial" w:hAnsi="Arial" w:cs="Arial"/>
          <w:color w:val="000000" w:themeColor="text1"/>
          <w:sz w:val="20"/>
          <w:szCs w:val="20"/>
        </w:rPr>
      </w:pPr>
    </w:p>
    <w:p w14:paraId="59F1F930" w14:textId="29B11FCE" w:rsidR="00B04660" w:rsidRPr="00FD03D0" w:rsidRDefault="00B04660" w:rsidP="00FE2F11">
      <w:pPr>
        <w:pStyle w:val="NormalWeb"/>
        <w:spacing w:before="0" w:beforeAutospacing="0" w:after="0" w:afterAutospacing="0" w:line="276" w:lineRule="auto"/>
        <w:ind w:firstLine="720"/>
        <w:jc w:val="both"/>
        <w:rPr>
          <w:rFonts w:ascii="Arial" w:hAnsi="Arial" w:cs="Arial"/>
          <w:color w:val="000000" w:themeColor="text1"/>
          <w:sz w:val="20"/>
          <w:szCs w:val="20"/>
        </w:rPr>
      </w:pPr>
      <w:r w:rsidRPr="00FD03D0">
        <w:rPr>
          <w:rFonts w:ascii="Arial" w:hAnsi="Arial" w:cs="Arial"/>
          <w:color w:val="000000" w:themeColor="text1"/>
          <w:sz w:val="20"/>
          <w:szCs w:val="20"/>
        </w:rPr>
        <w:t>No puede haber desinfección efectiva sin una limpieza previa adecuada.</w:t>
      </w:r>
    </w:p>
    <w:p w14:paraId="03AF51E0" w14:textId="77777777" w:rsidR="00F72C3E" w:rsidRDefault="00F72C3E" w:rsidP="000A2A08">
      <w:pPr>
        <w:pStyle w:val="Ttulo2"/>
        <w:spacing w:before="0" w:after="0" w:line="276" w:lineRule="auto"/>
        <w:jc w:val="both"/>
        <w:rPr>
          <w:rStyle w:val="Textoennegrita"/>
          <w:rFonts w:ascii="Arial" w:hAnsi="Arial" w:cs="Arial"/>
          <w:color w:val="000000" w:themeColor="text1"/>
          <w:sz w:val="20"/>
          <w:szCs w:val="20"/>
        </w:rPr>
      </w:pPr>
    </w:p>
    <w:p w14:paraId="32F189CB" w14:textId="01E0056B" w:rsidR="00B04660" w:rsidRPr="00FD03D0" w:rsidRDefault="00B04660" w:rsidP="00570E42">
      <w:pPr>
        <w:pStyle w:val="Ttulo1"/>
        <w:numPr>
          <w:ilvl w:val="1"/>
          <w:numId w:val="92"/>
        </w:numPr>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Métodos y productos utilizados</w:t>
      </w:r>
    </w:p>
    <w:p w14:paraId="19DE5D03" w14:textId="77777777" w:rsidR="00F72C3E" w:rsidRDefault="00F72C3E" w:rsidP="000A2A08">
      <w:pPr>
        <w:pStyle w:val="Ttulo3"/>
        <w:spacing w:before="0" w:after="0" w:line="276" w:lineRule="auto"/>
        <w:jc w:val="both"/>
        <w:rPr>
          <w:rStyle w:val="Textoennegrita"/>
          <w:rFonts w:ascii="Arial" w:hAnsi="Arial" w:cs="Arial"/>
          <w:color w:val="000000" w:themeColor="text1"/>
          <w:sz w:val="20"/>
          <w:szCs w:val="20"/>
        </w:rPr>
      </w:pPr>
    </w:p>
    <w:p w14:paraId="06041611" w14:textId="7E42A3C6" w:rsidR="00BC6F30" w:rsidRPr="00165BBF" w:rsidRDefault="00165BBF" w:rsidP="00165BBF">
      <w:pPr>
        <w:pStyle w:val="Prrafodelista"/>
        <w:rPr>
          <w:rFonts w:ascii="Arial" w:hAnsi="Arial" w:cs="Arial"/>
          <w:sz w:val="20"/>
          <w:szCs w:val="20"/>
        </w:rPr>
      </w:pPr>
      <w:r w:rsidRPr="00165BBF">
        <w:rPr>
          <w:rFonts w:ascii="Arial" w:hAnsi="Arial" w:cs="Arial"/>
          <w:sz w:val="20"/>
          <w:szCs w:val="20"/>
        </w:rPr>
        <w:t>Los métodos y productos incluyen técnicas, detergentes y desinfectantes aplicados correctamente para eliminar suciedad y microorganismos, garantizando higiene e inocuidad alimentaria.</w:t>
      </w:r>
    </w:p>
    <w:p w14:paraId="6F27A7FE" w14:textId="77777777" w:rsidR="00165BBF" w:rsidRPr="00BC6F30" w:rsidRDefault="00165BBF" w:rsidP="00165BBF">
      <w:pPr>
        <w:ind w:left="567"/>
      </w:pPr>
    </w:p>
    <w:p w14:paraId="7740050A" w14:textId="185CD4F0" w:rsidR="00B04660" w:rsidRDefault="00B04660" w:rsidP="00BC6F30">
      <w:pPr>
        <w:pStyle w:val="Ttulo3"/>
        <w:numPr>
          <w:ilvl w:val="2"/>
          <w:numId w:val="92"/>
        </w:numPr>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Métodos de limpieza</w:t>
      </w:r>
    </w:p>
    <w:p w14:paraId="5ACD7DB8" w14:textId="77777777" w:rsidR="00BC6F30" w:rsidRDefault="00BC6F30" w:rsidP="00BC6F30">
      <w:pPr>
        <w:pStyle w:val="Prrafodelista"/>
      </w:pPr>
    </w:p>
    <w:p w14:paraId="25EC0B65" w14:textId="1BDDCA02" w:rsidR="00BC6F30" w:rsidRDefault="00BC6F30" w:rsidP="00BC6F30">
      <w:pPr>
        <w:pStyle w:val="Prrafodelista"/>
        <w:rPr>
          <w:rFonts w:ascii="Arial" w:hAnsi="Arial" w:cs="Arial"/>
          <w:sz w:val="20"/>
          <w:szCs w:val="20"/>
        </w:rPr>
      </w:pPr>
      <w:r w:rsidRPr="00BC6F30">
        <w:rPr>
          <w:rFonts w:ascii="Arial" w:hAnsi="Arial" w:cs="Arial"/>
          <w:sz w:val="20"/>
          <w:szCs w:val="20"/>
        </w:rPr>
        <w:t>Los</w:t>
      </w:r>
      <w:r>
        <w:rPr>
          <w:rFonts w:ascii="Arial" w:hAnsi="Arial" w:cs="Arial"/>
          <w:sz w:val="20"/>
          <w:szCs w:val="20"/>
        </w:rPr>
        <w:t xml:space="preserve"> métodos de limpieza son:</w:t>
      </w:r>
    </w:p>
    <w:p w14:paraId="339FE4B7" w14:textId="77777777" w:rsidR="00BC6F30" w:rsidRPr="00BC6F30" w:rsidRDefault="00BC6F30" w:rsidP="00BC6F30">
      <w:pPr>
        <w:pStyle w:val="Prrafodelista"/>
        <w:rPr>
          <w:rFonts w:ascii="Arial" w:hAnsi="Arial" w:cs="Arial"/>
          <w:sz w:val="20"/>
          <w:szCs w:val="20"/>
        </w:rPr>
      </w:pPr>
    </w:p>
    <w:p w14:paraId="6E0E37BB" w14:textId="2360BEBA" w:rsidR="00B04660" w:rsidRPr="00FD03D0" w:rsidRDefault="00B04660" w:rsidP="00BC6F30">
      <w:pPr>
        <w:numPr>
          <w:ilvl w:val="0"/>
          <w:numId w:val="25"/>
        </w:numPr>
        <w:spacing w:line="276" w:lineRule="auto"/>
        <w:ind w:left="1134"/>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Físicos:</w:t>
      </w:r>
      <w:r w:rsidRPr="00FD03D0">
        <w:rPr>
          <w:rFonts w:ascii="Arial" w:hAnsi="Arial" w:cs="Arial"/>
          <w:color w:val="000000" w:themeColor="text1"/>
          <w:sz w:val="20"/>
          <w:szCs w:val="20"/>
        </w:rPr>
        <w:t xml:space="preserve"> cepillado, raspado, arrastre con agua a presión</w:t>
      </w:r>
      <w:r w:rsidR="0079574E">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327CFEBD" w14:textId="51819CDE" w:rsidR="00B04660" w:rsidRPr="00FD03D0" w:rsidRDefault="00B04660" w:rsidP="00BC6F30">
      <w:pPr>
        <w:numPr>
          <w:ilvl w:val="0"/>
          <w:numId w:val="25"/>
        </w:numPr>
        <w:spacing w:line="276" w:lineRule="auto"/>
        <w:ind w:left="1134"/>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Químicos:</w:t>
      </w:r>
      <w:r w:rsidRPr="00FD03D0">
        <w:rPr>
          <w:rFonts w:ascii="Arial" w:hAnsi="Arial" w:cs="Arial"/>
          <w:color w:val="000000" w:themeColor="text1"/>
          <w:sz w:val="20"/>
          <w:szCs w:val="20"/>
        </w:rPr>
        <w:t xml:space="preserve"> uso de detergentes</w:t>
      </w:r>
      <w:r w:rsidR="0079574E">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0045719B" w14:textId="746BCC6F" w:rsidR="00B04660" w:rsidRPr="00FD03D0" w:rsidRDefault="00B04660" w:rsidP="00BC6F30">
      <w:pPr>
        <w:numPr>
          <w:ilvl w:val="0"/>
          <w:numId w:val="25"/>
        </w:numPr>
        <w:spacing w:line="276" w:lineRule="auto"/>
        <w:ind w:left="1134"/>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Combinados:</w:t>
      </w:r>
      <w:r w:rsidRPr="00FD03D0">
        <w:rPr>
          <w:rFonts w:ascii="Arial" w:hAnsi="Arial" w:cs="Arial"/>
          <w:color w:val="000000" w:themeColor="text1"/>
          <w:sz w:val="20"/>
          <w:szCs w:val="20"/>
        </w:rPr>
        <w:t xml:space="preserve"> uso de acción mecánica</w:t>
      </w:r>
      <w:r w:rsidR="0079574E">
        <w:rPr>
          <w:rFonts w:ascii="Arial" w:hAnsi="Arial" w:cs="Arial"/>
          <w:color w:val="000000" w:themeColor="text1"/>
          <w:sz w:val="20"/>
          <w:szCs w:val="20"/>
        </w:rPr>
        <w:t>,</w:t>
      </w:r>
      <w:r w:rsidRPr="00FD03D0">
        <w:rPr>
          <w:rFonts w:ascii="Arial" w:hAnsi="Arial" w:cs="Arial"/>
          <w:color w:val="000000" w:themeColor="text1"/>
          <w:sz w:val="20"/>
          <w:szCs w:val="20"/>
        </w:rPr>
        <w:t xml:space="preserve"> </w:t>
      </w:r>
      <w:r w:rsidR="0079574E">
        <w:rPr>
          <w:rFonts w:ascii="Arial" w:hAnsi="Arial" w:cs="Arial"/>
          <w:color w:val="000000" w:themeColor="text1"/>
          <w:sz w:val="20"/>
          <w:szCs w:val="20"/>
        </w:rPr>
        <w:t>más</w:t>
      </w:r>
      <w:r w:rsidRPr="00FD03D0">
        <w:rPr>
          <w:rFonts w:ascii="Arial" w:hAnsi="Arial" w:cs="Arial"/>
          <w:color w:val="000000" w:themeColor="text1"/>
          <w:sz w:val="20"/>
          <w:szCs w:val="20"/>
        </w:rPr>
        <w:t xml:space="preserve"> detergente</w:t>
      </w:r>
      <w:r w:rsidR="0079574E">
        <w:rPr>
          <w:rFonts w:ascii="Arial" w:hAnsi="Arial" w:cs="Arial"/>
          <w:color w:val="000000" w:themeColor="text1"/>
          <w:sz w:val="20"/>
          <w:szCs w:val="20"/>
        </w:rPr>
        <w:t>, más</w:t>
      </w:r>
      <w:r w:rsidRPr="00FD03D0">
        <w:rPr>
          <w:rFonts w:ascii="Arial" w:hAnsi="Arial" w:cs="Arial"/>
          <w:color w:val="000000" w:themeColor="text1"/>
          <w:sz w:val="20"/>
          <w:szCs w:val="20"/>
        </w:rPr>
        <w:t xml:space="preserve"> agua caliente</w:t>
      </w:r>
      <w:r w:rsidR="0079574E">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5DC5C091" w14:textId="77777777" w:rsidR="00F8163D" w:rsidRDefault="00F8163D" w:rsidP="000A2A08">
      <w:pPr>
        <w:pStyle w:val="Ttulo3"/>
        <w:spacing w:before="0" w:after="0" w:line="276" w:lineRule="auto"/>
        <w:jc w:val="both"/>
        <w:rPr>
          <w:rStyle w:val="Textoennegrita"/>
          <w:rFonts w:ascii="Arial" w:hAnsi="Arial" w:cs="Arial"/>
          <w:color w:val="000000" w:themeColor="text1"/>
          <w:sz w:val="20"/>
          <w:szCs w:val="20"/>
        </w:rPr>
      </w:pPr>
    </w:p>
    <w:p w14:paraId="0323EBBA" w14:textId="45A3959D" w:rsidR="00B04660" w:rsidRDefault="00B04660" w:rsidP="0079574E">
      <w:pPr>
        <w:pStyle w:val="Ttulo3"/>
        <w:numPr>
          <w:ilvl w:val="2"/>
          <w:numId w:val="92"/>
        </w:numPr>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Agentes limpiadores</w:t>
      </w:r>
    </w:p>
    <w:p w14:paraId="75A350F1" w14:textId="77777777" w:rsidR="00374479" w:rsidRDefault="00374479" w:rsidP="00374479"/>
    <w:p w14:paraId="644BA5DC" w14:textId="7DB5C46A" w:rsidR="00374479" w:rsidRDefault="00896BF0" w:rsidP="00374479">
      <w:pPr>
        <w:ind w:left="720"/>
        <w:rPr>
          <w:rFonts w:ascii="Arial" w:hAnsi="Arial" w:cs="Arial"/>
          <w:sz w:val="20"/>
          <w:szCs w:val="20"/>
        </w:rPr>
      </w:pPr>
      <w:r w:rsidRPr="00896BF0">
        <w:rPr>
          <w:rFonts w:ascii="Arial" w:hAnsi="Arial" w:cs="Arial"/>
          <w:sz w:val="20"/>
          <w:szCs w:val="20"/>
        </w:rPr>
        <w:t>En la</w:t>
      </w:r>
      <w:r>
        <w:rPr>
          <w:rFonts w:ascii="Arial" w:hAnsi="Arial" w:cs="Arial"/>
          <w:sz w:val="20"/>
          <w:szCs w:val="20"/>
        </w:rPr>
        <w:t xml:space="preserve"> siguiente tabla se presentan las propiedades y descripciones de los agentes limpiadores.</w:t>
      </w:r>
    </w:p>
    <w:p w14:paraId="5DF968BE" w14:textId="77777777" w:rsidR="00896BF0" w:rsidRDefault="00896BF0" w:rsidP="00374479">
      <w:pPr>
        <w:ind w:left="720"/>
        <w:rPr>
          <w:rFonts w:ascii="Arial" w:hAnsi="Arial" w:cs="Arial"/>
          <w:sz w:val="20"/>
          <w:szCs w:val="20"/>
        </w:rPr>
      </w:pPr>
    </w:p>
    <w:p w14:paraId="22DF8972" w14:textId="1A122F03" w:rsidR="00896BF0" w:rsidRPr="00896BF0" w:rsidRDefault="005342AB" w:rsidP="00374479">
      <w:pPr>
        <w:ind w:left="720"/>
        <w:rPr>
          <w:rFonts w:ascii="Arial" w:hAnsi="Arial" w:cs="Arial"/>
          <w:sz w:val="20"/>
          <w:szCs w:val="20"/>
        </w:rPr>
      </w:pPr>
      <w:r w:rsidRPr="005342AB">
        <w:rPr>
          <w:rFonts w:ascii="Arial" w:hAnsi="Arial" w:cs="Arial"/>
          <w:b/>
          <w:bCs/>
          <w:sz w:val="20"/>
          <w:szCs w:val="20"/>
        </w:rPr>
        <w:t>Tabla 6</w:t>
      </w:r>
      <w:r>
        <w:rPr>
          <w:rFonts w:ascii="Arial" w:hAnsi="Arial" w:cs="Arial"/>
          <w:sz w:val="20"/>
          <w:szCs w:val="20"/>
        </w:rPr>
        <w:t>. Propiedades de agentes limpiadores</w:t>
      </w:r>
    </w:p>
    <w:p w14:paraId="5DC9D6D1" w14:textId="77777777" w:rsidR="00D42A22" w:rsidRPr="00FD03D0" w:rsidRDefault="00D42A22" w:rsidP="000A2A08">
      <w:pPr>
        <w:spacing w:line="276" w:lineRule="auto"/>
        <w:jc w:val="both"/>
        <w:textAlignment w:val="baseline"/>
        <w:rPr>
          <w:rFonts w:ascii="Arial" w:hAnsi="Arial" w:cs="Arial"/>
          <w:color w:val="000000" w:themeColor="text1"/>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3720"/>
      </w:tblGrid>
      <w:tr w:rsidR="00FD03D0" w:rsidRPr="00FD03D0" w14:paraId="07781297" w14:textId="77777777" w:rsidTr="00A01A4A">
        <w:trPr>
          <w:tblHeader/>
          <w:tblCellSpacing w:w="15" w:type="dxa"/>
          <w:jc w:val="center"/>
        </w:trPr>
        <w:tc>
          <w:tcPr>
            <w:tcW w:w="0" w:type="auto"/>
            <w:vAlign w:val="center"/>
            <w:hideMark/>
          </w:tcPr>
          <w:p w14:paraId="3ED0C3D4"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Propiedad</w:t>
            </w:r>
          </w:p>
        </w:tc>
        <w:tc>
          <w:tcPr>
            <w:tcW w:w="0" w:type="auto"/>
            <w:vAlign w:val="center"/>
            <w:hideMark/>
          </w:tcPr>
          <w:p w14:paraId="69F56D89"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Descripción</w:t>
            </w:r>
          </w:p>
        </w:tc>
      </w:tr>
      <w:tr w:rsidR="00FD03D0" w:rsidRPr="00FD03D0" w14:paraId="35474189" w14:textId="77777777" w:rsidTr="00A01A4A">
        <w:trPr>
          <w:tblCellSpacing w:w="15" w:type="dxa"/>
          <w:jc w:val="center"/>
        </w:trPr>
        <w:tc>
          <w:tcPr>
            <w:tcW w:w="0" w:type="auto"/>
            <w:vAlign w:val="center"/>
            <w:hideMark/>
          </w:tcPr>
          <w:p w14:paraId="246DDAF6"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No corrosivos</w:t>
            </w:r>
          </w:p>
        </w:tc>
        <w:tc>
          <w:tcPr>
            <w:tcW w:w="0" w:type="auto"/>
            <w:vAlign w:val="center"/>
            <w:hideMark/>
          </w:tcPr>
          <w:p w14:paraId="2575DA5F"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No dañan superficies ni equipos</w:t>
            </w:r>
          </w:p>
        </w:tc>
      </w:tr>
      <w:tr w:rsidR="00FD03D0" w:rsidRPr="00FD03D0" w14:paraId="3F2572E8" w14:textId="77777777" w:rsidTr="00A01A4A">
        <w:trPr>
          <w:tblCellSpacing w:w="15" w:type="dxa"/>
          <w:jc w:val="center"/>
        </w:trPr>
        <w:tc>
          <w:tcPr>
            <w:tcW w:w="0" w:type="auto"/>
            <w:vAlign w:val="center"/>
            <w:hideMark/>
          </w:tcPr>
          <w:p w14:paraId="09A9E224"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Solubilidad</w:t>
            </w:r>
          </w:p>
        </w:tc>
        <w:tc>
          <w:tcPr>
            <w:tcW w:w="0" w:type="auto"/>
            <w:vAlign w:val="center"/>
            <w:hideMark/>
          </w:tcPr>
          <w:p w14:paraId="5555297D"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Se disuelven rápidamente en agua</w:t>
            </w:r>
          </w:p>
        </w:tc>
      </w:tr>
      <w:tr w:rsidR="00FD03D0" w:rsidRPr="00FD03D0" w14:paraId="58F3EAFA" w14:textId="77777777" w:rsidTr="00A01A4A">
        <w:trPr>
          <w:tblCellSpacing w:w="15" w:type="dxa"/>
          <w:jc w:val="center"/>
        </w:trPr>
        <w:tc>
          <w:tcPr>
            <w:tcW w:w="0" w:type="auto"/>
            <w:vAlign w:val="center"/>
            <w:hideMark/>
          </w:tcPr>
          <w:p w14:paraId="1AB60799"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Acción emulsionante</w:t>
            </w:r>
          </w:p>
        </w:tc>
        <w:tc>
          <w:tcPr>
            <w:tcW w:w="0" w:type="auto"/>
            <w:vAlign w:val="center"/>
            <w:hideMark/>
          </w:tcPr>
          <w:p w14:paraId="544E3FD7"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Eliminan grasas</w:t>
            </w:r>
          </w:p>
        </w:tc>
      </w:tr>
      <w:tr w:rsidR="00FD03D0" w:rsidRPr="00FD03D0" w14:paraId="2F1E695C" w14:textId="77777777" w:rsidTr="00A01A4A">
        <w:trPr>
          <w:tblCellSpacing w:w="15" w:type="dxa"/>
          <w:jc w:val="center"/>
        </w:trPr>
        <w:tc>
          <w:tcPr>
            <w:tcW w:w="0" w:type="auto"/>
            <w:vAlign w:val="center"/>
            <w:hideMark/>
          </w:tcPr>
          <w:p w14:paraId="208A6ACA"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Acción humectante</w:t>
            </w:r>
          </w:p>
        </w:tc>
        <w:tc>
          <w:tcPr>
            <w:tcW w:w="0" w:type="auto"/>
            <w:vAlign w:val="center"/>
            <w:hideMark/>
          </w:tcPr>
          <w:p w14:paraId="792F856C"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Facilitan el desprendimiento de suciedad</w:t>
            </w:r>
          </w:p>
        </w:tc>
      </w:tr>
      <w:tr w:rsidR="00D42A22" w:rsidRPr="00FD03D0" w14:paraId="28E3293A" w14:textId="77777777" w:rsidTr="00A01A4A">
        <w:trPr>
          <w:tblCellSpacing w:w="15" w:type="dxa"/>
          <w:jc w:val="center"/>
        </w:trPr>
        <w:tc>
          <w:tcPr>
            <w:tcW w:w="0" w:type="auto"/>
            <w:vAlign w:val="center"/>
            <w:hideMark/>
          </w:tcPr>
          <w:p w14:paraId="3CBCC244"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No tóxicos</w:t>
            </w:r>
          </w:p>
        </w:tc>
        <w:tc>
          <w:tcPr>
            <w:tcW w:w="0" w:type="auto"/>
            <w:vAlign w:val="center"/>
            <w:hideMark/>
          </w:tcPr>
          <w:p w14:paraId="30758E5C"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No contaminan alimentos</w:t>
            </w:r>
          </w:p>
        </w:tc>
      </w:tr>
    </w:tbl>
    <w:p w14:paraId="2DB16CB0" w14:textId="77777777" w:rsidR="00D42A22" w:rsidRPr="00FD03D0" w:rsidRDefault="00D42A22" w:rsidP="000A2A08">
      <w:pPr>
        <w:spacing w:line="276" w:lineRule="auto"/>
        <w:jc w:val="both"/>
        <w:rPr>
          <w:rFonts w:ascii="Arial" w:hAnsi="Arial" w:cs="Arial"/>
          <w:color w:val="000000" w:themeColor="text1"/>
          <w:sz w:val="20"/>
          <w:szCs w:val="20"/>
        </w:rPr>
      </w:pPr>
    </w:p>
    <w:p w14:paraId="5E0CC905" w14:textId="77777777" w:rsidR="005342AB" w:rsidRPr="005342AB" w:rsidRDefault="005342AB" w:rsidP="005342AB">
      <w:pPr>
        <w:pStyle w:val="Ttulo3"/>
        <w:spacing w:before="0" w:after="0" w:line="276" w:lineRule="auto"/>
        <w:ind w:left="720"/>
        <w:jc w:val="both"/>
        <w:rPr>
          <w:rStyle w:val="Textoennegrita"/>
          <w:rFonts w:ascii="Arial" w:hAnsi="Arial" w:cs="Arial"/>
          <w:b w:val="0"/>
          <w:bCs w:val="0"/>
          <w:color w:val="000000" w:themeColor="text1"/>
          <w:sz w:val="20"/>
          <w:szCs w:val="20"/>
        </w:rPr>
      </w:pPr>
    </w:p>
    <w:p w14:paraId="0AA374E2" w14:textId="3008D62A" w:rsidR="00D42A22" w:rsidRDefault="00D42A22" w:rsidP="005342AB">
      <w:pPr>
        <w:pStyle w:val="Ttulo3"/>
        <w:numPr>
          <w:ilvl w:val="2"/>
          <w:numId w:val="92"/>
        </w:numPr>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Métodos de desinfección</w:t>
      </w:r>
    </w:p>
    <w:p w14:paraId="3E21CA93" w14:textId="77777777" w:rsidR="00F43093" w:rsidRDefault="00F43093" w:rsidP="00033443"/>
    <w:p w14:paraId="4170F89F" w14:textId="651B3024" w:rsidR="00F43093" w:rsidRDefault="00F43093" w:rsidP="007D636A">
      <w:pPr>
        <w:ind w:left="720"/>
        <w:jc w:val="both"/>
        <w:rPr>
          <w:rFonts w:ascii="Arial" w:hAnsi="Arial" w:cs="Arial"/>
          <w:sz w:val="20"/>
          <w:szCs w:val="20"/>
        </w:rPr>
      </w:pPr>
      <w:r w:rsidRPr="00F43093">
        <w:rPr>
          <w:rFonts w:ascii="Arial" w:hAnsi="Arial" w:cs="Arial"/>
          <w:sz w:val="20"/>
          <w:szCs w:val="20"/>
        </w:rPr>
        <w:t>Los métodos de desinfección eliminan o reducen microorganismos en superficies y equipos, utilizando agentes físicos o químicos como calor, cloro o alcohol, para garantizar la inocuidad de los alimentos</w:t>
      </w:r>
      <w:r w:rsidR="007D636A">
        <w:rPr>
          <w:rFonts w:ascii="Arial" w:hAnsi="Arial" w:cs="Arial"/>
          <w:sz w:val="20"/>
          <w:szCs w:val="20"/>
        </w:rPr>
        <w:t>. Los utilizados son:</w:t>
      </w:r>
    </w:p>
    <w:p w14:paraId="6DCF9C62" w14:textId="77777777" w:rsidR="00CD5598" w:rsidRDefault="00CD5598" w:rsidP="007D636A">
      <w:pPr>
        <w:ind w:left="720"/>
        <w:jc w:val="both"/>
        <w:rPr>
          <w:rFonts w:ascii="Arial" w:hAnsi="Arial" w:cs="Arial"/>
          <w:sz w:val="20"/>
          <w:szCs w:val="20"/>
        </w:rPr>
      </w:pPr>
    </w:p>
    <w:p w14:paraId="2E997BAF" w14:textId="77777777" w:rsidR="00F43093" w:rsidRPr="00F43093" w:rsidRDefault="00F43093" w:rsidP="00033443">
      <w:pPr>
        <w:ind w:left="720"/>
        <w:rPr>
          <w:rFonts w:ascii="Arial" w:hAnsi="Arial" w:cs="Arial"/>
          <w:b/>
          <w:bCs/>
          <w:sz w:val="20"/>
          <w:szCs w:val="20"/>
        </w:rPr>
      </w:pPr>
    </w:p>
    <w:p w14:paraId="3BC7A684" w14:textId="77777777" w:rsidR="00D42A22" w:rsidRDefault="00D42A22" w:rsidP="00CD5598">
      <w:pPr>
        <w:pStyle w:val="NormalWeb"/>
        <w:spacing w:before="0" w:beforeAutospacing="0" w:after="0" w:afterAutospacing="0" w:line="276" w:lineRule="auto"/>
        <w:ind w:left="720"/>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a) Desinfección térmica</w:t>
      </w:r>
    </w:p>
    <w:p w14:paraId="4DC64051" w14:textId="77777777" w:rsidR="00CD5598" w:rsidRPr="00FD03D0" w:rsidRDefault="00CD5598" w:rsidP="00CD5598">
      <w:pPr>
        <w:pStyle w:val="NormalWeb"/>
        <w:spacing w:before="0" w:beforeAutospacing="0" w:after="0" w:afterAutospacing="0" w:line="276" w:lineRule="auto"/>
        <w:ind w:left="720"/>
        <w:jc w:val="both"/>
        <w:rPr>
          <w:rFonts w:ascii="Arial" w:hAnsi="Arial" w:cs="Arial"/>
          <w:color w:val="000000" w:themeColor="text1"/>
          <w:sz w:val="20"/>
          <w:szCs w:val="20"/>
        </w:rPr>
      </w:pPr>
    </w:p>
    <w:p w14:paraId="754BFA6E" w14:textId="09E1233E" w:rsidR="00D42A22" w:rsidRPr="00FD03D0" w:rsidRDefault="00D42A22" w:rsidP="00CD5598">
      <w:pPr>
        <w:numPr>
          <w:ilvl w:val="0"/>
          <w:numId w:val="26"/>
        </w:numPr>
        <w:tabs>
          <w:tab w:val="clear" w:pos="720"/>
          <w:tab w:val="num" w:pos="1440"/>
        </w:tabs>
        <w:spacing w:line="276" w:lineRule="auto"/>
        <w:ind w:left="1440"/>
        <w:jc w:val="both"/>
        <w:rPr>
          <w:rFonts w:ascii="Arial" w:hAnsi="Arial" w:cs="Arial"/>
          <w:color w:val="000000" w:themeColor="text1"/>
          <w:sz w:val="20"/>
          <w:szCs w:val="20"/>
        </w:rPr>
      </w:pPr>
      <w:r w:rsidRPr="00FD03D0">
        <w:rPr>
          <w:rFonts w:ascii="Arial" w:hAnsi="Arial" w:cs="Arial"/>
          <w:color w:val="000000" w:themeColor="text1"/>
          <w:sz w:val="20"/>
          <w:szCs w:val="20"/>
        </w:rPr>
        <w:t xml:space="preserve">Vapor a </w:t>
      </w:r>
      <w:r w:rsidRPr="00FD03D0">
        <w:rPr>
          <w:rStyle w:val="Textoennegrita"/>
          <w:rFonts w:ascii="Arial" w:hAnsi="Arial" w:cs="Arial"/>
          <w:color w:val="000000" w:themeColor="text1"/>
          <w:sz w:val="20"/>
          <w:szCs w:val="20"/>
        </w:rPr>
        <w:t>80°C</w:t>
      </w:r>
      <w:r w:rsidR="00CD5598">
        <w:rPr>
          <w:rFonts w:ascii="Arial" w:hAnsi="Arial" w:cs="Arial"/>
          <w:color w:val="000000" w:themeColor="text1"/>
          <w:sz w:val="20"/>
          <w:szCs w:val="20"/>
        </w:rPr>
        <w:t>.</w:t>
      </w:r>
    </w:p>
    <w:p w14:paraId="7ED33E0D" w14:textId="335B0107" w:rsidR="00D42A22" w:rsidRPr="00FD03D0" w:rsidRDefault="00D42A22" w:rsidP="00CD5598">
      <w:pPr>
        <w:numPr>
          <w:ilvl w:val="0"/>
          <w:numId w:val="26"/>
        </w:numPr>
        <w:tabs>
          <w:tab w:val="clear" w:pos="720"/>
          <w:tab w:val="num" w:pos="1440"/>
        </w:tabs>
        <w:spacing w:line="276" w:lineRule="auto"/>
        <w:ind w:left="1440"/>
        <w:jc w:val="both"/>
        <w:rPr>
          <w:rFonts w:ascii="Arial" w:hAnsi="Arial" w:cs="Arial"/>
          <w:color w:val="000000" w:themeColor="text1"/>
          <w:sz w:val="20"/>
          <w:szCs w:val="20"/>
        </w:rPr>
      </w:pPr>
      <w:r w:rsidRPr="00FD03D0">
        <w:rPr>
          <w:rFonts w:ascii="Arial" w:hAnsi="Arial" w:cs="Arial"/>
          <w:color w:val="000000" w:themeColor="text1"/>
          <w:sz w:val="20"/>
          <w:szCs w:val="20"/>
        </w:rPr>
        <w:lastRenderedPageBreak/>
        <w:t xml:space="preserve">Agua caliente a </w:t>
      </w:r>
      <w:r w:rsidRPr="00FD03D0">
        <w:rPr>
          <w:rStyle w:val="Textoennegrita"/>
          <w:rFonts w:ascii="Arial" w:hAnsi="Arial" w:cs="Arial"/>
          <w:color w:val="000000" w:themeColor="text1"/>
          <w:sz w:val="20"/>
          <w:szCs w:val="20"/>
        </w:rPr>
        <w:t>80°C por 2 minutos</w:t>
      </w:r>
      <w:r w:rsidR="00CD5598">
        <w:rPr>
          <w:rFonts w:ascii="Arial" w:hAnsi="Arial" w:cs="Arial"/>
          <w:color w:val="000000" w:themeColor="text1"/>
          <w:sz w:val="20"/>
          <w:szCs w:val="20"/>
        </w:rPr>
        <w:t>.</w:t>
      </w:r>
    </w:p>
    <w:p w14:paraId="7C405BBD" w14:textId="77777777" w:rsidR="00B601C0" w:rsidRDefault="00B601C0" w:rsidP="00CD5598">
      <w:pPr>
        <w:pStyle w:val="NormalWeb"/>
        <w:spacing w:before="0" w:beforeAutospacing="0" w:after="0" w:afterAutospacing="0" w:line="276" w:lineRule="auto"/>
        <w:ind w:firstLine="720"/>
        <w:jc w:val="both"/>
        <w:rPr>
          <w:rStyle w:val="Textoennegrita"/>
          <w:rFonts w:ascii="Arial" w:hAnsi="Arial" w:cs="Arial"/>
          <w:color w:val="000000" w:themeColor="text1"/>
          <w:sz w:val="20"/>
          <w:szCs w:val="20"/>
        </w:rPr>
      </w:pPr>
    </w:p>
    <w:p w14:paraId="11E24F29" w14:textId="77777777" w:rsidR="00B601C0" w:rsidRDefault="00B601C0" w:rsidP="00CD5598">
      <w:pPr>
        <w:pStyle w:val="NormalWeb"/>
        <w:spacing w:before="0" w:beforeAutospacing="0" w:after="0" w:afterAutospacing="0" w:line="276" w:lineRule="auto"/>
        <w:ind w:firstLine="720"/>
        <w:jc w:val="both"/>
        <w:rPr>
          <w:rStyle w:val="Textoennegrita"/>
          <w:rFonts w:ascii="Arial" w:hAnsi="Arial" w:cs="Arial"/>
          <w:color w:val="000000" w:themeColor="text1"/>
          <w:sz w:val="20"/>
          <w:szCs w:val="20"/>
        </w:rPr>
      </w:pPr>
    </w:p>
    <w:p w14:paraId="09006EBD" w14:textId="4C0C6097" w:rsidR="00D42A22" w:rsidRDefault="00D42A22" w:rsidP="00CD5598">
      <w:pPr>
        <w:pStyle w:val="NormalWeb"/>
        <w:spacing w:before="0" w:beforeAutospacing="0" w:after="0" w:afterAutospacing="0" w:line="276" w:lineRule="auto"/>
        <w:ind w:firstLine="720"/>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b) Desinfección química</w:t>
      </w:r>
    </w:p>
    <w:p w14:paraId="7B7F668A" w14:textId="77777777" w:rsidR="00CD5598" w:rsidRDefault="00CD5598" w:rsidP="00CD5598">
      <w:pPr>
        <w:pStyle w:val="NormalWeb"/>
        <w:spacing w:before="0" w:beforeAutospacing="0" w:after="0" w:afterAutospacing="0" w:line="276" w:lineRule="auto"/>
        <w:ind w:firstLine="720"/>
        <w:jc w:val="both"/>
        <w:rPr>
          <w:rStyle w:val="Textoennegrita"/>
        </w:rPr>
      </w:pPr>
    </w:p>
    <w:p w14:paraId="69EB4418" w14:textId="3B98ADF6" w:rsidR="00CD5598" w:rsidRDefault="00A63F10" w:rsidP="00CD5598">
      <w:pPr>
        <w:pStyle w:val="NormalWeb"/>
        <w:spacing w:before="0" w:beforeAutospacing="0" w:after="0" w:afterAutospacing="0" w:line="276" w:lineRule="auto"/>
        <w:ind w:firstLine="720"/>
        <w:jc w:val="both"/>
        <w:rPr>
          <w:rStyle w:val="Textoennegrita"/>
          <w:rFonts w:ascii="Arial" w:hAnsi="Arial" w:cs="Arial"/>
          <w:b w:val="0"/>
          <w:bCs w:val="0"/>
          <w:sz w:val="20"/>
          <w:szCs w:val="20"/>
        </w:rPr>
      </w:pPr>
      <w:r w:rsidRPr="00A63F10">
        <w:rPr>
          <w:rStyle w:val="Textoennegrita"/>
          <w:rFonts w:ascii="Arial" w:hAnsi="Arial" w:cs="Arial"/>
          <w:b w:val="0"/>
          <w:bCs w:val="0"/>
          <w:sz w:val="20"/>
          <w:szCs w:val="20"/>
        </w:rPr>
        <w:t xml:space="preserve">Se </w:t>
      </w:r>
      <w:r>
        <w:rPr>
          <w:rStyle w:val="Textoennegrita"/>
          <w:rFonts w:ascii="Arial" w:hAnsi="Arial" w:cs="Arial"/>
          <w:b w:val="0"/>
          <w:bCs w:val="0"/>
          <w:sz w:val="20"/>
          <w:szCs w:val="20"/>
        </w:rPr>
        <w:t>realiza utilizando los siguientes productos:</w:t>
      </w:r>
    </w:p>
    <w:p w14:paraId="43301729" w14:textId="77777777" w:rsidR="00551FBC" w:rsidRDefault="00551FBC" w:rsidP="00CD5598">
      <w:pPr>
        <w:pStyle w:val="NormalWeb"/>
        <w:spacing w:before="0" w:beforeAutospacing="0" w:after="0" w:afterAutospacing="0" w:line="276" w:lineRule="auto"/>
        <w:ind w:firstLine="720"/>
        <w:jc w:val="both"/>
        <w:rPr>
          <w:rStyle w:val="Textoennegrita"/>
          <w:rFonts w:ascii="Arial" w:hAnsi="Arial" w:cs="Arial"/>
          <w:b w:val="0"/>
          <w:bCs w:val="0"/>
          <w:sz w:val="20"/>
          <w:szCs w:val="20"/>
        </w:rPr>
      </w:pPr>
    </w:p>
    <w:tbl>
      <w:tblPr>
        <w:tblStyle w:val="Tablaconcuadrcula"/>
        <w:tblW w:w="0" w:type="auto"/>
        <w:tblLayout w:type="fixed"/>
        <w:tblLook w:val="04A0" w:firstRow="1" w:lastRow="0" w:firstColumn="1" w:lastColumn="0" w:noHBand="0" w:noVBand="1"/>
      </w:tblPr>
      <w:tblGrid>
        <w:gridCol w:w="1980"/>
        <w:gridCol w:w="7982"/>
      </w:tblGrid>
      <w:tr w:rsidR="00551FBC" w:rsidRPr="00076D99" w14:paraId="280995CE" w14:textId="77777777" w:rsidTr="00A01A4A">
        <w:tc>
          <w:tcPr>
            <w:tcW w:w="9962" w:type="dxa"/>
            <w:gridSpan w:val="2"/>
            <w:shd w:val="clear" w:color="auto" w:fill="9BBB59" w:themeFill="accent3"/>
          </w:tcPr>
          <w:p w14:paraId="6DE93E58" w14:textId="77777777" w:rsidR="00551FBC" w:rsidRPr="00076D99" w:rsidRDefault="00551FBC"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076D99">
              <w:rPr>
                <w:rFonts w:ascii="Arial" w:hAnsi="Arial" w:cs="Arial"/>
                <w:b/>
                <w:bCs/>
                <w:color w:val="000000"/>
                <w:sz w:val="20"/>
                <w:szCs w:val="20"/>
                <w:lang w:val="es-MX"/>
              </w:rPr>
              <w:t>Acordeón</w:t>
            </w:r>
          </w:p>
        </w:tc>
      </w:tr>
      <w:tr w:rsidR="00551FBC" w:rsidRPr="00076D99" w14:paraId="07EE9D6C" w14:textId="77777777" w:rsidTr="00A01A4A">
        <w:tc>
          <w:tcPr>
            <w:tcW w:w="1980" w:type="dxa"/>
          </w:tcPr>
          <w:p w14:paraId="20F74087" w14:textId="17328B7E" w:rsidR="00551FBC" w:rsidRPr="00551FBC" w:rsidRDefault="00551FBC" w:rsidP="00A01A4A">
            <w:pPr>
              <w:pStyle w:val="Ttulo2"/>
              <w:spacing w:before="0" w:after="0" w:line="276" w:lineRule="auto"/>
              <w:jc w:val="both"/>
              <w:rPr>
                <w:rStyle w:val="Textoennegrita"/>
                <w:rFonts w:ascii="Arial" w:hAnsi="Arial" w:cs="Arial"/>
                <w:b w:val="0"/>
                <w:bCs w:val="0"/>
                <w:color w:val="000000" w:themeColor="text1"/>
                <w:sz w:val="20"/>
                <w:szCs w:val="20"/>
              </w:rPr>
            </w:pPr>
            <w:r w:rsidRPr="00551FBC">
              <w:rPr>
                <w:rFonts w:ascii="Arial" w:hAnsi="Arial" w:cs="Arial"/>
                <w:b/>
                <w:bCs/>
                <w:color w:val="000000" w:themeColor="text1"/>
                <w:sz w:val="20"/>
                <w:szCs w:val="20"/>
              </w:rPr>
              <w:t>Cloro</w:t>
            </w:r>
            <w:r w:rsidRPr="00551FBC">
              <w:rPr>
                <w:rFonts w:ascii="Arial" w:hAnsi="Arial" w:cs="Arial"/>
                <w:b/>
                <w:bCs/>
                <w:color w:val="000000" w:themeColor="text1"/>
                <w:spacing w:val="-2"/>
                <w:sz w:val="20"/>
                <w:szCs w:val="20"/>
              </w:rPr>
              <w:t xml:space="preserve"> </w:t>
            </w:r>
            <w:r w:rsidRPr="00551FBC">
              <w:rPr>
                <w:rFonts w:ascii="Arial" w:hAnsi="Arial" w:cs="Arial"/>
                <w:b/>
                <w:bCs/>
                <w:color w:val="000000" w:themeColor="text1"/>
                <w:sz w:val="20"/>
                <w:szCs w:val="20"/>
              </w:rPr>
              <w:t>y</w:t>
            </w:r>
            <w:r w:rsidRPr="00551FBC">
              <w:rPr>
                <w:rFonts w:ascii="Arial" w:hAnsi="Arial" w:cs="Arial"/>
                <w:b/>
                <w:bCs/>
                <w:color w:val="000000" w:themeColor="text1"/>
                <w:spacing w:val="-4"/>
                <w:sz w:val="20"/>
                <w:szCs w:val="20"/>
              </w:rPr>
              <w:t xml:space="preserve"> </w:t>
            </w:r>
            <w:r w:rsidRPr="00551FBC">
              <w:rPr>
                <w:rFonts w:ascii="Arial" w:hAnsi="Arial" w:cs="Arial"/>
                <w:b/>
                <w:bCs/>
                <w:color w:val="000000" w:themeColor="text1"/>
                <w:sz w:val="20"/>
                <w:szCs w:val="20"/>
              </w:rPr>
              <w:t>sus</w:t>
            </w:r>
            <w:r w:rsidRPr="00551FBC">
              <w:rPr>
                <w:rFonts w:ascii="Arial" w:hAnsi="Arial" w:cs="Arial"/>
                <w:b/>
                <w:bCs/>
                <w:color w:val="000000" w:themeColor="text1"/>
                <w:spacing w:val="-2"/>
                <w:sz w:val="20"/>
                <w:szCs w:val="20"/>
              </w:rPr>
              <w:t xml:space="preserve"> compuestos</w:t>
            </w:r>
            <w:r w:rsidRPr="00551FBC">
              <w:rPr>
                <w:rStyle w:val="Textoennegrita"/>
                <w:rFonts w:ascii="Arial" w:hAnsi="Arial" w:cs="Arial"/>
                <w:b w:val="0"/>
                <w:bCs w:val="0"/>
                <w:color w:val="000000" w:themeColor="text1"/>
                <w:sz w:val="20"/>
                <w:szCs w:val="20"/>
              </w:rPr>
              <w:t xml:space="preserve"> </w:t>
            </w:r>
          </w:p>
        </w:tc>
        <w:tc>
          <w:tcPr>
            <w:tcW w:w="7982" w:type="dxa"/>
          </w:tcPr>
          <w:p w14:paraId="48733CC1" w14:textId="411F0DA2" w:rsidR="00D50D9D" w:rsidRPr="00C31B91" w:rsidRDefault="00D50D9D" w:rsidP="00A01A4A">
            <w:pPr>
              <w:pStyle w:val="NormalWeb"/>
              <w:spacing w:before="0" w:beforeAutospacing="0" w:after="0" w:afterAutospacing="0" w:line="276" w:lineRule="auto"/>
              <w:jc w:val="both"/>
            </w:pPr>
            <w:r w:rsidRPr="00FD03D0">
              <w:rPr>
                <w:rFonts w:ascii="Arial" w:hAnsi="Arial" w:cs="Arial"/>
                <w:color w:val="000000" w:themeColor="text1"/>
                <w:sz w:val="20"/>
                <w:szCs w:val="20"/>
              </w:rPr>
              <w:t>Este compuesto es germicida de muchos microorganismos y por lo general se utiliza en concentración de 4,5 a 5%, la dosis de aplicación varía dependiendo de lo que se quiere desinfectar.</w:t>
            </w:r>
          </w:p>
        </w:tc>
      </w:tr>
      <w:tr w:rsidR="000A3127" w:rsidRPr="00076D99" w14:paraId="292FA7EA" w14:textId="77777777" w:rsidTr="00A01A4A">
        <w:tc>
          <w:tcPr>
            <w:tcW w:w="1980" w:type="dxa"/>
          </w:tcPr>
          <w:p w14:paraId="0C566BE0" w14:textId="44F17A93" w:rsidR="000A3127" w:rsidRPr="00DD48CD" w:rsidRDefault="00DD48CD" w:rsidP="00DD48CD">
            <w:pPr>
              <w:pStyle w:val="Ttulo2"/>
              <w:spacing w:before="0" w:after="0" w:line="276" w:lineRule="auto"/>
              <w:jc w:val="both"/>
              <w:rPr>
                <w:rFonts w:ascii="Arial" w:hAnsi="Arial" w:cs="Arial"/>
                <w:b/>
                <w:bCs/>
                <w:color w:val="000000" w:themeColor="text1"/>
                <w:sz w:val="20"/>
                <w:szCs w:val="20"/>
              </w:rPr>
            </w:pPr>
            <w:r w:rsidRPr="00DD48CD">
              <w:rPr>
                <w:rFonts w:ascii="Arial" w:hAnsi="Arial" w:cs="Arial"/>
                <w:b/>
                <w:bCs/>
                <w:color w:val="000000" w:themeColor="text1"/>
                <w:sz w:val="20"/>
                <w:szCs w:val="20"/>
              </w:rPr>
              <w:t>Compuestos</w:t>
            </w:r>
            <w:r w:rsidRPr="00DD48CD">
              <w:rPr>
                <w:rFonts w:ascii="Arial" w:hAnsi="Arial" w:cs="Arial"/>
                <w:b/>
                <w:bCs/>
                <w:color w:val="000000" w:themeColor="text1"/>
                <w:spacing w:val="-17"/>
                <w:sz w:val="20"/>
                <w:szCs w:val="20"/>
              </w:rPr>
              <w:t xml:space="preserve"> </w:t>
            </w:r>
            <w:r w:rsidRPr="00DD48CD">
              <w:rPr>
                <w:rFonts w:ascii="Arial" w:hAnsi="Arial" w:cs="Arial"/>
                <w:b/>
                <w:bCs/>
                <w:color w:val="000000" w:themeColor="text1"/>
                <w:sz w:val="20"/>
                <w:szCs w:val="20"/>
              </w:rPr>
              <w:t>de</w:t>
            </w:r>
            <w:r w:rsidRPr="00DD48CD">
              <w:rPr>
                <w:rFonts w:ascii="Arial" w:hAnsi="Arial" w:cs="Arial"/>
                <w:b/>
                <w:bCs/>
                <w:color w:val="000000" w:themeColor="text1"/>
                <w:spacing w:val="-17"/>
                <w:sz w:val="20"/>
                <w:szCs w:val="20"/>
              </w:rPr>
              <w:t xml:space="preserve"> </w:t>
            </w:r>
            <w:r w:rsidRPr="00DD48CD">
              <w:rPr>
                <w:rFonts w:ascii="Arial" w:hAnsi="Arial" w:cs="Arial"/>
                <w:b/>
                <w:bCs/>
                <w:color w:val="000000" w:themeColor="text1"/>
                <w:sz w:val="20"/>
                <w:szCs w:val="20"/>
              </w:rPr>
              <w:t xml:space="preserve">amonio </w:t>
            </w:r>
            <w:r w:rsidRPr="00DD48CD">
              <w:rPr>
                <w:rFonts w:ascii="Arial" w:hAnsi="Arial" w:cs="Arial"/>
                <w:b/>
                <w:bCs/>
                <w:color w:val="000000" w:themeColor="text1"/>
                <w:spacing w:val="-2"/>
                <w:sz w:val="20"/>
                <w:szCs w:val="20"/>
              </w:rPr>
              <w:t>cuaternario</w:t>
            </w:r>
          </w:p>
        </w:tc>
        <w:tc>
          <w:tcPr>
            <w:tcW w:w="7982" w:type="dxa"/>
          </w:tcPr>
          <w:p w14:paraId="6A75183C" w14:textId="5C7D9C0D" w:rsidR="000A3127" w:rsidRPr="00FD03D0" w:rsidRDefault="00DD48CD" w:rsidP="00A01A4A">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Estas sustancias son incoloras y no tóxicas, sirven para eliminar bacterias</w:t>
            </w:r>
            <w:r w:rsidRPr="00FD03D0">
              <w:rPr>
                <w:rFonts w:ascii="Arial" w:hAnsi="Arial" w:cs="Arial"/>
                <w:color w:val="000000" w:themeColor="text1"/>
                <w:spacing w:val="40"/>
                <w:sz w:val="20"/>
                <w:szCs w:val="20"/>
              </w:rPr>
              <w:t xml:space="preserve"> </w:t>
            </w:r>
            <w:r w:rsidRPr="00FD03D0">
              <w:rPr>
                <w:rFonts w:ascii="Arial" w:hAnsi="Arial" w:cs="Arial"/>
                <w:color w:val="000000" w:themeColor="text1"/>
                <w:sz w:val="20"/>
                <w:szCs w:val="20"/>
              </w:rPr>
              <w:t>gramnegativas. Estos compuestos no son compatibles con detergentes aniónicos.</w:t>
            </w:r>
          </w:p>
        </w:tc>
      </w:tr>
      <w:tr w:rsidR="00DD48CD" w:rsidRPr="00076D99" w14:paraId="63FB9038" w14:textId="77777777" w:rsidTr="00A01A4A">
        <w:tc>
          <w:tcPr>
            <w:tcW w:w="1980" w:type="dxa"/>
          </w:tcPr>
          <w:p w14:paraId="40E59208" w14:textId="39F8B2C8" w:rsidR="00DD48CD" w:rsidRPr="00DD48CD" w:rsidRDefault="002D7710" w:rsidP="00DD48CD">
            <w:pPr>
              <w:pStyle w:val="Ttulo2"/>
              <w:spacing w:before="0" w:after="0" w:line="276" w:lineRule="auto"/>
              <w:jc w:val="both"/>
              <w:rPr>
                <w:rFonts w:ascii="Arial" w:hAnsi="Arial" w:cs="Arial"/>
                <w:b/>
                <w:bCs/>
                <w:color w:val="000000" w:themeColor="text1"/>
                <w:sz w:val="20"/>
                <w:szCs w:val="20"/>
              </w:rPr>
            </w:pPr>
            <w:r w:rsidRPr="002D7710">
              <w:rPr>
                <w:rFonts w:ascii="Arial" w:hAnsi="Arial" w:cs="Arial"/>
                <w:b/>
                <w:bCs/>
                <w:color w:val="000000" w:themeColor="text1"/>
                <w:sz w:val="20"/>
                <w:szCs w:val="20"/>
              </w:rPr>
              <w:t>Agentes</w:t>
            </w:r>
            <w:r w:rsidRPr="002D7710">
              <w:rPr>
                <w:rFonts w:ascii="Arial" w:hAnsi="Arial" w:cs="Arial"/>
                <w:b/>
                <w:bCs/>
                <w:color w:val="000000" w:themeColor="text1"/>
                <w:spacing w:val="-4"/>
                <w:sz w:val="20"/>
                <w:szCs w:val="20"/>
              </w:rPr>
              <w:t xml:space="preserve"> </w:t>
            </w:r>
            <w:r w:rsidRPr="002D7710">
              <w:rPr>
                <w:rFonts w:ascii="Arial" w:hAnsi="Arial" w:cs="Arial"/>
                <w:b/>
                <w:bCs/>
                <w:color w:val="000000" w:themeColor="text1"/>
                <w:sz w:val="20"/>
                <w:szCs w:val="20"/>
              </w:rPr>
              <w:t>anfóteros</w:t>
            </w:r>
            <w:r w:rsidRPr="002D7710">
              <w:rPr>
                <w:rFonts w:ascii="Arial" w:hAnsi="Arial" w:cs="Arial"/>
                <w:b/>
                <w:bCs/>
                <w:color w:val="000000" w:themeColor="text1"/>
                <w:spacing w:val="-3"/>
                <w:sz w:val="20"/>
                <w:szCs w:val="20"/>
              </w:rPr>
              <w:t xml:space="preserve"> </w:t>
            </w:r>
            <w:r w:rsidRPr="002D7710">
              <w:rPr>
                <w:rFonts w:ascii="Arial" w:hAnsi="Arial" w:cs="Arial"/>
                <w:b/>
                <w:bCs/>
                <w:color w:val="000000" w:themeColor="text1"/>
                <w:sz w:val="20"/>
                <w:szCs w:val="20"/>
              </w:rPr>
              <w:t>o</w:t>
            </w:r>
            <w:r w:rsidRPr="002D7710">
              <w:rPr>
                <w:rFonts w:ascii="Arial" w:hAnsi="Arial" w:cs="Arial"/>
                <w:b/>
                <w:bCs/>
                <w:color w:val="000000" w:themeColor="text1"/>
                <w:spacing w:val="-1"/>
                <w:sz w:val="20"/>
                <w:szCs w:val="20"/>
              </w:rPr>
              <w:t xml:space="preserve"> </w:t>
            </w:r>
            <w:r w:rsidRPr="002D7710">
              <w:rPr>
                <w:rFonts w:ascii="Arial" w:hAnsi="Arial" w:cs="Arial"/>
                <w:b/>
                <w:bCs/>
                <w:color w:val="000000" w:themeColor="text1"/>
                <w:spacing w:val="-2"/>
                <w:sz w:val="20"/>
                <w:szCs w:val="20"/>
              </w:rPr>
              <w:t>tensoactivos</w:t>
            </w:r>
          </w:p>
        </w:tc>
        <w:tc>
          <w:tcPr>
            <w:tcW w:w="7982" w:type="dxa"/>
          </w:tcPr>
          <w:p w14:paraId="42201612" w14:textId="2240E60F" w:rsidR="00DD48CD" w:rsidRPr="00FD03D0" w:rsidRDefault="002D7710" w:rsidP="00A01A4A">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Estos compuestos no son tóxicos, son desinfectantes y no corrosivos, y pierden su actividad en presencia de materia orgánica.</w:t>
            </w:r>
          </w:p>
        </w:tc>
      </w:tr>
      <w:tr w:rsidR="002D7710" w:rsidRPr="00076D99" w14:paraId="0629565C" w14:textId="77777777" w:rsidTr="00A01A4A">
        <w:tc>
          <w:tcPr>
            <w:tcW w:w="1980" w:type="dxa"/>
          </w:tcPr>
          <w:p w14:paraId="116A3D89" w14:textId="4AC7CEB4" w:rsidR="002D7710" w:rsidRPr="002D7710" w:rsidRDefault="002D7710" w:rsidP="00DD48CD">
            <w:pPr>
              <w:pStyle w:val="Ttulo2"/>
              <w:spacing w:before="0" w:after="0" w:line="276" w:lineRule="auto"/>
              <w:jc w:val="both"/>
              <w:rPr>
                <w:rFonts w:ascii="Arial" w:hAnsi="Arial" w:cs="Arial"/>
                <w:b/>
                <w:bCs/>
                <w:color w:val="000000" w:themeColor="text1"/>
                <w:sz w:val="20"/>
                <w:szCs w:val="20"/>
              </w:rPr>
            </w:pPr>
            <w:r w:rsidRPr="002D7710">
              <w:rPr>
                <w:rFonts w:ascii="Arial" w:hAnsi="Arial" w:cs="Arial"/>
                <w:b/>
                <w:bCs/>
                <w:color w:val="000000" w:themeColor="text1"/>
                <w:spacing w:val="-2"/>
                <w:sz w:val="20"/>
                <w:szCs w:val="20"/>
              </w:rPr>
              <w:t>Fenólicos</w:t>
            </w:r>
          </w:p>
        </w:tc>
        <w:tc>
          <w:tcPr>
            <w:tcW w:w="7982" w:type="dxa"/>
          </w:tcPr>
          <w:p w14:paraId="33C776E7" w14:textId="0375F26E" w:rsidR="002D7710" w:rsidRPr="00FD03D0" w:rsidRDefault="002D7710" w:rsidP="00A01A4A">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Este tipo de compuesto es muy utilizado para desinfectar cuartos de vestir y sanitarios, en productos como cítricos se</w:t>
            </w:r>
            <w:r w:rsidRPr="00FD03D0">
              <w:rPr>
                <w:rFonts w:ascii="Arial" w:hAnsi="Arial" w:cs="Arial"/>
                <w:color w:val="000000" w:themeColor="text1"/>
                <w:spacing w:val="40"/>
                <w:sz w:val="20"/>
                <w:szCs w:val="20"/>
              </w:rPr>
              <w:t xml:space="preserve"> </w:t>
            </w:r>
            <w:r w:rsidRPr="00FD03D0">
              <w:rPr>
                <w:rFonts w:ascii="Arial" w:hAnsi="Arial" w:cs="Arial"/>
                <w:color w:val="000000" w:themeColor="text1"/>
                <w:sz w:val="20"/>
                <w:szCs w:val="20"/>
              </w:rPr>
              <w:t xml:space="preserve">usa difenil fenol para evitar el crecimiento de hongos, estos compuestos tienen actividad </w:t>
            </w:r>
            <w:proofErr w:type="spellStart"/>
            <w:r w:rsidRPr="00FD03D0">
              <w:rPr>
                <w:rFonts w:ascii="Arial" w:hAnsi="Arial" w:cs="Arial"/>
                <w:color w:val="000000" w:themeColor="text1"/>
                <w:sz w:val="20"/>
                <w:szCs w:val="20"/>
              </w:rPr>
              <w:t>antibacterial</w:t>
            </w:r>
            <w:proofErr w:type="spellEnd"/>
            <w:r w:rsidRPr="00FD03D0">
              <w:rPr>
                <w:rFonts w:ascii="Arial" w:hAnsi="Arial" w:cs="Arial"/>
                <w:color w:val="000000" w:themeColor="text1"/>
                <w:sz w:val="20"/>
                <w:szCs w:val="20"/>
              </w:rPr>
              <w:t xml:space="preserve"> prolongada como el yodo y el </w:t>
            </w:r>
            <w:r w:rsidRPr="00FD03D0">
              <w:rPr>
                <w:rFonts w:ascii="Arial" w:hAnsi="Arial" w:cs="Arial"/>
                <w:color w:val="000000" w:themeColor="text1"/>
                <w:spacing w:val="-2"/>
                <w:sz w:val="20"/>
                <w:szCs w:val="20"/>
              </w:rPr>
              <w:t>cloro.</w:t>
            </w:r>
          </w:p>
        </w:tc>
      </w:tr>
    </w:tbl>
    <w:p w14:paraId="7109E864" w14:textId="77777777" w:rsidR="00A63F10" w:rsidRDefault="00A63F10" w:rsidP="00CD5598">
      <w:pPr>
        <w:pStyle w:val="NormalWeb"/>
        <w:spacing w:before="0" w:beforeAutospacing="0" w:after="0" w:afterAutospacing="0" w:line="276" w:lineRule="auto"/>
        <w:ind w:firstLine="720"/>
        <w:jc w:val="both"/>
        <w:rPr>
          <w:rStyle w:val="Textoennegrita"/>
          <w:rFonts w:ascii="Arial" w:hAnsi="Arial" w:cs="Arial"/>
          <w:b w:val="0"/>
          <w:bCs w:val="0"/>
          <w:sz w:val="20"/>
          <w:szCs w:val="20"/>
        </w:rPr>
      </w:pPr>
    </w:p>
    <w:p w14:paraId="43FB4D72" w14:textId="2D983D30" w:rsidR="00D42A22" w:rsidRDefault="00D42A22" w:rsidP="00570E42">
      <w:pPr>
        <w:pStyle w:val="Ttulo1"/>
        <w:numPr>
          <w:ilvl w:val="1"/>
          <w:numId w:val="92"/>
        </w:numPr>
        <w:ind w:left="567" w:hanging="567"/>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Procedimientos y frecuencias de limpieza</w:t>
      </w:r>
    </w:p>
    <w:p w14:paraId="232D3060" w14:textId="77777777" w:rsidR="00384E1E" w:rsidRDefault="00384E1E" w:rsidP="00384E1E"/>
    <w:p w14:paraId="70A71AC2" w14:textId="6B81DC00" w:rsidR="00765B7B" w:rsidRPr="00424BAE" w:rsidRDefault="00424BAE" w:rsidP="00424BAE">
      <w:pPr>
        <w:ind w:left="567"/>
        <w:jc w:val="both"/>
        <w:rPr>
          <w:rFonts w:ascii="Arial" w:hAnsi="Arial" w:cs="Arial"/>
          <w:sz w:val="20"/>
          <w:szCs w:val="20"/>
        </w:rPr>
      </w:pPr>
      <w:r w:rsidRPr="00424BAE">
        <w:rPr>
          <w:rFonts w:ascii="Arial" w:hAnsi="Arial" w:cs="Arial"/>
          <w:sz w:val="20"/>
          <w:szCs w:val="20"/>
        </w:rPr>
        <w:t>Los procedimientos y frecuencias de limpieza establecen cómo, cuándo y con qué realizar la limpieza, garantizando la eliminación de residuos y el control sanitario adecuado.</w:t>
      </w:r>
      <w:r w:rsidR="00785949">
        <w:rPr>
          <w:rFonts w:ascii="Arial" w:hAnsi="Arial" w:cs="Arial"/>
          <w:sz w:val="20"/>
          <w:szCs w:val="20"/>
        </w:rPr>
        <w:t xml:space="preserve"> Estos se detallan a continuación:</w:t>
      </w:r>
    </w:p>
    <w:p w14:paraId="6E8F63D2" w14:textId="77777777" w:rsidR="00765B7B" w:rsidRDefault="00765B7B" w:rsidP="00384E1E"/>
    <w:p w14:paraId="5092B695" w14:textId="77777777" w:rsidR="00E82382" w:rsidRPr="00384E1E" w:rsidRDefault="00E82382" w:rsidP="00384E1E"/>
    <w:p w14:paraId="1AD6EEED" w14:textId="3F9AEF7F" w:rsidR="00D42A22" w:rsidRDefault="00D42A22" w:rsidP="00B932DD">
      <w:pPr>
        <w:pStyle w:val="Ttulo3"/>
        <w:numPr>
          <w:ilvl w:val="2"/>
          <w:numId w:val="92"/>
        </w:numPr>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Procedimiento de limpieza</w:t>
      </w:r>
    </w:p>
    <w:p w14:paraId="567C1E86" w14:textId="77777777" w:rsidR="00B932DD" w:rsidRDefault="00B932DD" w:rsidP="00B932DD">
      <w:pPr>
        <w:ind w:left="360"/>
      </w:pPr>
    </w:p>
    <w:p w14:paraId="7DF55C4C" w14:textId="7C934500" w:rsidR="00B932DD" w:rsidRPr="00E82382" w:rsidRDefault="00E82382" w:rsidP="00B932DD">
      <w:pPr>
        <w:ind w:left="720"/>
        <w:rPr>
          <w:rFonts w:ascii="Arial" w:hAnsi="Arial" w:cs="Arial"/>
          <w:sz w:val="20"/>
          <w:szCs w:val="20"/>
        </w:rPr>
      </w:pPr>
      <w:r w:rsidRPr="00E82382">
        <w:rPr>
          <w:rFonts w:ascii="Arial" w:hAnsi="Arial" w:cs="Arial"/>
          <w:sz w:val="20"/>
          <w:szCs w:val="20"/>
        </w:rPr>
        <w:t>El procedimiento de limpieza describe pasos como prelavado, aplicación de detergente, enjuague y secado, asegurando la eliminación de suciedad y preparación adecuada para la desinfección.</w:t>
      </w:r>
    </w:p>
    <w:p w14:paraId="129C6EE0" w14:textId="77777777" w:rsidR="00E82382" w:rsidRPr="00B932DD" w:rsidRDefault="00E82382" w:rsidP="00B932DD">
      <w:pPr>
        <w:ind w:left="720"/>
      </w:pPr>
    </w:p>
    <w:p w14:paraId="4298ABC6" w14:textId="77777777" w:rsidR="00D42A22" w:rsidRPr="00FD03D0" w:rsidRDefault="00D42A22" w:rsidP="00D94118">
      <w:pPr>
        <w:numPr>
          <w:ilvl w:val="0"/>
          <w:numId w:val="27"/>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Seleccionar el área a limpiar </w:t>
      </w:r>
    </w:p>
    <w:p w14:paraId="7602B52D" w14:textId="77777777" w:rsidR="00D42A22" w:rsidRPr="00FD03D0" w:rsidRDefault="00D42A22" w:rsidP="00D94118">
      <w:pPr>
        <w:numPr>
          <w:ilvl w:val="0"/>
          <w:numId w:val="27"/>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Retirar residuos gruesos </w:t>
      </w:r>
    </w:p>
    <w:p w14:paraId="60ED6EEA" w14:textId="77777777" w:rsidR="00D42A22" w:rsidRPr="00FD03D0" w:rsidRDefault="00D42A22" w:rsidP="00D94118">
      <w:pPr>
        <w:numPr>
          <w:ilvl w:val="0"/>
          <w:numId w:val="27"/>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Aplicar detergente </w:t>
      </w:r>
    </w:p>
    <w:p w14:paraId="0FC4F2AF" w14:textId="77777777" w:rsidR="00D42A22" w:rsidRPr="00FD03D0" w:rsidRDefault="00D42A22" w:rsidP="00D94118">
      <w:pPr>
        <w:numPr>
          <w:ilvl w:val="0"/>
          <w:numId w:val="27"/>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Cepillar o frotar superficies </w:t>
      </w:r>
    </w:p>
    <w:p w14:paraId="119ED7BA" w14:textId="77777777" w:rsidR="00D42A22" w:rsidRPr="00FD03D0" w:rsidRDefault="00D42A22" w:rsidP="00D94118">
      <w:pPr>
        <w:numPr>
          <w:ilvl w:val="0"/>
          <w:numId w:val="27"/>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Enjuagar con agua potable </w:t>
      </w:r>
    </w:p>
    <w:p w14:paraId="15C6BE3C" w14:textId="77777777" w:rsidR="00D42A22" w:rsidRPr="00FD03D0" w:rsidRDefault="00D42A22" w:rsidP="00D94118">
      <w:pPr>
        <w:numPr>
          <w:ilvl w:val="0"/>
          <w:numId w:val="27"/>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Verificar eliminación de suciedad </w:t>
      </w:r>
    </w:p>
    <w:p w14:paraId="738CF741" w14:textId="77777777" w:rsidR="00F817C3" w:rsidRDefault="00F817C3" w:rsidP="00F817C3">
      <w:pPr>
        <w:pStyle w:val="Ttulo3"/>
        <w:spacing w:before="0" w:after="0" w:line="276" w:lineRule="auto"/>
        <w:ind w:left="720"/>
        <w:jc w:val="both"/>
        <w:rPr>
          <w:rStyle w:val="Textoennegrita"/>
          <w:rFonts w:ascii="Arial" w:hAnsi="Arial" w:cs="Arial"/>
          <w:b w:val="0"/>
          <w:bCs w:val="0"/>
          <w:color w:val="000000" w:themeColor="text1"/>
          <w:sz w:val="20"/>
          <w:szCs w:val="20"/>
        </w:rPr>
      </w:pPr>
    </w:p>
    <w:p w14:paraId="28C55001" w14:textId="77777777" w:rsidR="00552740" w:rsidRPr="00552740" w:rsidRDefault="00552740" w:rsidP="00552740"/>
    <w:p w14:paraId="047CB81A" w14:textId="1D341EC4" w:rsidR="00D42A22" w:rsidRPr="00FD03D0" w:rsidRDefault="00D42A22" w:rsidP="00F817C3">
      <w:pPr>
        <w:pStyle w:val="Ttulo3"/>
        <w:numPr>
          <w:ilvl w:val="2"/>
          <w:numId w:val="92"/>
        </w:numPr>
        <w:spacing w:before="0" w:after="0" w:line="276" w:lineRule="auto"/>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Procedimiento de desinfección</w:t>
      </w:r>
    </w:p>
    <w:p w14:paraId="3FAF68AE" w14:textId="77777777" w:rsidR="00D42A22" w:rsidRPr="00FD03D0" w:rsidRDefault="00D42A22" w:rsidP="000A2A08">
      <w:pPr>
        <w:spacing w:line="276" w:lineRule="auto"/>
        <w:jc w:val="both"/>
        <w:rPr>
          <w:rFonts w:ascii="Arial" w:hAnsi="Arial" w:cs="Arial"/>
          <w:color w:val="000000" w:themeColor="text1"/>
          <w:sz w:val="20"/>
          <w:szCs w:val="20"/>
        </w:rPr>
      </w:pPr>
    </w:p>
    <w:p w14:paraId="474FADA2" w14:textId="77777777" w:rsidR="00D42A22" w:rsidRPr="00FD03D0" w:rsidRDefault="00D42A22" w:rsidP="000A2A08">
      <w:pPr>
        <w:spacing w:line="276" w:lineRule="auto"/>
        <w:jc w:val="both"/>
        <w:rPr>
          <w:rFonts w:ascii="Arial" w:hAnsi="Arial" w:cs="Arial"/>
          <w:color w:val="000000" w:themeColor="text1"/>
          <w:sz w:val="20"/>
          <w:szCs w:val="20"/>
        </w:rPr>
      </w:pPr>
    </w:p>
    <w:p w14:paraId="22A7FD32" w14:textId="54C2B634" w:rsidR="007D5BC8" w:rsidRDefault="007D5BC8" w:rsidP="007D5BC8">
      <w:pPr>
        <w:ind w:left="720"/>
        <w:jc w:val="both"/>
        <w:rPr>
          <w:rFonts w:ascii="Arial" w:hAnsi="Arial" w:cs="Arial"/>
          <w:sz w:val="20"/>
          <w:szCs w:val="20"/>
        </w:rPr>
      </w:pPr>
      <w:r w:rsidRPr="007D5BC8">
        <w:rPr>
          <w:rFonts w:ascii="Arial" w:hAnsi="Arial" w:cs="Arial"/>
          <w:sz w:val="20"/>
          <w:szCs w:val="20"/>
        </w:rPr>
        <w:t>El proceso de limpieza se realiza mediante una serie de pasos organizados que garantizan la eliminación de suciedad y residuos, preparando las superficies para una adecuada desinfección.</w:t>
      </w:r>
      <w:r w:rsidR="00CB6043">
        <w:rPr>
          <w:rFonts w:ascii="Arial" w:hAnsi="Arial" w:cs="Arial"/>
          <w:sz w:val="20"/>
          <w:szCs w:val="20"/>
        </w:rPr>
        <w:t xml:space="preserve"> Estos son:</w:t>
      </w:r>
    </w:p>
    <w:p w14:paraId="1C23118E" w14:textId="77777777" w:rsidR="00EA7435" w:rsidRPr="00803E29" w:rsidRDefault="00EA7435" w:rsidP="007D5BC8">
      <w:pPr>
        <w:ind w:left="720"/>
        <w:jc w:val="both"/>
        <w:rPr>
          <w:rFonts w:ascii="Arial" w:hAnsi="Arial" w:cs="Arial"/>
          <w:sz w:val="20"/>
          <w:szCs w:val="20"/>
        </w:rPr>
      </w:pPr>
    </w:p>
    <w:p w14:paraId="5C8C59E7" w14:textId="77777777" w:rsidR="00D42A22" w:rsidRPr="00FD03D0" w:rsidRDefault="00D42A22" w:rsidP="000A2A08">
      <w:pPr>
        <w:spacing w:line="276" w:lineRule="auto"/>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09673F" w:rsidRPr="00076D99" w14:paraId="12FDC085" w14:textId="77777777" w:rsidTr="00A01A4A">
        <w:tc>
          <w:tcPr>
            <w:tcW w:w="9962" w:type="dxa"/>
            <w:gridSpan w:val="3"/>
            <w:shd w:val="clear" w:color="auto" w:fill="9BBB59" w:themeFill="accent3"/>
          </w:tcPr>
          <w:p w14:paraId="07A2FE2D" w14:textId="111C2F34" w:rsidR="0009673F" w:rsidRPr="00076D99" w:rsidRDefault="0009673F"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lastRenderedPageBreak/>
              <w:t>Carrusel de tarjetas</w:t>
            </w:r>
          </w:p>
        </w:tc>
      </w:tr>
      <w:tr w:rsidR="0009673F" w:rsidRPr="00076D99" w14:paraId="632EDDC3" w14:textId="77777777" w:rsidTr="00A01A4A">
        <w:trPr>
          <w:trHeight w:val="550"/>
        </w:trPr>
        <w:tc>
          <w:tcPr>
            <w:tcW w:w="2122" w:type="dxa"/>
          </w:tcPr>
          <w:p w14:paraId="2BCF5C53" w14:textId="7A976F27" w:rsidR="00A963B7" w:rsidRPr="000C435D" w:rsidRDefault="00A963B7" w:rsidP="00A01A4A">
            <w:pPr>
              <w:spacing w:line="276" w:lineRule="auto"/>
              <w:jc w:val="both"/>
              <w:rPr>
                <w:rFonts w:ascii="Arial" w:hAnsi="Arial" w:cs="Arial"/>
                <w:b/>
                <w:bCs/>
                <w:color w:val="000000" w:themeColor="text1"/>
                <w:sz w:val="20"/>
                <w:szCs w:val="20"/>
              </w:rPr>
            </w:pPr>
            <w:r w:rsidRPr="00CB6043">
              <w:rPr>
                <w:rStyle w:val="Textoennegrita"/>
                <w:rFonts w:ascii="Arial" w:hAnsi="Arial" w:cs="Arial"/>
                <w:sz w:val="20"/>
                <w:szCs w:val="20"/>
              </w:rPr>
              <w:t>Retiro de residuos</w:t>
            </w:r>
          </w:p>
        </w:tc>
        <w:tc>
          <w:tcPr>
            <w:tcW w:w="4819" w:type="dxa"/>
          </w:tcPr>
          <w:p w14:paraId="4D15A3DC" w14:textId="41EBC17D" w:rsidR="0009673F" w:rsidRPr="00CB6043" w:rsidRDefault="00A963B7" w:rsidP="00A01A4A">
            <w:pPr>
              <w:pStyle w:val="NormalWeb"/>
              <w:spacing w:before="0" w:beforeAutospacing="0" w:after="0" w:afterAutospacing="0" w:line="276" w:lineRule="auto"/>
              <w:jc w:val="both"/>
              <w:rPr>
                <w:rFonts w:ascii="Arial" w:hAnsi="Arial" w:cs="Arial"/>
                <w:color w:val="000000" w:themeColor="text1"/>
                <w:sz w:val="20"/>
                <w:szCs w:val="20"/>
              </w:rPr>
            </w:pPr>
            <w:r>
              <w:rPr>
                <w:rFonts w:ascii="Arial" w:hAnsi="Arial" w:cs="Arial"/>
                <w:sz w:val="20"/>
                <w:szCs w:val="20"/>
              </w:rPr>
              <w:t>R</w:t>
            </w:r>
            <w:r w:rsidRPr="00CB6043">
              <w:rPr>
                <w:rFonts w:ascii="Arial" w:hAnsi="Arial" w:cs="Arial"/>
                <w:sz w:val="20"/>
                <w:szCs w:val="20"/>
              </w:rPr>
              <w:t>ecoger los residuos del proceso y cualquier suciedad, desechándolos en un recipiente adecuado.</w:t>
            </w:r>
          </w:p>
        </w:tc>
        <w:tc>
          <w:tcPr>
            <w:tcW w:w="3021" w:type="dxa"/>
          </w:tcPr>
          <w:p w14:paraId="523C023E" w14:textId="508B03FE" w:rsidR="0009673F" w:rsidRPr="00076D99" w:rsidRDefault="00A85527"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7C3EB2BA" wp14:editId="06166B9D">
                  <wp:extent cx="914400" cy="667626"/>
                  <wp:effectExtent l="0" t="0" r="0" b="5715"/>
                  <wp:docPr id="1406567627"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67627" name="Imagen 1406567627"/>
                          <pic:cNvPicPr/>
                        </pic:nvPicPr>
                        <pic:blipFill>
                          <a:blip r:embed="rId95" cstate="print">
                            <a:extLst>
                              <a:ext uri="{28A0092B-C50C-407E-A947-70E740481C1C}">
                                <a14:useLocalDpi xmlns:a14="http://schemas.microsoft.com/office/drawing/2010/main" val="0"/>
                              </a:ext>
                            </a:extLst>
                          </a:blip>
                          <a:stretch>
                            <a:fillRect/>
                          </a:stretch>
                        </pic:blipFill>
                        <pic:spPr>
                          <a:xfrm>
                            <a:off x="0" y="0"/>
                            <a:ext cx="925519" cy="675744"/>
                          </a:xfrm>
                          <a:prstGeom prst="rect">
                            <a:avLst/>
                          </a:prstGeom>
                        </pic:spPr>
                      </pic:pic>
                    </a:graphicData>
                  </a:graphic>
                </wp:inline>
              </w:drawing>
            </w:r>
          </w:p>
        </w:tc>
      </w:tr>
      <w:tr w:rsidR="00A963B7" w:rsidRPr="00076D99" w14:paraId="5113BB89" w14:textId="77777777" w:rsidTr="00A01A4A">
        <w:trPr>
          <w:trHeight w:val="550"/>
        </w:trPr>
        <w:tc>
          <w:tcPr>
            <w:tcW w:w="2122" w:type="dxa"/>
          </w:tcPr>
          <w:p w14:paraId="446EF53F" w14:textId="3444E319" w:rsidR="00A963B7" w:rsidRPr="00CB6043" w:rsidRDefault="00E334D2" w:rsidP="00A01A4A">
            <w:pPr>
              <w:spacing w:line="276" w:lineRule="auto"/>
              <w:jc w:val="both"/>
              <w:rPr>
                <w:rStyle w:val="Textoennegrita"/>
                <w:rFonts w:ascii="Arial" w:hAnsi="Arial" w:cs="Arial"/>
                <w:sz w:val="20"/>
                <w:szCs w:val="20"/>
              </w:rPr>
            </w:pPr>
            <w:r w:rsidRPr="00CB6043">
              <w:rPr>
                <w:rStyle w:val="Textoennegrita"/>
                <w:rFonts w:ascii="Arial" w:hAnsi="Arial" w:cs="Arial"/>
                <w:sz w:val="20"/>
                <w:szCs w:val="20"/>
              </w:rPr>
              <w:t>Humectación</w:t>
            </w:r>
          </w:p>
        </w:tc>
        <w:tc>
          <w:tcPr>
            <w:tcW w:w="4819" w:type="dxa"/>
          </w:tcPr>
          <w:p w14:paraId="6FC35025" w14:textId="01715142" w:rsidR="00A963B7" w:rsidRDefault="00E334D2" w:rsidP="00A01A4A">
            <w:pPr>
              <w:pStyle w:val="NormalWeb"/>
              <w:spacing w:before="0" w:beforeAutospacing="0" w:after="0" w:afterAutospacing="0" w:line="276" w:lineRule="auto"/>
              <w:jc w:val="both"/>
              <w:rPr>
                <w:rFonts w:ascii="Arial" w:hAnsi="Arial" w:cs="Arial"/>
                <w:sz w:val="20"/>
                <w:szCs w:val="20"/>
              </w:rPr>
            </w:pPr>
            <w:r w:rsidRPr="00E334D2">
              <w:rPr>
                <w:rStyle w:val="Textoennegrita"/>
                <w:rFonts w:ascii="Arial" w:hAnsi="Arial" w:cs="Arial"/>
                <w:b w:val="0"/>
                <w:bCs w:val="0"/>
                <w:sz w:val="20"/>
                <w:szCs w:val="20"/>
              </w:rPr>
              <w:t>A</w:t>
            </w:r>
            <w:r w:rsidRPr="00CB6043">
              <w:rPr>
                <w:rFonts w:ascii="Arial" w:hAnsi="Arial" w:cs="Arial"/>
                <w:sz w:val="20"/>
                <w:szCs w:val="20"/>
              </w:rPr>
              <w:t>plicar agua potable sobre la superficie a limpiar.</w:t>
            </w:r>
            <w:r w:rsidRPr="00CB6043">
              <w:rPr>
                <w:rFonts w:ascii="Arial" w:hAnsi="Arial" w:cs="Arial"/>
                <w:sz w:val="20"/>
                <w:szCs w:val="20"/>
              </w:rPr>
              <w:br/>
            </w:r>
          </w:p>
        </w:tc>
        <w:tc>
          <w:tcPr>
            <w:tcW w:w="3021" w:type="dxa"/>
          </w:tcPr>
          <w:p w14:paraId="32E6889D" w14:textId="0025187F" w:rsidR="00A963B7" w:rsidRPr="00076D99" w:rsidRDefault="00A85527"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A295EDC" wp14:editId="70DDBFDD">
                  <wp:extent cx="927100" cy="707306"/>
                  <wp:effectExtent l="0" t="0" r="0" b="4445"/>
                  <wp:docPr id="487824048"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24048" name="Imagen 487824048"/>
                          <pic:cNvPicPr/>
                        </pic:nvPicPr>
                        <pic:blipFill>
                          <a:blip r:embed="rId96" cstate="print">
                            <a:extLst>
                              <a:ext uri="{28A0092B-C50C-407E-A947-70E740481C1C}">
                                <a14:useLocalDpi xmlns:a14="http://schemas.microsoft.com/office/drawing/2010/main" val="0"/>
                              </a:ext>
                            </a:extLst>
                          </a:blip>
                          <a:stretch>
                            <a:fillRect/>
                          </a:stretch>
                        </pic:blipFill>
                        <pic:spPr>
                          <a:xfrm>
                            <a:off x="0" y="0"/>
                            <a:ext cx="940071" cy="717202"/>
                          </a:xfrm>
                          <a:prstGeom prst="rect">
                            <a:avLst/>
                          </a:prstGeom>
                        </pic:spPr>
                      </pic:pic>
                    </a:graphicData>
                  </a:graphic>
                </wp:inline>
              </w:drawing>
            </w:r>
          </w:p>
        </w:tc>
      </w:tr>
      <w:tr w:rsidR="00E334D2" w:rsidRPr="00076D99" w14:paraId="0E33B962" w14:textId="77777777" w:rsidTr="00A01A4A">
        <w:trPr>
          <w:trHeight w:val="550"/>
        </w:trPr>
        <w:tc>
          <w:tcPr>
            <w:tcW w:w="2122" w:type="dxa"/>
          </w:tcPr>
          <w:p w14:paraId="0C57BBAB" w14:textId="4E86941B" w:rsidR="00E334D2" w:rsidRPr="00CB6043" w:rsidRDefault="00E334D2" w:rsidP="00A01A4A">
            <w:pPr>
              <w:spacing w:line="276" w:lineRule="auto"/>
              <w:jc w:val="both"/>
              <w:rPr>
                <w:rStyle w:val="Textoennegrita"/>
                <w:rFonts w:ascii="Arial" w:hAnsi="Arial" w:cs="Arial"/>
                <w:sz w:val="20"/>
                <w:szCs w:val="20"/>
              </w:rPr>
            </w:pPr>
            <w:r w:rsidRPr="00CB6043">
              <w:rPr>
                <w:rStyle w:val="Textoennegrita"/>
                <w:rFonts w:ascii="Arial" w:hAnsi="Arial" w:cs="Arial"/>
                <w:sz w:val="20"/>
                <w:szCs w:val="20"/>
              </w:rPr>
              <w:t>Preparación de solución</w:t>
            </w:r>
          </w:p>
        </w:tc>
        <w:tc>
          <w:tcPr>
            <w:tcW w:w="4819" w:type="dxa"/>
          </w:tcPr>
          <w:p w14:paraId="1CC74466" w14:textId="7F8ADC82" w:rsidR="00E334D2" w:rsidRPr="00E334D2" w:rsidRDefault="00E334D2" w:rsidP="00A01A4A">
            <w:pPr>
              <w:pStyle w:val="NormalWeb"/>
              <w:spacing w:before="0" w:beforeAutospacing="0" w:after="0" w:afterAutospacing="0" w:line="276" w:lineRule="auto"/>
              <w:jc w:val="both"/>
              <w:rPr>
                <w:rStyle w:val="Textoennegrita"/>
                <w:rFonts w:ascii="Arial" w:hAnsi="Arial" w:cs="Arial"/>
                <w:b w:val="0"/>
                <w:bCs w:val="0"/>
                <w:sz w:val="20"/>
                <w:szCs w:val="20"/>
              </w:rPr>
            </w:pPr>
            <w:r>
              <w:rPr>
                <w:rFonts w:ascii="Arial" w:hAnsi="Arial" w:cs="Arial"/>
                <w:sz w:val="20"/>
                <w:szCs w:val="20"/>
              </w:rPr>
              <w:t>P</w:t>
            </w:r>
            <w:r w:rsidRPr="00CB6043">
              <w:rPr>
                <w:rFonts w:ascii="Arial" w:hAnsi="Arial" w:cs="Arial"/>
                <w:sz w:val="20"/>
                <w:szCs w:val="20"/>
              </w:rPr>
              <w:t>reparar la solución de detergente a utilizar.</w:t>
            </w:r>
          </w:p>
        </w:tc>
        <w:tc>
          <w:tcPr>
            <w:tcW w:w="3021" w:type="dxa"/>
          </w:tcPr>
          <w:p w14:paraId="2397B627" w14:textId="11312231" w:rsidR="00E334D2" w:rsidRPr="00076D99" w:rsidRDefault="00F1426E"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4F972B1" wp14:editId="10A4C0AD">
                  <wp:extent cx="952500" cy="757246"/>
                  <wp:effectExtent l="0" t="0" r="0" b="5080"/>
                  <wp:docPr id="912742743"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42743" name="Imagen 912742743"/>
                          <pic:cNvPicPr/>
                        </pic:nvPicPr>
                        <pic:blipFill>
                          <a:blip r:embed="rId97" cstate="print">
                            <a:extLst>
                              <a:ext uri="{28A0092B-C50C-407E-A947-70E740481C1C}">
                                <a14:useLocalDpi xmlns:a14="http://schemas.microsoft.com/office/drawing/2010/main" val="0"/>
                              </a:ext>
                            </a:extLst>
                          </a:blip>
                          <a:stretch>
                            <a:fillRect/>
                          </a:stretch>
                        </pic:blipFill>
                        <pic:spPr>
                          <a:xfrm>
                            <a:off x="0" y="0"/>
                            <a:ext cx="966321" cy="768234"/>
                          </a:xfrm>
                          <a:prstGeom prst="rect">
                            <a:avLst/>
                          </a:prstGeom>
                        </pic:spPr>
                      </pic:pic>
                    </a:graphicData>
                  </a:graphic>
                </wp:inline>
              </w:drawing>
            </w:r>
          </w:p>
        </w:tc>
      </w:tr>
      <w:tr w:rsidR="00CD344F" w:rsidRPr="00076D99" w14:paraId="4A6AC5E2" w14:textId="77777777" w:rsidTr="00A01A4A">
        <w:trPr>
          <w:trHeight w:val="550"/>
        </w:trPr>
        <w:tc>
          <w:tcPr>
            <w:tcW w:w="2122" w:type="dxa"/>
          </w:tcPr>
          <w:p w14:paraId="283D22CE" w14:textId="744E8F4D" w:rsidR="00CD344F" w:rsidRPr="00CB6043" w:rsidRDefault="00CD344F" w:rsidP="00A01A4A">
            <w:pPr>
              <w:spacing w:line="276" w:lineRule="auto"/>
              <w:jc w:val="both"/>
              <w:rPr>
                <w:rStyle w:val="Textoennegrita"/>
                <w:rFonts w:ascii="Arial" w:hAnsi="Arial" w:cs="Arial"/>
                <w:sz w:val="20"/>
                <w:szCs w:val="20"/>
              </w:rPr>
            </w:pPr>
            <w:r w:rsidRPr="00CB6043">
              <w:rPr>
                <w:rStyle w:val="Textoennegrita"/>
                <w:rFonts w:ascii="Arial" w:hAnsi="Arial" w:cs="Arial"/>
                <w:sz w:val="20"/>
                <w:szCs w:val="20"/>
              </w:rPr>
              <w:t>Aplicación del detergente</w:t>
            </w:r>
          </w:p>
        </w:tc>
        <w:tc>
          <w:tcPr>
            <w:tcW w:w="4819" w:type="dxa"/>
          </w:tcPr>
          <w:p w14:paraId="4C6CFDFF" w14:textId="4771BAFE" w:rsidR="00CD344F" w:rsidRDefault="00CD344F" w:rsidP="00A01A4A">
            <w:pPr>
              <w:pStyle w:val="NormalWeb"/>
              <w:spacing w:before="0" w:beforeAutospacing="0" w:after="0" w:afterAutospacing="0" w:line="276" w:lineRule="auto"/>
              <w:jc w:val="both"/>
              <w:rPr>
                <w:rFonts w:ascii="Arial" w:hAnsi="Arial" w:cs="Arial"/>
                <w:sz w:val="20"/>
                <w:szCs w:val="20"/>
              </w:rPr>
            </w:pPr>
            <w:r w:rsidRPr="00CD344F">
              <w:rPr>
                <w:rStyle w:val="Textoennegrita"/>
                <w:rFonts w:ascii="Arial" w:hAnsi="Arial" w:cs="Arial"/>
                <w:b w:val="0"/>
                <w:bCs w:val="0"/>
                <w:sz w:val="20"/>
                <w:szCs w:val="20"/>
              </w:rPr>
              <w:t>A</w:t>
            </w:r>
            <w:r w:rsidRPr="00CB6043">
              <w:rPr>
                <w:rFonts w:ascii="Arial" w:hAnsi="Arial" w:cs="Arial"/>
                <w:sz w:val="20"/>
                <w:szCs w:val="20"/>
              </w:rPr>
              <w:t>dicionar la solución de jabón sobre la superficie.</w:t>
            </w:r>
          </w:p>
        </w:tc>
        <w:tc>
          <w:tcPr>
            <w:tcW w:w="3021" w:type="dxa"/>
          </w:tcPr>
          <w:p w14:paraId="0C58EC38" w14:textId="0101BC58" w:rsidR="00CD344F" w:rsidRPr="00076D99" w:rsidRDefault="00F1426E"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AA323C2" wp14:editId="19F61588">
                  <wp:extent cx="977900" cy="768724"/>
                  <wp:effectExtent l="0" t="0" r="0" b="6350"/>
                  <wp:docPr id="1064058541"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58541" name="Imagen 106405854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985459" cy="774666"/>
                          </a:xfrm>
                          <a:prstGeom prst="rect">
                            <a:avLst/>
                          </a:prstGeom>
                        </pic:spPr>
                      </pic:pic>
                    </a:graphicData>
                  </a:graphic>
                </wp:inline>
              </w:drawing>
            </w:r>
          </w:p>
        </w:tc>
      </w:tr>
      <w:tr w:rsidR="00CD344F" w:rsidRPr="00076D99" w14:paraId="45A61FE9" w14:textId="77777777" w:rsidTr="00A01A4A">
        <w:trPr>
          <w:trHeight w:val="550"/>
        </w:trPr>
        <w:tc>
          <w:tcPr>
            <w:tcW w:w="2122" w:type="dxa"/>
          </w:tcPr>
          <w:p w14:paraId="5DF151C0" w14:textId="4CF2163B" w:rsidR="00CD344F" w:rsidRPr="00CB6043" w:rsidRDefault="00CD344F" w:rsidP="00A01A4A">
            <w:pPr>
              <w:spacing w:line="276" w:lineRule="auto"/>
              <w:jc w:val="both"/>
              <w:rPr>
                <w:rStyle w:val="Textoennegrita"/>
                <w:rFonts w:ascii="Arial" w:hAnsi="Arial" w:cs="Arial"/>
                <w:sz w:val="20"/>
                <w:szCs w:val="20"/>
              </w:rPr>
            </w:pPr>
            <w:r w:rsidRPr="00CB6043">
              <w:rPr>
                <w:rStyle w:val="Textoennegrita"/>
                <w:rFonts w:ascii="Arial" w:hAnsi="Arial" w:cs="Arial"/>
                <w:sz w:val="20"/>
                <w:szCs w:val="20"/>
              </w:rPr>
              <w:t>Restregado</w:t>
            </w:r>
          </w:p>
        </w:tc>
        <w:tc>
          <w:tcPr>
            <w:tcW w:w="4819" w:type="dxa"/>
          </w:tcPr>
          <w:p w14:paraId="0DDA1C07" w14:textId="4F66B1FE" w:rsidR="00CD344F" w:rsidRPr="00CD344F" w:rsidRDefault="00CD344F" w:rsidP="00A01A4A">
            <w:pPr>
              <w:pStyle w:val="NormalWeb"/>
              <w:spacing w:before="0" w:beforeAutospacing="0" w:after="0" w:afterAutospacing="0" w:line="276" w:lineRule="auto"/>
              <w:jc w:val="both"/>
              <w:rPr>
                <w:rStyle w:val="Textoennegrita"/>
                <w:rFonts w:ascii="Arial" w:hAnsi="Arial" w:cs="Arial"/>
                <w:b w:val="0"/>
                <w:bCs w:val="0"/>
                <w:sz w:val="20"/>
                <w:szCs w:val="20"/>
              </w:rPr>
            </w:pPr>
            <w:r w:rsidRPr="00CD344F">
              <w:rPr>
                <w:rStyle w:val="Textoennegrita"/>
                <w:rFonts w:ascii="Arial" w:hAnsi="Arial" w:cs="Arial"/>
                <w:b w:val="0"/>
                <w:bCs w:val="0"/>
                <w:sz w:val="20"/>
                <w:szCs w:val="20"/>
              </w:rPr>
              <w:t>F</w:t>
            </w:r>
            <w:r w:rsidRPr="00CB6043">
              <w:rPr>
                <w:rFonts w:ascii="Arial" w:hAnsi="Arial" w:cs="Arial"/>
                <w:sz w:val="20"/>
                <w:szCs w:val="20"/>
              </w:rPr>
              <w:t>rotar la superficie con esponjas o cepillos para remover la suciedad.</w:t>
            </w:r>
          </w:p>
        </w:tc>
        <w:tc>
          <w:tcPr>
            <w:tcW w:w="3021" w:type="dxa"/>
          </w:tcPr>
          <w:p w14:paraId="0371F3E4" w14:textId="1EC360AE" w:rsidR="00CD344F" w:rsidRPr="00076D99" w:rsidRDefault="003C5E95"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4860AC3B" wp14:editId="1449BC89">
                  <wp:extent cx="977900" cy="692723"/>
                  <wp:effectExtent l="0" t="0" r="0" b="6350"/>
                  <wp:docPr id="455282352"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82352" name="Imagen 455282352"/>
                          <pic:cNvPicPr/>
                        </pic:nvPicPr>
                        <pic:blipFill>
                          <a:blip r:embed="rId99" cstate="print">
                            <a:extLst>
                              <a:ext uri="{28A0092B-C50C-407E-A947-70E740481C1C}">
                                <a14:useLocalDpi xmlns:a14="http://schemas.microsoft.com/office/drawing/2010/main" val="0"/>
                              </a:ext>
                            </a:extLst>
                          </a:blip>
                          <a:stretch>
                            <a:fillRect/>
                          </a:stretch>
                        </pic:blipFill>
                        <pic:spPr>
                          <a:xfrm>
                            <a:off x="0" y="0"/>
                            <a:ext cx="995849" cy="705438"/>
                          </a:xfrm>
                          <a:prstGeom prst="rect">
                            <a:avLst/>
                          </a:prstGeom>
                        </pic:spPr>
                      </pic:pic>
                    </a:graphicData>
                  </a:graphic>
                </wp:inline>
              </w:drawing>
            </w:r>
          </w:p>
        </w:tc>
      </w:tr>
      <w:tr w:rsidR="00CD344F" w:rsidRPr="00076D99" w14:paraId="63B7502A" w14:textId="77777777" w:rsidTr="00A01A4A">
        <w:trPr>
          <w:trHeight w:val="550"/>
        </w:trPr>
        <w:tc>
          <w:tcPr>
            <w:tcW w:w="2122" w:type="dxa"/>
          </w:tcPr>
          <w:p w14:paraId="12A7C42A" w14:textId="23DC7EDA" w:rsidR="00CD344F" w:rsidRPr="00CB6043" w:rsidRDefault="00C7199A" w:rsidP="00A01A4A">
            <w:pPr>
              <w:spacing w:line="276" w:lineRule="auto"/>
              <w:jc w:val="both"/>
              <w:rPr>
                <w:rStyle w:val="Textoennegrita"/>
                <w:rFonts w:ascii="Arial" w:hAnsi="Arial" w:cs="Arial"/>
                <w:sz w:val="20"/>
                <w:szCs w:val="20"/>
              </w:rPr>
            </w:pPr>
            <w:r w:rsidRPr="00CB6043">
              <w:rPr>
                <w:rStyle w:val="Textoennegrita"/>
                <w:rFonts w:ascii="Arial" w:hAnsi="Arial" w:cs="Arial"/>
                <w:sz w:val="20"/>
                <w:szCs w:val="20"/>
              </w:rPr>
              <w:t>Tiempo de acción</w:t>
            </w:r>
          </w:p>
        </w:tc>
        <w:tc>
          <w:tcPr>
            <w:tcW w:w="4819" w:type="dxa"/>
          </w:tcPr>
          <w:p w14:paraId="491D4624" w14:textId="4E6DB7E3" w:rsidR="00CD344F" w:rsidRPr="00CD344F" w:rsidRDefault="00C7199A" w:rsidP="00A01A4A">
            <w:pPr>
              <w:pStyle w:val="NormalWeb"/>
              <w:spacing w:before="0" w:beforeAutospacing="0" w:after="0" w:afterAutospacing="0" w:line="276" w:lineRule="auto"/>
              <w:jc w:val="both"/>
              <w:rPr>
                <w:rStyle w:val="Textoennegrita"/>
                <w:rFonts w:ascii="Arial" w:hAnsi="Arial" w:cs="Arial"/>
                <w:b w:val="0"/>
                <w:bCs w:val="0"/>
                <w:sz w:val="20"/>
                <w:szCs w:val="20"/>
              </w:rPr>
            </w:pPr>
            <w:r w:rsidRPr="00C7199A">
              <w:rPr>
                <w:rStyle w:val="Textoennegrita"/>
                <w:rFonts w:ascii="Arial" w:hAnsi="Arial" w:cs="Arial"/>
                <w:b w:val="0"/>
                <w:bCs w:val="0"/>
                <w:sz w:val="20"/>
                <w:szCs w:val="20"/>
              </w:rPr>
              <w:t>D</w:t>
            </w:r>
            <w:r w:rsidRPr="00CB6043">
              <w:rPr>
                <w:rFonts w:ascii="Arial" w:hAnsi="Arial" w:cs="Arial"/>
                <w:sz w:val="20"/>
                <w:szCs w:val="20"/>
              </w:rPr>
              <w:t>ejar actuar el detergente por un periodo corto.</w:t>
            </w:r>
          </w:p>
        </w:tc>
        <w:tc>
          <w:tcPr>
            <w:tcW w:w="3021" w:type="dxa"/>
          </w:tcPr>
          <w:p w14:paraId="0318A67A" w14:textId="5E065AB1" w:rsidR="00CD344F" w:rsidRPr="00076D99" w:rsidRDefault="00E15133"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4D21955" wp14:editId="72612808">
                  <wp:extent cx="952500" cy="745361"/>
                  <wp:effectExtent l="0" t="0" r="0" b="4445"/>
                  <wp:docPr id="1745507784"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07784" name="Imagen 1745507784"/>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972936" cy="761353"/>
                          </a:xfrm>
                          <a:prstGeom prst="rect">
                            <a:avLst/>
                          </a:prstGeom>
                        </pic:spPr>
                      </pic:pic>
                    </a:graphicData>
                  </a:graphic>
                </wp:inline>
              </w:drawing>
            </w:r>
          </w:p>
        </w:tc>
      </w:tr>
      <w:tr w:rsidR="00C7199A" w:rsidRPr="00076D99" w14:paraId="291ED29A" w14:textId="77777777" w:rsidTr="00A01A4A">
        <w:trPr>
          <w:trHeight w:val="550"/>
        </w:trPr>
        <w:tc>
          <w:tcPr>
            <w:tcW w:w="2122" w:type="dxa"/>
          </w:tcPr>
          <w:p w14:paraId="103ECB6B" w14:textId="0BA8AAB3" w:rsidR="00C7199A" w:rsidRPr="00CB6043" w:rsidRDefault="004F2CD9" w:rsidP="00A01A4A">
            <w:pPr>
              <w:spacing w:line="276" w:lineRule="auto"/>
              <w:jc w:val="both"/>
              <w:rPr>
                <w:rStyle w:val="Textoennegrita"/>
                <w:rFonts w:ascii="Arial" w:hAnsi="Arial" w:cs="Arial"/>
                <w:sz w:val="20"/>
                <w:szCs w:val="20"/>
              </w:rPr>
            </w:pPr>
            <w:r w:rsidRPr="00CB6043">
              <w:rPr>
                <w:rStyle w:val="Textoennegrita"/>
                <w:rFonts w:ascii="Arial" w:hAnsi="Arial" w:cs="Arial"/>
                <w:sz w:val="20"/>
                <w:szCs w:val="20"/>
              </w:rPr>
              <w:t>Enjuague</w:t>
            </w:r>
          </w:p>
        </w:tc>
        <w:tc>
          <w:tcPr>
            <w:tcW w:w="4819" w:type="dxa"/>
          </w:tcPr>
          <w:p w14:paraId="540E7E31" w14:textId="6FE678A7" w:rsidR="00C7199A" w:rsidRPr="00C7199A" w:rsidRDefault="004F2CD9" w:rsidP="00A01A4A">
            <w:pPr>
              <w:pStyle w:val="NormalWeb"/>
              <w:spacing w:before="0" w:beforeAutospacing="0" w:after="0" w:afterAutospacing="0" w:line="276" w:lineRule="auto"/>
              <w:jc w:val="both"/>
              <w:rPr>
                <w:rStyle w:val="Textoennegrita"/>
                <w:rFonts w:ascii="Arial" w:hAnsi="Arial" w:cs="Arial"/>
                <w:b w:val="0"/>
                <w:bCs w:val="0"/>
                <w:sz w:val="20"/>
                <w:szCs w:val="20"/>
              </w:rPr>
            </w:pPr>
            <w:r w:rsidRPr="004F2CD9">
              <w:rPr>
                <w:rStyle w:val="Textoennegrita"/>
                <w:rFonts w:ascii="Arial" w:hAnsi="Arial" w:cs="Arial"/>
                <w:b w:val="0"/>
                <w:bCs w:val="0"/>
                <w:sz w:val="20"/>
                <w:szCs w:val="20"/>
              </w:rPr>
              <w:t>R</w:t>
            </w:r>
            <w:r w:rsidRPr="00CB6043">
              <w:rPr>
                <w:rFonts w:ascii="Arial" w:hAnsi="Arial" w:cs="Arial"/>
                <w:sz w:val="20"/>
                <w:szCs w:val="20"/>
              </w:rPr>
              <w:t>etirar los residuos con abundante agua.</w:t>
            </w:r>
            <w:r w:rsidRPr="00CB6043">
              <w:rPr>
                <w:rFonts w:ascii="Arial" w:hAnsi="Arial" w:cs="Arial"/>
                <w:sz w:val="20"/>
                <w:szCs w:val="20"/>
              </w:rPr>
              <w:br/>
            </w:r>
          </w:p>
        </w:tc>
        <w:tc>
          <w:tcPr>
            <w:tcW w:w="3021" w:type="dxa"/>
          </w:tcPr>
          <w:p w14:paraId="4B0C1217" w14:textId="5035B756" w:rsidR="00C7199A" w:rsidRPr="00076D99" w:rsidRDefault="00A07C64"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7C74BA3" wp14:editId="5CEDD869">
                  <wp:extent cx="939800" cy="755861"/>
                  <wp:effectExtent l="0" t="0" r="0" b="6350"/>
                  <wp:docPr id="1029159868"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59868" name="Imagen 1029159868"/>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951386" cy="765180"/>
                          </a:xfrm>
                          <a:prstGeom prst="rect">
                            <a:avLst/>
                          </a:prstGeom>
                        </pic:spPr>
                      </pic:pic>
                    </a:graphicData>
                  </a:graphic>
                </wp:inline>
              </w:drawing>
            </w:r>
          </w:p>
        </w:tc>
      </w:tr>
      <w:tr w:rsidR="00CB6043" w:rsidRPr="00076D99" w14:paraId="036F2E26" w14:textId="77777777" w:rsidTr="00A01A4A">
        <w:trPr>
          <w:trHeight w:val="550"/>
        </w:trPr>
        <w:tc>
          <w:tcPr>
            <w:tcW w:w="2122" w:type="dxa"/>
          </w:tcPr>
          <w:p w14:paraId="1FDEFE66" w14:textId="39DCD2D9" w:rsidR="00CB6043" w:rsidRPr="00FD03D0" w:rsidRDefault="004F2CD9" w:rsidP="00A01A4A">
            <w:pPr>
              <w:spacing w:line="276" w:lineRule="auto"/>
              <w:jc w:val="both"/>
              <w:rPr>
                <w:rStyle w:val="Textoennegrita"/>
                <w:rFonts w:ascii="Arial" w:hAnsi="Arial" w:cs="Arial"/>
                <w:color w:val="000000" w:themeColor="text1"/>
                <w:sz w:val="20"/>
                <w:szCs w:val="20"/>
              </w:rPr>
            </w:pPr>
            <w:r w:rsidRPr="00CB6043">
              <w:rPr>
                <w:rStyle w:val="Textoennegrita"/>
                <w:rFonts w:ascii="Arial" w:hAnsi="Arial" w:cs="Arial"/>
                <w:sz w:val="20"/>
                <w:szCs w:val="20"/>
              </w:rPr>
              <w:t>Verificación</w:t>
            </w:r>
          </w:p>
        </w:tc>
        <w:tc>
          <w:tcPr>
            <w:tcW w:w="4819" w:type="dxa"/>
          </w:tcPr>
          <w:p w14:paraId="48D2490D" w14:textId="5A739AFB" w:rsidR="00CB6043" w:rsidRPr="00CB6043" w:rsidRDefault="004F2CD9" w:rsidP="00A01A4A">
            <w:pPr>
              <w:pStyle w:val="NormalWeb"/>
              <w:spacing w:before="0" w:beforeAutospacing="0" w:after="0" w:afterAutospacing="0" w:line="276" w:lineRule="auto"/>
              <w:jc w:val="both"/>
              <w:rPr>
                <w:rFonts w:ascii="Arial" w:hAnsi="Arial" w:cs="Arial"/>
                <w:color w:val="000000" w:themeColor="text1"/>
                <w:sz w:val="20"/>
                <w:szCs w:val="20"/>
              </w:rPr>
            </w:pPr>
            <w:r w:rsidRPr="004F2CD9">
              <w:rPr>
                <w:rStyle w:val="Textoennegrita"/>
                <w:rFonts w:ascii="Arial" w:hAnsi="Arial" w:cs="Arial"/>
                <w:b w:val="0"/>
                <w:bCs w:val="0"/>
                <w:sz w:val="20"/>
                <w:szCs w:val="20"/>
              </w:rPr>
              <w:t>C</w:t>
            </w:r>
            <w:r w:rsidR="00CB6043" w:rsidRPr="00CB6043">
              <w:rPr>
                <w:rFonts w:ascii="Arial" w:hAnsi="Arial" w:cs="Arial"/>
                <w:sz w:val="20"/>
                <w:szCs w:val="20"/>
              </w:rPr>
              <w:t>omprobar que la limpieza se haya realizado correctamente.</w:t>
            </w:r>
          </w:p>
        </w:tc>
        <w:tc>
          <w:tcPr>
            <w:tcW w:w="3021" w:type="dxa"/>
          </w:tcPr>
          <w:p w14:paraId="464941D4" w14:textId="1E66F921" w:rsidR="00CB6043" w:rsidRPr="00076D99" w:rsidRDefault="00A07C64"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6F703510" wp14:editId="49F87D5B">
                  <wp:extent cx="876300" cy="710725"/>
                  <wp:effectExtent l="0" t="0" r="0" b="635"/>
                  <wp:docPr id="1331359170"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59170" name="Imagen 1331359170"/>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883068" cy="716214"/>
                          </a:xfrm>
                          <a:prstGeom prst="rect">
                            <a:avLst/>
                          </a:prstGeom>
                        </pic:spPr>
                      </pic:pic>
                    </a:graphicData>
                  </a:graphic>
                </wp:inline>
              </w:drawing>
            </w:r>
          </w:p>
        </w:tc>
      </w:tr>
    </w:tbl>
    <w:p w14:paraId="0F61E8C9" w14:textId="77777777" w:rsidR="00D42A22" w:rsidRPr="00FD03D0" w:rsidRDefault="00D42A22" w:rsidP="000A2A08">
      <w:pPr>
        <w:spacing w:line="276" w:lineRule="auto"/>
        <w:jc w:val="both"/>
        <w:rPr>
          <w:rFonts w:ascii="Arial" w:hAnsi="Arial" w:cs="Arial"/>
          <w:color w:val="000000" w:themeColor="text1"/>
          <w:sz w:val="20"/>
          <w:szCs w:val="20"/>
        </w:rPr>
      </w:pPr>
    </w:p>
    <w:p w14:paraId="3A2C0FC8" w14:textId="77777777" w:rsidR="00D42A22" w:rsidRPr="00FD03D0" w:rsidRDefault="00D42A22" w:rsidP="000A2A08">
      <w:pPr>
        <w:spacing w:line="276" w:lineRule="auto"/>
        <w:jc w:val="both"/>
        <w:rPr>
          <w:rFonts w:ascii="Arial" w:hAnsi="Arial" w:cs="Arial"/>
          <w:color w:val="000000" w:themeColor="text1"/>
          <w:sz w:val="20"/>
          <w:szCs w:val="20"/>
        </w:rPr>
      </w:pPr>
    </w:p>
    <w:p w14:paraId="19AB8E65" w14:textId="17D1419F" w:rsidR="00B31A49" w:rsidRDefault="003A1B38" w:rsidP="00B31A49">
      <w:pPr>
        <w:pStyle w:val="Ttulo1"/>
        <w:spacing w:before="0" w:after="0" w:line="276" w:lineRule="auto"/>
        <w:jc w:val="both"/>
        <w:rPr>
          <w:rFonts w:ascii="Arial" w:hAnsi="Arial" w:cs="Arial"/>
          <w:color w:val="000000" w:themeColor="text1"/>
          <w:spacing w:val="-2"/>
          <w:sz w:val="20"/>
          <w:szCs w:val="20"/>
        </w:rPr>
      </w:pPr>
      <w:r w:rsidRPr="003A1B38">
        <w:rPr>
          <w:rFonts w:ascii="Arial" w:hAnsi="Arial" w:cs="Arial"/>
          <w:color w:val="000000" w:themeColor="text1"/>
          <w:spacing w:val="-2"/>
          <w:sz w:val="20"/>
          <w:szCs w:val="20"/>
        </w:rPr>
        <w:t>El proceso de desinfección se realiza después de la limpieza y tiene como objetivo eliminar o reducir los microorganismos presentes en las superficies.</w:t>
      </w:r>
      <w:r>
        <w:rPr>
          <w:rFonts w:ascii="Arial" w:hAnsi="Arial" w:cs="Arial"/>
          <w:color w:val="000000" w:themeColor="text1"/>
          <w:spacing w:val="-2"/>
          <w:sz w:val="20"/>
          <w:szCs w:val="20"/>
        </w:rPr>
        <w:t xml:space="preserve"> </w:t>
      </w:r>
      <w:r w:rsidR="00D54B2D">
        <w:rPr>
          <w:rFonts w:ascii="Arial" w:hAnsi="Arial" w:cs="Arial"/>
          <w:color w:val="000000" w:themeColor="text1"/>
          <w:spacing w:val="-2"/>
          <w:sz w:val="20"/>
          <w:szCs w:val="20"/>
        </w:rPr>
        <w:t xml:space="preserve">El procedimiento es el </w:t>
      </w:r>
      <w:r w:rsidR="004C6A89">
        <w:rPr>
          <w:rFonts w:ascii="Arial" w:hAnsi="Arial" w:cs="Arial"/>
          <w:color w:val="000000" w:themeColor="text1"/>
          <w:spacing w:val="-2"/>
          <w:sz w:val="20"/>
          <w:szCs w:val="20"/>
        </w:rPr>
        <w:t>siguiente:</w:t>
      </w:r>
      <w:ins w:id="1" w:author="Microsoft Word" w:date="2026-04-26T22:41:00Z" w16du:dateUtc="2026-04-27T03:41:00Z">
        <w:r w:rsidR="00B31A49">
          <w:rPr>
            <w:rFonts w:ascii="Arial" w:hAnsi="Arial" w:cs="Arial"/>
            <w:color w:val="000000" w:themeColor="text1"/>
            <w:sz w:val="20"/>
            <w:szCs w:val="20"/>
          </w:rPr>
          <w:t xml:space="preserve"> p</w:t>
        </w:r>
        <w:r w:rsidR="00B31A49" w:rsidRPr="00FD03D0">
          <w:rPr>
            <w:rFonts w:ascii="Arial" w:hAnsi="Arial" w:cs="Arial"/>
            <w:color w:val="000000" w:themeColor="text1"/>
            <w:sz w:val="20"/>
            <w:szCs w:val="20"/>
          </w:rPr>
          <w:t>rocedimiento</w:t>
        </w:r>
        <w:r w:rsidR="00B31A49" w:rsidRPr="00FD03D0">
          <w:rPr>
            <w:rFonts w:ascii="Arial" w:hAnsi="Arial" w:cs="Arial"/>
            <w:color w:val="000000" w:themeColor="text1"/>
            <w:spacing w:val="-2"/>
            <w:sz w:val="20"/>
            <w:szCs w:val="20"/>
          </w:rPr>
          <w:t xml:space="preserve"> </w:t>
        </w:r>
        <w:r w:rsidR="00B31A49">
          <w:rPr>
            <w:rFonts w:ascii="Arial" w:hAnsi="Arial" w:cs="Arial"/>
            <w:color w:val="000000" w:themeColor="text1"/>
            <w:spacing w:val="-2"/>
            <w:sz w:val="20"/>
            <w:szCs w:val="20"/>
          </w:rPr>
          <w:t>es el s</w:t>
        </w:r>
      </w:ins>
    </w:p>
    <w:p w14:paraId="542BA183" w14:textId="77777777" w:rsidR="00B31A49" w:rsidRPr="00B31A49" w:rsidRDefault="00B31A49" w:rsidP="00B31A49"/>
    <w:tbl>
      <w:tblPr>
        <w:tblStyle w:val="Tablaconcuadrcula"/>
        <w:tblW w:w="0" w:type="auto"/>
        <w:tblLayout w:type="fixed"/>
        <w:tblLook w:val="04A0" w:firstRow="1" w:lastRow="0" w:firstColumn="1" w:lastColumn="0" w:noHBand="0" w:noVBand="1"/>
      </w:tblPr>
      <w:tblGrid>
        <w:gridCol w:w="2122"/>
        <w:gridCol w:w="4819"/>
        <w:gridCol w:w="3021"/>
      </w:tblGrid>
      <w:tr w:rsidR="009A292B" w:rsidRPr="00076D99" w14:paraId="38EC89F5" w14:textId="77777777" w:rsidTr="00A01A4A">
        <w:tc>
          <w:tcPr>
            <w:tcW w:w="9962" w:type="dxa"/>
            <w:gridSpan w:val="3"/>
            <w:shd w:val="clear" w:color="auto" w:fill="9BBB59" w:themeFill="accent3"/>
          </w:tcPr>
          <w:p w14:paraId="477A466C" w14:textId="77777777" w:rsidR="009A292B" w:rsidRPr="00076D99" w:rsidRDefault="009A292B"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Carrusel de tarjetas</w:t>
            </w:r>
          </w:p>
        </w:tc>
      </w:tr>
      <w:tr w:rsidR="009A292B" w:rsidRPr="00076D99" w14:paraId="777E2B32" w14:textId="77777777" w:rsidTr="00A01A4A">
        <w:trPr>
          <w:trHeight w:val="550"/>
        </w:trPr>
        <w:tc>
          <w:tcPr>
            <w:tcW w:w="2122" w:type="dxa"/>
          </w:tcPr>
          <w:p w14:paraId="657544FB" w14:textId="523FBC88" w:rsidR="004C6A89" w:rsidRPr="005104AC" w:rsidRDefault="004C6A89" w:rsidP="00A01A4A">
            <w:pPr>
              <w:spacing w:line="276" w:lineRule="auto"/>
              <w:jc w:val="both"/>
              <w:rPr>
                <w:rFonts w:ascii="Arial" w:hAnsi="Arial" w:cs="Arial"/>
                <w:b/>
                <w:bCs/>
                <w:color w:val="000000" w:themeColor="text1"/>
                <w:sz w:val="20"/>
                <w:szCs w:val="20"/>
              </w:rPr>
            </w:pPr>
            <w:r w:rsidRPr="005104AC">
              <w:rPr>
                <w:rStyle w:val="Textoennegrita"/>
                <w:rFonts w:ascii="Arial" w:hAnsi="Arial" w:cs="Arial"/>
                <w:sz w:val="20"/>
                <w:szCs w:val="20"/>
              </w:rPr>
              <w:lastRenderedPageBreak/>
              <w:t>Verificación de limpieza</w:t>
            </w:r>
          </w:p>
        </w:tc>
        <w:tc>
          <w:tcPr>
            <w:tcW w:w="4819" w:type="dxa"/>
          </w:tcPr>
          <w:p w14:paraId="5EE44E3D" w14:textId="73FCFC0F" w:rsidR="004C6A89" w:rsidRPr="005104AC" w:rsidRDefault="004C6A89" w:rsidP="005104AC">
            <w:pPr>
              <w:pStyle w:val="NormalWeb"/>
              <w:spacing w:before="0" w:beforeAutospacing="0" w:after="0" w:afterAutospacing="0" w:line="276" w:lineRule="auto"/>
              <w:jc w:val="both"/>
              <w:rPr>
                <w:rFonts w:ascii="Arial" w:hAnsi="Arial" w:cs="Arial"/>
                <w:color w:val="000000" w:themeColor="text1"/>
                <w:sz w:val="20"/>
                <w:szCs w:val="20"/>
              </w:rPr>
            </w:pPr>
            <w:r w:rsidRPr="005104AC">
              <w:rPr>
                <w:rFonts w:ascii="Arial" w:hAnsi="Arial" w:cs="Arial"/>
                <w:sz w:val="20"/>
                <w:szCs w:val="20"/>
              </w:rPr>
              <w:t>Se debe comprobar que la superficie a desinfectar esté completamente limpia antes de iniciar el proceso.</w:t>
            </w:r>
          </w:p>
        </w:tc>
        <w:tc>
          <w:tcPr>
            <w:tcW w:w="3021" w:type="dxa"/>
          </w:tcPr>
          <w:p w14:paraId="779A5A11" w14:textId="486855B4" w:rsidR="009A292B" w:rsidRPr="005104AC" w:rsidRDefault="00107381"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65ACB474" wp14:editId="41D449A6">
                  <wp:extent cx="956310" cy="712545"/>
                  <wp:effectExtent l="0" t="0" r="0" b="0"/>
                  <wp:docPr id="21042059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0591" name="Imagen 21042059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967339" cy="720763"/>
                          </a:xfrm>
                          <a:prstGeom prst="rect">
                            <a:avLst/>
                          </a:prstGeom>
                        </pic:spPr>
                      </pic:pic>
                    </a:graphicData>
                  </a:graphic>
                </wp:inline>
              </w:drawing>
            </w:r>
          </w:p>
        </w:tc>
      </w:tr>
      <w:tr w:rsidR="00B70DB7" w:rsidRPr="00076D99" w14:paraId="4C862BD7" w14:textId="77777777" w:rsidTr="00A01A4A">
        <w:trPr>
          <w:trHeight w:val="550"/>
        </w:trPr>
        <w:tc>
          <w:tcPr>
            <w:tcW w:w="2122" w:type="dxa"/>
          </w:tcPr>
          <w:p w14:paraId="4C73C9E9" w14:textId="406EDC1C" w:rsidR="00B70DB7" w:rsidRPr="005104AC" w:rsidRDefault="00B70DB7" w:rsidP="00A01A4A">
            <w:pPr>
              <w:spacing w:line="276" w:lineRule="auto"/>
              <w:jc w:val="both"/>
              <w:rPr>
                <w:rStyle w:val="Textoennegrita"/>
                <w:rFonts w:ascii="Arial" w:hAnsi="Arial" w:cs="Arial"/>
                <w:b w:val="0"/>
                <w:bCs w:val="0"/>
                <w:sz w:val="20"/>
                <w:szCs w:val="20"/>
              </w:rPr>
            </w:pPr>
            <w:r w:rsidRPr="005104AC">
              <w:rPr>
                <w:rFonts w:ascii="Arial" w:hAnsi="Arial" w:cs="Arial"/>
                <w:b/>
                <w:bCs/>
                <w:sz w:val="20"/>
                <w:szCs w:val="20"/>
              </w:rPr>
              <w:t>Preparación de la solución</w:t>
            </w:r>
          </w:p>
        </w:tc>
        <w:tc>
          <w:tcPr>
            <w:tcW w:w="4819" w:type="dxa"/>
          </w:tcPr>
          <w:p w14:paraId="1115C238" w14:textId="2665E52F" w:rsidR="00B70DB7" w:rsidRPr="005104AC" w:rsidRDefault="00B70DB7" w:rsidP="005104AC">
            <w:pPr>
              <w:pStyle w:val="NormalWeb"/>
              <w:jc w:val="both"/>
              <w:rPr>
                <w:rFonts w:ascii="Arial" w:hAnsi="Arial" w:cs="Arial"/>
                <w:sz w:val="20"/>
                <w:szCs w:val="20"/>
              </w:rPr>
            </w:pPr>
            <w:r w:rsidRPr="005104AC">
              <w:rPr>
                <w:rFonts w:ascii="Arial" w:hAnsi="Arial" w:cs="Arial"/>
                <w:sz w:val="20"/>
                <w:szCs w:val="20"/>
              </w:rPr>
              <w:t>Luego, se prepara la solución desinfectante adecuada según las indicaciones establecidas.</w:t>
            </w:r>
          </w:p>
        </w:tc>
        <w:tc>
          <w:tcPr>
            <w:tcW w:w="3021" w:type="dxa"/>
          </w:tcPr>
          <w:p w14:paraId="0AC89844" w14:textId="7DEA89C5" w:rsidR="00B70DB7" w:rsidRPr="005104AC" w:rsidRDefault="00862207"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9B458B5" wp14:editId="7D7D0FCE">
                  <wp:extent cx="902970" cy="690829"/>
                  <wp:effectExtent l="0" t="0" r="0" b="0"/>
                  <wp:docPr id="90188330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83309" name="Imagen 901883309"/>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925475" cy="708047"/>
                          </a:xfrm>
                          <a:prstGeom prst="rect">
                            <a:avLst/>
                          </a:prstGeom>
                        </pic:spPr>
                      </pic:pic>
                    </a:graphicData>
                  </a:graphic>
                </wp:inline>
              </w:drawing>
            </w:r>
          </w:p>
        </w:tc>
      </w:tr>
      <w:tr w:rsidR="00B70DB7" w:rsidRPr="00076D99" w14:paraId="1DFD0A9C" w14:textId="77777777" w:rsidTr="00A01A4A">
        <w:trPr>
          <w:trHeight w:val="550"/>
        </w:trPr>
        <w:tc>
          <w:tcPr>
            <w:tcW w:w="2122" w:type="dxa"/>
          </w:tcPr>
          <w:p w14:paraId="0F33A333" w14:textId="541DE8F8" w:rsidR="00B70DB7" w:rsidRPr="005104AC" w:rsidRDefault="003A4DB5" w:rsidP="00A01A4A">
            <w:pPr>
              <w:spacing w:line="276" w:lineRule="auto"/>
              <w:jc w:val="both"/>
              <w:rPr>
                <w:rFonts w:ascii="Arial" w:hAnsi="Arial" w:cs="Arial"/>
                <w:b/>
                <w:bCs/>
                <w:sz w:val="20"/>
                <w:szCs w:val="20"/>
              </w:rPr>
            </w:pPr>
            <w:r w:rsidRPr="005104AC">
              <w:rPr>
                <w:rFonts w:ascii="Arial" w:hAnsi="Arial" w:cs="Arial"/>
                <w:b/>
                <w:bCs/>
                <w:sz w:val="20"/>
                <w:szCs w:val="20"/>
              </w:rPr>
              <w:t>Aplicación del desinfectante</w:t>
            </w:r>
          </w:p>
        </w:tc>
        <w:tc>
          <w:tcPr>
            <w:tcW w:w="4819" w:type="dxa"/>
          </w:tcPr>
          <w:p w14:paraId="4B08A448" w14:textId="55F709B9" w:rsidR="00B70DB7" w:rsidRPr="005104AC" w:rsidRDefault="003A4DB5" w:rsidP="005104AC">
            <w:pPr>
              <w:pStyle w:val="NormalWeb"/>
              <w:jc w:val="both"/>
              <w:rPr>
                <w:rFonts w:ascii="Arial" w:hAnsi="Arial" w:cs="Arial"/>
                <w:sz w:val="20"/>
                <w:szCs w:val="20"/>
              </w:rPr>
            </w:pPr>
            <w:r w:rsidRPr="005104AC">
              <w:rPr>
                <w:rFonts w:ascii="Arial" w:hAnsi="Arial" w:cs="Arial"/>
                <w:sz w:val="20"/>
                <w:szCs w:val="20"/>
              </w:rPr>
              <w:t>Se aplica la solución desinfectante sobre la superficie de manera uniforme.</w:t>
            </w:r>
          </w:p>
        </w:tc>
        <w:tc>
          <w:tcPr>
            <w:tcW w:w="3021" w:type="dxa"/>
          </w:tcPr>
          <w:p w14:paraId="2593464F" w14:textId="4C6ABAC2" w:rsidR="00B70DB7" w:rsidRPr="005104AC" w:rsidRDefault="00F74D9D"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58B947F" wp14:editId="0174EB8C">
                  <wp:extent cx="902970" cy="707568"/>
                  <wp:effectExtent l="0" t="0" r="0" b="3810"/>
                  <wp:docPr id="136992570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25700" name="Imagen 1369925700"/>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919305" cy="720368"/>
                          </a:xfrm>
                          <a:prstGeom prst="rect">
                            <a:avLst/>
                          </a:prstGeom>
                        </pic:spPr>
                      </pic:pic>
                    </a:graphicData>
                  </a:graphic>
                </wp:inline>
              </w:drawing>
            </w:r>
          </w:p>
        </w:tc>
      </w:tr>
      <w:tr w:rsidR="003A4DB5" w:rsidRPr="00076D99" w14:paraId="25542AFC" w14:textId="77777777" w:rsidTr="00A01A4A">
        <w:trPr>
          <w:trHeight w:val="550"/>
        </w:trPr>
        <w:tc>
          <w:tcPr>
            <w:tcW w:w="2122" w:type="dxa"/>
          </w:tcPr>
          <w:p w14:paraId="500EC30A" w14:textId="01A51CC6" w:rsidR="003A4DB5" w:rsidRPr="005104AC" w:rsidRDefault="003A4DB5" w:rsidP="00A01A4A">
            <w:pPr>
              <w:spacing w:line="276" w:lineRule="auto"/>
              <w:jc w:val="both"/>
              <w:rPr>
                <w:rFonts w:ascii="Arial" w:hAnsi="Arial" w:cs="Arial"/>
                <w:b/>
                <w:bCs/>
                <w:sz w:val="20"/>
                <w:szCs w:val="20"/>
              </w:rPr>
            </w:pPr>
            <w:r w:rsidRPr="005104AC">
              <w:rPr>
                <w:rFonts w:ascii="Arial" w:hAnsi="Arial" w:cs="Arial"/>
                <w:b/>
                <w:bCs/>
                <w:sz w:val="20"/>
                <w:szCs w:val="20"/>
              </w:rPr>
              <w:t>Tiempo de acción</w:t>
            </w:r>
          </w:p>
        </w:tc>
        <w:tc>
          <w:tcPr>
            <w:tcW w:w="4819" w:type="dxa"/>
          </w:tcPr>
          <w:p w14:paraId="615D47B3" w14:textId="7D08D8A0" w:rsidR="003A4DB5" w:rsidRPr="005104AC" w:rsidRDefault="005104AC" w:rsidP="005104AC">
            <w:pPr>
              <w:pStyle w:val="NormalWeb"/>
              <w:jc w:val="both"/>
              <w:rPr>
                <w:rFonts w:ascii="Arial" w:hAnsi="Arial" w:cs="Arial"/>
                <w:sz w:val="20"/>
                <w:szCs w:val="20"/>
              </w:rPr>
            </w:pPr>
            <w:r w:rsidRPr="005104AC">
              <w:rPr>
                <w:rFonts w:ascii="Arial" w:hAnsi="Arial" w:cs="Arial"/>
                <w:sz w:val="20"/>
                <w:szCs w:val="20"/>
              </w:rPr>
              <w:t>Finalmente, se deja actuar la solución desinfectante durante aproximadamente cinco minutos para asegurar su efectividad.</w:t>
            </w:r>
          </w:p>
        </w:tc>
        <w:tc>
          <w:tcPr>
            <w:tcW w:w="3021" w:type="dxa"/>
          </w:tcPr>
          <w:p w14:paraId="52947B89" w14:textId="60EB1376" w:rsidR="003A4DB5" w:rsidRPr="005104AC" w:rsidRDefault="00546664"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5566D3C" wp14:editId="4558F9D3">
                  <wp:extent cx="902970" cy="691150"/>
                  <wp:effectExtent l="0" t="0" r="0" b="0"/>
                  <wp:docPr id="108892309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23097" name="Imagen 1088923097"/>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913517" cy="699223"/>
                          </a:xfrm>
                          <a:prstGeom prst="rect">
                            <a:avLst/>
                          </a:prstGeom>
                        </pic:spPr>
                      </pic:pic>
                    </a:graphicData>
                  </a:graphic>
                </wp:inline>
              </w:drawing>
            </w:r>
          </w:p>
        </w:tc>
      </w:tr>
    </w:tbl>
    <w:p w14:paraId="47663E4D" w14:textId="77777777" w:rsidR="00D42A22" w:rsidRPr="00FD03D0" w:rsidRDefault="00D42A22" w:rsidP="000A2A08">
      <w:pPr>
        <w:spacing w:line="276" w:lineRule="auto"/>
        <w:jc w:val="both"/>
        <w:rPr>
          <w:rFonts w:ascii="Arial" w:hAnsi="Arial" w:cs="Arial"/>
          <w:color w:val="000000" w:themeColor="text1"/>
          <w:sz w:val="20"/>
          <w:szCs w:val="20"/>
        </w:rPr>
      </w:pPr>
    </w:p>
    <w:p w14:paraId="3870F73A" w14:textId="77777777" w:rsidR="00D42A22" w:rsidRPr="00FD03D0" w:rsidRDefault="00D42A22" w:rsidP="000A2A08">
      <w:pPr>
        <w:spacing w:line="276" w:lineRule="auto"/>
        <w:jc w:val="both"/>
        <w:rPr>
          <w:rFonts w:ascii="Arial" w:hAnsi="Arial" w:cs="Arial"/>
          <w:color w:val="000000" w:themeColor="text1"/>
          <w:sz w:val="20"/>
          <w:szCs w:val="20"/>
        </w:rPr>
      </w:pPr>
    </w:p>
    <w:p w14:paraId="075074B5" w14:textId="53B6C79A" w:rsidR="00D42A22" w:rsidRDefault="00D42A22" w:rsidP="007F45A0">
      <w:pPr>
        <w:pStyle w:val="Ttulo3"/>
        <w:numPr>
          <w:ilvl w:val="2"/>
          <w:numId w:val="92"/>
        </w:numPr>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Frecuencias de limpieza</w:t>
      </w:r>
    </w:p>
    <w:p w14:paraId="73EF84DE" w14:textId="77777777" w:rsidR="007F45A0" w:rsidRDefault="007F45A0" w:rsidP="007F45A0"/>
    <w:p w14:paraId="3BDB4524" w14:textId="0215DBA7" w:rsidR="009E6BDB" w:rsidRDefault="009E6BDB" w:rsidP="009E6BDB">
      <w:pPr>
        <w:pStyle w:val="NormalWeb"/>
        <w:spacing w:before="0" w:beforeAutospacing="0" w:after="0" w:afterAutospacing="0" w:line="276" w:lineRule="auto"/>
        <w:ind w:left="720"/>
        <w:jc w:val="both"/>
        <w:rPr>
          <w:rFonts w:ascii="Arial" w:hAnsi="Arial" w:cs="Arial"/>
          <w:color w:val="000000" w:themeColor="text1"/>
          <w:sz w:val="20"/>
          <w:szCs w:val="20"/>
        </w:rPr>
      </w:pPr>
      <w:r w:rsidRPr="009E6BDB">
        <w:rPr>
          <w:rFonts w:ascii="Arial" w:hAnsi="Arial" w:cs="Arial"/>
          <w:color w:val="000000" w:themeColor="text1"/>
          <w:sz w:val="20"/>
          <w:szCs w:val="20"/>
        </w:rPr>
        <w:t>La siguiente tabla presenta las frecuencias de limpieza por área o elemento, estableciendo momentos adecuados para garantizar higiene, prevenir contaminación y mantener condiciones sanitarias óptimas.</w:t>
      </w:r>
    </w:p>
    <w:p w14:paraId="3ABDF4AE" w14:textId="77777777" w:rsidR="009E6BDB" w:rsidRDefault="009E6BDB" w:rsidP="009E6BDB">
      <w:pPr>
        <w:pStyle w:val="NormalWeb"/>
        <w:spacing w:before="0" w:beforeAutospacing="0" w:after="0" w:afterAutospacing="0" w:line="276" w:lineRule="auto"/>
        <w:ind w:left="720"/>
        <w:jc w:val="both"/>
        <w:rPr>
          <w:rFonts w:ascii="Arial" w:hAnsi="Arial" w:cs="Arial"/>
          <w:color w:val="000000" w:themeColor="text1"/>
          <w:sz w:val="20"/>
          <w:szCs w:val="20"/>
        </w:rPr>
      </w:pPr>
    </w:p>
    <w:p w14:paraId="28392AEE" w14:textId="5A6CDD58" w:rsidR="009E6BDB" w:rsidRPr="009E6BDB" w:rsidRDefault="009E6BDB" w:rsidP="009E6BDB">
      <w:pPr>
        <w:pStyle w:val="NormalWeb"/>
        <w:spacing w:before="0" w:beforeAutospacing="0" w:after="0" w:afterAutospacing="0" w:line="276" w:lineRule="auto"/>
        <w:ind w:left="720"/>
        <w:jc w:val="both"/>
        <w:rPr>
          <w:rFonts w:ascii="Arial" w:hAnsi="Arial" w:cs="Arial"/>
          <w:color w:val="000000" w:themeColor="text1"/>
          <w:sz w:val="20"/>
          <w:szCs w:val="20"/>
        </w:rPr>
      </w:pPr>
      <w:r w:rsidRPr="00C22D31">
        <w:rPr>
          <w:rFonts w:ascii="Arial" w:hAnsi="Arial" w:cs="Arial"/>
          <w:b/>
          <w:bCs/>
          <w:color w:val="000000" w:themeColor="text1"/>
          <w:sz w:val="20"/>
          <w:szCs w:val="20"/>
        </w:rPr>
        <w:t>Tabla 7</w:t>
      </w:r>
      <w:r>
        <w:rPr>
          <w:rFonts w:ascii="Arial" w:hAnsi="Arial" w:cs="Arial"/>
          <w:color w:val="000000" w:themeColor="text1"/>
          <w:sz w:val="20"/>
          <w:szCs w:val="20"/>
        </w:rPr>
        <w:t xml:space="preserve">. Frecuencia de </w:t>
      </w:r>
      <w:r w:rsidR="00C22D31">
        <w:rPr>
          <w:rFonts w:ascii="Arial" w:hAnsi="Arial" w:cs="Arial"/>
          <w:color w:val="000000" w:themeColor="text1"/>
          <w:sz w:val="20"/>
          <w:szCs w:val="20"/>
        </w:rPr>
        <w:t>limpieza en áreas</w:t>
      </w:r>
    </w:p>
    <w:p w14:paraId="2C2D27B2" w14:textId="77777777" w:rsidR="007F45A0" w:rsidRPr="007F45A0" w:rsidRDefault="007F45A0" w:rsidP="007F45A0"/>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3576"/>
      </w:tblGrid>
      <w:tr w:rsidR="00FD03D0" w:rsidRPr="00FD03D0" w14:paraId="1D4ADD40" w14:textId="77777777" w:rsidTr="00A01A4A">
        <w:trPr>
          <w:tblHeader/>
          <w:tblCellSpacing w:w="15" w:type="dxa"/>
          <w:jc w:val="center"/>
        </w:trPr>
        <w:tc>
          <w:tcPr>
            <w:tcW w:w="0" w:type="auto"/>
            <w:vAlign w:val="center"/>
            <w:hideMark/>
          </w:tcPr>
          <w:p w14:paraId="3499FE0D"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Área / Elemento</w:t>
            </w:r>
          </w:p>
        </w:tc>
        <w:tc>
          <w:tcPr>
            <w:tcW w:w="0" w:type="auto"/>
            <w:vAlign w:val="center"/>
            <w:hideMark/>
          </w:tcPr>
          <w:p w14:paraId="12B3F857"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Frecuencia</w:t>
            </w:r>
          </w:p>
        </w:tc>
      </w:tr>
      <w:tr w:rsidR="00FD03D0" w:rsidRPr="00FD03D0" w14:paraId="62E8F31C" w14:textId="77777777" w:rsidTr="00A01A4A">
        <w:trPr>
          <w:tblCellSpacing w:w="15" w:type="dxa"/>
          <w:jc w:val="center"/>
        </w:trPr>
        <w:tc>
          <w:tcPr>
            <w:tcW w:w="0" w:type="auto"/>
            <w:vAlign w:val="center"/>
            <w:hideMark/>
          </w:tcPr>
          <w:p w14:paraId="5C16AA34"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Mesas de trabajo</w:t>
            </w:r>
          </w:p>
        </w:tc>
        <w:tc>
          <w:tcPr>
            <w:tcW w:w="0" w:type="auto"/>
            <w:vAlign w:val="center"/>
            <w:hideMark/>
          </w:tcPr>
          <w:p w14:paraId="6C8C7171"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Antes, durante y después de la jornada</w:t>
            </w:r>
          </w:p>
        </w:tc>
      </w:tr>
      <w:tr w:rsidR="00FD03D0" w:rsidRPr="00FD03D0" w14:paraId="1B482207" w14:textId="77777777" w:rsidTr="00A01A4A">
        <w:trPr>
          <w:tblCellSpacing w:w="15" w:type="dxa"/>
          <w:jc w:val="center"/>
        </w:trPr>
        <w:tc>
          <w:tcPr>
            <w:tcW w:w="0" w:type="auto"/>
            <w:vAlign w:val="center"/>
            <w:hideMark/>
          </w:tcPr>
          <w:p w14:paraId="1DC36B24"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Equipos</w:t>
            </w:r>
          </w:p>
        </w:tc>
        <w:tc>
          <w:tcPr>
            <w:tcW w:w="0" w:type="auto"/>
            <w:vAlign w:val="center"/>
            <w:hideMark/>
          </w:tcPr>
          <w:p w14:paraId="6CF2021E"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Después de cada uso</w:t>
            </w:r>
          </w:p>
        </w:tc>
      </w:tr>
      <w:tr w:rsidR="00FD03D0" w:rsidRPr="00FD03D0" w14:paraId="0A16948D" w14:textId="77777777" w:rsidTr="00A01A4A">
        <w:trPr>
          <w:tblCellSpacing w:w="15" w:type="dxa"/>
          <w:jc w:val="center"/>
        </w:trPr>
        <w:tc>
          <w:tcPr>
            <w:tcW w:w="0" w:type="auto"/>
            <w:vAlign w:val="center"/>
            <w:hideMark/>
          </w:tcPr>
          <w:p w14:paraId="394E1406"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Utensilios</w:t>
            </w:r>
          </w:p>
        </w:tc>
        <w:tc>
          <w:tcPr>
            <w:tcW w:w="0" w:type="auto"/>
            <w:vAlign w:val="center"/>
            <w:hideMark/>
          </w:tcPr>
          <w:p w14:paraId="03630DD7"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Después de cada uso</w:t>
            </w:r>
          </w:p>
        </w:tc>
      </w:tr>
      <w:tr w:rsidR="00FD03D0" w:rsidRPr="00FD03D0" w14:paraId="1A36CF1F" w14:textId="77777777" w:rsidTr="00A01A4A">
        <w:trPr>
          <w:tblCellSpacing w:w="15" w:type="dxa"/>
          <w:jc w:val="center"/>
        </w:trPr>
        <w:tc>
          <w:tcPr>
            <w:tcW w:w="0" w:type="auto"/>
            <w:vAlign w:val="center"/>
            <w:hideMark/>
          </w:tcPr>
          <w:p w14:paraId="1F4D957B"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Pisos</w:t>
            </w:r>
          </w:p>
        </w:tc>
        <w:tc>
          <w:tcPr>
            <w:tcW w:w="0" w:type="auto"/>
            <w:vAlign w:val="center"/>
            <w:hideMark/>
          </w:tcPr>
          <w:p w14:paraId="7E6C4242"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Diario o cuando sea necesario</w:t>
            </w:r>
          </w:p>
        </w:tc>
      </w:tr>
      <w:tr w:rsidR="00FD03D0" w:rsidRPr="00FD03D0" w14:paraId="67D289BE" w14:textId="77777777" w:rsidTr="00A01A4A">
        <w:trPr>
          <w:tblCellSpacing w:w="15" w:type="dxa"/>
          <w:jc w:val="center"/>
        </w:trPr>
        <w:tc>
          <w:tcPr>
            <w:tcW w:w="0" w:type="auto"/>
            <w:vAlign w:val="center"/>
            <w:hideMark/>
          </w:tcPr>
          <w:p w14:paraId="43B49661"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Paredes</w:t>
            </w:r>
          </w:p>
        </w:tc>
        <w:tc>
          <w:tcPr>
            <w:tcW w:w="0" w:type="auto"/>
            <w:vAlign w:val="center"/>
            <w:hideMark/>
          </w:tcPr>
          <w:p w14:paraId="01F9D0F9"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Semanal</w:t>
            </w:r>
          </w:p>
        </w:tc>
      </w:tr>
      <w:tr w:rsidR="00FD03D0" w:rsidRPr="00FD03D0" w14:paraId="45C1B3FD" w14:textId="77777777" w:rsidTr="00A01A4A">
        <w:trPr>
          <w:tblCellSpacing w:w="15" w:type="dxa"/>
          <w:jc w:val="center"/>
        </w:trPr>
        <w:tc>
          <w:tcPr>
            <w:tcW w:w="0" w:type="auto"/>
            <w:vAlign w:val="center"/>
            <w:hideMark/>
          </w:tcPr>
          <w:p w14:paraId="12FB1B17"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Drenajes</w:t>
            </w:r>
          </w:p>
        </w:tc>
        <w:tc>
          <w:tcPr>
            <w:tcW w:w="0" w:type="auto"/>
            <w:vAlign w:val="center"/>
            <w:hideMark/>
          </w:tcPr>
          <w:p w14:paraId="464AFC66"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Diario</w:t>
            </w:r>
          </w:p>
        </w:tc>
      </w:tr>
    </w:tbl>
    <w:p w14:paraId="7BC82E4A" w14:textId="77777777" w:rsidR="00F8163D" w:rsidRDefault="00F8163D" w:rsidP="000A2A08">
      <w:pPr>
        <w:pStyle w:val="Ttulo2"/>
        <w:spacing w:before="0" w:after="0" w:line="276" w:lineRule="auto"/>
        <w:jc w:val="both"/>
        <w:rPr>
          <w:rStyle w:val="Textoennegrita"/>
          <w:rFonts w:ascii="Arial" w:hAnsi="Arial" w:cs="Arial"/>
          <w:color w:val="000000" w:themeColor="text1"/>
          <w:sz w:val="20"/>
          <w:szCs w:val="20"/>
        </w:rPr>
      </w:pPr>
    </w:p>
    <w:p w14:paraId="3322D012" w14:textId="2134BB87" w:rsidR="00D42A22" w:rsidRPr="00FD03D0" w:rsidRDefault="00D42A22" w:rsidP="00570E42">
      <w:pPr>
        <w:pStyle w:val="Ttulo1"/>
        <w:numPr>
          <w:ilvl w:val="1"/>
          <w:numId w:val="92"/>
        </w:numPr>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Programas de limpieza y desinfección según BPM</w:t>
      </w:r>
    </w:p>
    <w:p w14:paraId="18C8A580" w14:textId="77777777" w:rsidR="00D30F37" w:rsidRDefault="00D30F37" w:rsidP="006005BC">
      <w:pPr>
        <w:pStyle w:val="NormalWeb"/>
        <w:spacing w:before="0" w:beforeAutospacing="0" w:after="0" w:afterAutospacing="0" w:line="276" w:lineRule="auto"/>
        <w:ind w:firstLine="567"/>
        <w:jc w:val="both"/>
        <w:rPr>
          <w:rFonts w:ascii="Arial" w:hAnsi="Arial" w:cs="Arial"/>
          <w:color w:val="000000" w:themeColor="text1"/>
          <w:sz w:val="20"/>
          <w:szCs w:val="20"/>
        </w:rPr>
      </w:pPr>
    </w:p>
    <w:p w14:paraId="5995103D" w14:textId="6E5A49A8" w:rsidR="00D42A22" w:rsidRDefault="00D42A22" w:rsidP="006005BC">
      <w:pPr>
        <w:pStyle w:val="NormalWeb"/>
        <w:spacing w:before="0" w:beforeAutospacing="0" w:after="0" w:afterAutospacing="0" w:line="276" w:lineRule="auto"/>
        <w:ind w:firstLine="567"/>
        <w:jc w:val="both"/>
        <w:rPr>
          <w:rFonts w:ascii="Arial" w:hAnsi="Arial" w:cs="Arial"/>
          <w:color w:val="000000" w:themeColor="text1"/>
          <w:sz w:val="20"/>
          <w:szCs w:val="20"/>
        </w:rPr>
      </w:pPr>
      <w:r w:rsidRPr="00FD03D0">
        <w:rPr>
          <w:rFonts w:ascii="Arial" w:hAnsi="Arial" w:cs="Arial"/>
          <w:color w:val="000000" w:themeColor="text1"/>
          <w:sz w:val="20"/>
          <w:szCs w:val="20"/>
        </w:rPr>
        <w:t>Un programa de limpieza y desinfección debe incluir:</w:t>
      </w:r>
    </w:p>
    <w:p w14:paraId="6BF58095" w14:textId="77777777" w:rsidR="006005BC" w:rsidRPr="00FD03D0" w:rsidRDefault="006005BC" w:rsidP="006005BC">
      <w:pPr>
        <w:pStyle w:val="NormalWeb"/>
        <w:spacing w:before="0" w:beforeAutospacing="0" w:after="0" w:afterAutospacing="0" w:line="276" w:lineRule="auto"/>
        <w:ind w:firstLine="567"/>
        <w:jc w:val="both"/>
        <w:rPr>
          <w:rFonts w:ascii="Arial" w:hAnsi="Arial" w:cs="Arial"/>
          <w:color w:val="000000" w:themeColor="text1"/>
          <w:sz w:val="20"/>
          <w:szCs w:val="20"/>
        </w:rPr>
      </w:pPr>
    </w:p>
    <w:p w14:paraId="469CDBDC" w14:textId="37395D8E" w:rsidR="00D42A22" w:rsidRPr="00FD03D0" w:rsidRDefault="006005BC" w:rsidP="00D94118">
      <w:pPr>
        <w:numPr>
          <w:ilvl w:val="0"/>
          <w:numId w:val="2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Áreas para limpiar</w:t>
      </w:r>
      <w:r>
        <w:rPr>
          <w:rFonts w:ascii="Arial" w:hAnsi="Arial" w:cs="Arial"/>
          <w:color w:val="000000" w:themeColor="text1"/>
          <w:sz w:val="20"/>
          <w:szCs w:val="20"/>
        </w:rPr>
        <w:t>.</w:t>
      </w:r>
      <w:r w:rsidR="00D42A22" w:rsidRPr="00FD03D0">
        <w:rPr>
          <w:rFonts w:ascii="Arial" w:hAnsi="Arial" w:cs="Arial"/>
          <w:color w:val="000000" w:themeColor="text1"/>
          <w:sz w:val="20"/>
          <w:szCs w:val="20"/>
        </w:rPr>
        <w:t xml:space="preserve"> </w:t>
      </w:r>
    </w:p>
    <w:p w14:paraId="0AAB6FC0" w14:textId="2EC6E7BB" w:rsidR="00D42A22" w:rsidRPr="00FD03D0" w:rsidRDefault="00D42A22" w:rsidP="00D94118">
      <w:pPr>
        <w:numPr>
          <w:ilvl w:val="0"/>
          <w:numId w:val="2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Responsables</w:t>
      </w:r>
      <w:r w:rsidR="006005BC">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6DEAD0A5" w14:textId="1FB4ADED" w:rsidR="00D42A22" w:rsidRPr="00FD03D0" w:rsidRDefault="00D42A22" w:rsidP="00D94118">
      <w:pPr>
        <w:numPr>
          <w:ilvl w:val="0"/>
          <w:numId w:val="2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Frecuencia</w:t>
      </w:r>
      <w:r w:rsidR="006005BC">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6453371C" w14:textId="5513C5BE" w:rsidR="00D42A22" w:rsidRPr="00FD03D0" w:rsidRDefault="00D42A22" w:rsidP="00D94118">
      <w:pPr>
        <w:numPr>
          <w:ilvl w:val="0"/>
          <w:numId w:val="2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Métodos utilizados</w:t>
      </w:r>
      <w:r w:rsidR="00913FBC">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67762009" w14:textId="7295F7CA" w:rsidR="00D42A22" w:rsidRPr="00FD03D0" w:rsidRDefault="00D42A22" w:rsidP="00D94118">
      <w:pPr>
        <w:numPr>
          <w:ilvl w:val="0"/>
          <w:numId w:val="2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Productos y concentraciones</w:t>
      </w:r>
      <w:r w:rsidR="00913FBC">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39B7E491" w14:textId="7E50048E" w:rsidR="00D42A22" w:rsidRPr="00FD03D0" w:rsidRDefault="00D42A22" w:rsidP="00D94118">
      <w:pPr>
        <w:numPr>
          <w:ilvl w:val="0"/>
          <w:numId w:val="2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Registros de control</w:t>
      </w:r>
      <w:r w:rsidR="00913FBC">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5EC86CB6" w14:textId="77777777" w:rsidR="00D42A22" w:rsidRDefault="00D42A22" w:rsidP="005A0B64">
      <w:pPr>
        <w:spacing w:line="276" w:lineRule="auto"/>
        <w:ind w:left="567"/>
        <w:jc w:val="both"/>
        <w:rPr>
          <w:rFonts w:ascii="Arial" w:hAnsi="Arial" w:cs="Arial"/>
          <w:color w:val="000000" w:themeColor="text1"/>
          <w:sz w:val="20"/>
          <w:szCs w:val="20"/>
        </w:rPr>
      </w:pPr>
    </w:p>
    <w:p w14:paraId="72154ACF" w14:textId="755A122F" w:rsidR="00C273AE" w:rsidRDefault="00C273AE" w:rsidP="005A0B64">
      <w:pPr>
        <w:spacing w:line="276" w:lineRule="auto"/>
        <w:ind w:left="567"/>
        <w:jc w:val="both"/>
        <w:rPr>
          <w:rFonts w:ascii="Arial" w:hAnsi="Arial" w:cs="Arial"/>
          <w:sz w:val="20"/>
          <w:szCs w:val="20"/>
        </w:rPr>
      </w:pPr>
      <w:r w:rsidRPr="00C273AE">
        <w:rPr>
          <w:rFonts w:ascii="Arial" w:hAnsi="Arial" w:cs="Arial"/>
          <w:sz w:val="20"/>
          <w:szCs w:val="20"/>
        </w:rPr>
        <w:t>La tabla presenta un programa de limpieza y desinfección con actividades, frecuencias y responsables, garantizando higiene, control sanitario y prevención de contaminación.</w:t>
      </w:r>
    </w:p>
    <w:p w14:paraId="393266A5" w14:textId="77777777" w:rsidR="00D96FE5" w:rsidRDefault="00D96FE5" w:rsidP="005A0B64">
      <w:pPr>
        <w:spacing w:line="276" w:lineRule="auto"/>
        <w:ind w:left="567"/>
        <w:jc w:val="both"/>
        <w:rPr>
          <w:rFonts w:ascii="Arial" w:hAnsi="Arial" w:cs="Arial"/>
          <w:sz w:val="20"/>
          <w:szCs w:val="20"/>
        </w:rPr>
      </w:pPr>
    </w:p>
    <w:p w14:paraId="49FF5A62" w14:textId="296C13C0" w:rsidR="00D42A22" w:rsidRDefault="00D96FE5" w:rsidP="00D96FE5">
      <w:pPr>
        <w:spacing w:line="276" w:lineRule="auto"/>
        <w:ind w:left="567"/>
        <w:jc w:val="both"/>
        <w:rPr>
          <w:rStyle w:val="Textoennegrita"/>
          <w:rFonts w:ascii="Arial" w:hAnsi="Arial" w:cs="Arial"/>
          <w:b w:val="0"/>
          <w:bCs w:val="0"/>
          <w:color w:val="000000" w:themeColor="text1"/>
          <w:sz w:val="20"/>
          <w:szCs w:val="20"/>
        </w:rPr>
      </w:pPr>
      <w:r w:rsidRPr="00D96FE5">
        <w:rPr>
          <w:rFonts w:ascii="Arial" w:hAnsi="Arial" w:cs="Arial"/>
          <w:b/>
          <w:bCs/>
          <w:sz w:val="20"/>
          <w:szCs w:val="20"/>
        </w:rPr>
        <w:t>Tabla 8.</w:t>
      </w:r>
      <w:r>
        <w:rPr>
          <w:rFonts w:ascii="Arial" w:hAnsi="Arial" w:cs="Arial"/>
          <w:sz w:val="20"/>
          <w:szCs w:val="20"/>
        </w:rPr>
        <w:t xml:space="preserve"> </w:t>
      </w:r>
      <w:r w:rsidR="00D42A22" w:rsidRPr="00D96FE5">
        <w:rPr>
          <w:rStyle w:val="Textoennegrita"/>
          <w:rFonts w:ascii="Arial" w:hAnsi="Arial" w:cs="Arial"/>
          <w:b w:val="0"/>
          <w:bCs w:val="0"/>
          <w:color w:val="000000" w:themeColor="text1"/>
          <w:sz w:val="20"/>
          <w:szCs w:val="20"/>
        </w:rPr>
        <w:t>Ejemplo de programa de limpieza y desinfección</w:t>
      </w:r>
    </w:p>
    <w:p w14:paraId="63035870" w14:textId="77777777" w:rsidR="00D30F37" w:rsidRPr="00FD03D0" w:rsidRDefault="00D30F37" w:rsidP="00D96FE5">
      <w:pPr>
        <w:spacing w:line="276" w:lineRule="auto"/>
        <w:ind w:left="567"/>
        <w:jc w:val="both"/>
        <w:rPr>
          <w:rFonts w:ascii="Arial" w:hAnsi="Arial" w:cs="Arial"/>
          <w:color w:val="000000" w:themeColor="text1"/>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7"/>
        <w:gridCol w:w="1965"/>
        <w:gridCol w:w="1731"/>
        <w:gridCol w:w="1526"/>
        <w:gridCol w:w="1407"/>
      </w:tblGrid>
      <w:tr w:rsidR="00FD03D0" w:rsidRPr="00FD03D0" w14:paraId="4A0F4FED" w14:textId="77777777" w:rsidTr="00A01A4A">
        <w:trPr>
          <w:tblHeader/>
          <w:tblCellSpacing w:w="15" w:type="dxa"/>
          <w:jc w:val="center"/>
        </w:trPr>
        <w:tc>
          <w:tcPr>
            <w:tcW w:w="0" w:type="auto"/>
            <w:vAlign w:val="center"/>
            <w:hideMark/>
          </w:tcPr>
          <w:p w14:paraId="643B3A64"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Área</w:t>
            </w:r>
          </w:p>
        </w:tc>
        <w:tc>
          <w:tcPr>
            <w:tcW w:w="0" w:type="auto"/>
            <w:vAlign w:val="center"/>
            <w:hideMark/>
          </w:tcPr>
          <w:p w14:paraId="4F3BF188"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Método</w:t>
            </w:r>
          </w:p>
        </w:tc>
        <w:tc>
          <w:tcPr>
            <w:tcW w:w="0" w:type="auto"/>
            <w:vAlign w:val="center"/>
            <w:hideMark/>
          </w:tcPr>
          <w:p w14:paraId="49ADDB20"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Producto</w:t>
            </w:r>
          </w:p>
        </w:tc>
        <w:tc>
          <w:tcPr>
            <w:tcW w:w="0" w:type="auto"/>
            <w:vAlign w:val="center"/>
            <w:hideMark/>
          </w:tcPr>
          <w:p w14:paraId="2DBC49F8"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Frecuencia</w:t>
            </w:r>
          </w:p>
        </w:tc>
        <w:tc>
          <w:tcPr>
            <w:tcW w:w="0" w:type="auto"/>
            <w:vAlign w:val="center"/>
            <w:hideMark/>
          </w:tcPr>
          <w:p w14:paraId="2B6E85CA"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Responsable</w:t>
            </w:r>
          </w:p>
        </w:tc>
      </w:tr>
      <w:tr w:rsidR="00FD03D0" w:rsidRPr="00FD03D0" w14:paraId="7430CB3D" w14:textId="77777777" w:rsidTr="00A01A4A">
        <w:trPr>
          <w:tblCellSpacing w:w="15" w:type="dxa"/>
          <w:jc w:val="center"/>
        </w:trPr>
        <w:tc>
          <w:tcPr>
            <w:tcW w:w="0" w:type="auto"/>
            <w:vAlign w:val="center"/>
            <w:hideMark/>
          </w:tcPr>
          <w:p w14:paraId="487A241E"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Mesones</w:t>
            </w:r>
          </w:p>
        </w:tc>
        <w:tc>
          <w:tcPr>
            <w:tcW w:w="0" w:type="auto"/>
            <w:vAlign w:val="center"/>
            <w:hideMark/>
          </w:tcPr>
          <w:p w14:paraId="10C877C1"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Cepillado + enjuague</w:t>
            </w:r>
          </w:p>
        </w:tc>
        <w:tc>
          <w:tcPr>
            <w:tcW w:w="0" w:type="auto"/>
            <w:vAlign w:val="center"/>
            <w:hideMark/>
          </w:tcPr>
          <w:p w14:paraId="75A6ED51"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Detergente + cloro</w:t>
            </w:r>
          </w:p>
        </w:tc>
        <w:tc>
          <w:tcPr>
            <w:tcW w:w="0" w:type="auto"/>
            <w:vAlign w:val="center"/>
            <w:hideMark/>
          </w:tcPr>
          <w:p w14:paraId="1FEB4433"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Diario</w:t>
            </w:r>
          </w:p>
        </w:tc>
        <w:tc>
          <w:tcPr>
            <w:tcW w:w="0" w:type="auto"/>
            <w:vAlign w:val="center"/>
            <w:hideMark/>
          </w:tcPr>
          <w:p w14:paraId="1FA4111A"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Operario</w:t>
            </w:r>
          </w:p>
        </w:tc>
      </w:tr>
      <w:tr w:rsidR="00FD03D0" w:rsidRPr="00FD03D0" w14:paraId="32643EA1" w14:textId="77777777" w:rsidTr="00A01A4A">
        <w:trPr>
          <w:tblCellSpacing w:w="15" w:type="dxa"/>
          <w:jc w:val="center"/>
        </w:trPr>
        <w:tc>
          <w:tcPr>
            <w:tcW w:w="0" w:type="auto"/>
            <w:vAlign w:val="center"/>
            <w:hideMark/>
          </w:tcPr>
          <w:p w14:paraId="0EF1D73A"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Equipos</w:t>
            </w:r>
          </w:p>
        </w:tc>
        <w:tc>
          <w:tcPr>
            <w:tcW w:w="0" w:type="auto"/>
            <w:vAlign w:val="center"/>
            <w:hideMark/>
          </w:tcPr>
          <w:p w14:paraId="6EDA8D7B"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Desmontaje y lavado</w:t>
            </w:r>
          </w:p>
        </w:tc>
        <w:tc>
          <w:tcPr>
            <w:tcW w:w="0" w:type="auto"/>
            <w:vAlign w:val="center"/>
            <w:hideMark/>
          </w:tcPr>
          <w:p w14:paraId="5172977A"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Detergente</w:t>
            </w:r>
          </w:p>
        </w:tc>
        <w:tc>
          <w:tcPr>
            <w:tcW w:w="0" w:type="auto"/>
            <w:vAlign w:val="center"/>
            <w:hideMark/>
          </w:tcPr>
          <w:p w14:paraId="3429FD76"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Después de uso</w:t>
            </w:r>
          </w:p>
        </w:tc>
        <w:tc>
          <w:tcPr>
            <w:tcW w:w="0" w:type="auto"/>
            <w:vAlign w:val="center"/>
            <w:hideMark/>
          </w:tcPr>
          <w:p w14:paraId="49ED5F0C"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Operario</w:t>
            </w:r>
          </w:p>
        </w:tc>
      </w:tr>
      <w:tr w:rsidR="00FD03D0" w:rsidRPr="00FD03D0" w14:paraId="05C22A68" w14:textId="77777777" w:rsidTr="00A01A4A">
        <w:trPr>
          <w:tblCellSpacing w:w="15" w:type="dxa"/>
          <w:jc w:val="center"/>
        </w:trPr>
        <w:tc>
          <w:tcPr>
            <w:tcW w:w="0" w:type="auto"/>
            <w:vAlign w:val="center"/>
            <w:hideMark/>
          </w:tcPr>
          <w:p w14:paraId="4AC37636"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Pisos</w:t>
            </w:r>
          </w:p>
        </w:tc>
        <w:tc>
          <w:tcPr>
            <w:tcW w:w="0" w:type="auto"/>
            <w:vAlign w:val="center"/>
            <w:hideMark/>
          </w:tcPr>
          <w:p w14:paraId="479AD9A5"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Lavado con agua</w:t>
            </w:r>
          </w:p>
        </w:tc>
        <w:tc>
          <w:tcPr>
            <w:tcW w:w="0" w:type="auto"/>
            <w:vAlign w:val="center"/>
            <w:hideMark/>
          </w:tcPr>
          <w:p w14:paraId="1A9C7B97"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Desinfectante</w:t>
            </w:r>
          </w:p>
        </w:tc>
        <w:tc>
          <w:tcPr>
            <w:tcW w:w="0" w:type="auto"/>
            <w:vAlign w:val="center"/>
            <w:hideMark/>
          </w:tcPr>
          <w:p w14:paraId="003E11DF"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Diario</w:t>
            </w:r>
          </w:p>
        </w:tc>
        <w:tc>
          <w:tcPr>
            <w:tcW w:w="0" w:type="auto"/>
            <w:vAlign w:val="center"/>
            <w:hideMark/>
          </w:tcPr>
          <w:p w14:paraId="68404C76"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Auxiliar</w:t>
            </w:r>
          </w:p>
        </w:tc>
      </w:tr>
      <w:tr w:rsidR="00D42A22" w:rsidRPr="00FD03D0" w14:paraId="1E7FE7B3" w14:textId="77777777" w:rsidTr="00A01A4A">
        <w:trPr>
          <w:tblCellSpacing w:w="15" w:type="dxa"/>
          <w:jc w:val="center"/>
        </w:trPr>
        <w:tc>
          <w:tcPr>
            <w:tcW w:w="0" w:type="auto"/>
            <w:vAlign w:val="center"/>
            <w:hideMark/>
          </w:tcPr>
          <w:p w14:paraId="04E189FD"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Drenajes</w:t>
            </w:r>
          </w:p>
        </w:tc>
        <w:tc>
          <w:tcPr>
            <w:tcW w:w="0" w:type="auto"/>
            <w:vAlign w:val="center"/>
            <w:hideMark/>
          </w:tcPr>
          <w:p w14:paraId="5B7756D8"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Cepillado</w:t>
            </w:r>
          </w:p>
        </w:tc>
        <w:tc>
          <w:tcPr>
            <w:tcW w:w="0" w:type="auto"/>
            <w:vAlign w:val="center"/>
            <w:hideMark/>
          </w:tcPr>
          <w:p w14:paraId="0C4B958E"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Cloro</w:t>
            </w:r>
          </w:p>
        </w:tc>
        <w:tc>
          <w:tcPr>
            <w:tcW w:w="0" w:type="auto"/>
            <w:vAlign w:val="center"/>
            <w:hideMark/>
          </w:tcPr>
          <w:p w14:paraId="4AB53071"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Diario</w:t>
            </w:r>
          </w:p>
        </w:tc>
        <w:tc>
          <w:tcPr>
            <w:tcW w:w="0" w:type="auto"/>
            <w:vAlign w:val="center"/>
            <w:hideMark/>
          </w:tcPr>
          <w:p w14:paraId="2410404F"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Mantenimiento</w:t>
            </w:r>
          </w:p>
        </w:tc>
      </w:tr>
    </w:tbl>
    <w:p w14:paraId="2BE87F11" w14:textId="77777777" w:rsidR="00D42A22" w:rsidRPr="00FD03D0" w:rsidRDefault="00D42A22" w:rsidP="000A2A08">
      <w:pPr>
        <w:spacing w:line="276" w:lineRule="auto"/>
        <w:jc w:val="both"/>
        <w:rPr>
          <w:rFonts w:ascii="Arial" w:hAnsi="Arial" w:cs="Arial"/>
          <w:color w:val="000000" w:themeColor="text1"/>
          <w:sz w:val="20"/>
          <w:szCs w:val="20"/>
        </w:rPr>
      </w:pPr>
    </w:p>
    <w:p w14:paraId="3B389929" w14:textId="77777777" w:rsidR="004E33F7" w:rsidRDefault="004E33F7" w:rsidP="000A2A08">
      <w:pPr>
        <w:pStyle w:val="Ttulo1"/>
        <w:spacing w:before="0" w:after="0" w:line="276" w:lineRule="auto"/>
        <w:jc w:val="both"/>
        <w:rPr>
          <w:rStyle w:val="Textoennegrita"/>
          <w:rFonts w:ascii="Arial" w:hAnsi="Arial" w:cs="Arial"/>
          <w:color w:val="000000" w:themeColor="text1"/>
          <w:sz w:val="20"/>
          <w:szCs w:val="20"/>
        </w:rPr>
      </w:pPr>
    </w:p>
    <w:p w14:paraId="2FDAEFAE" w14:textId="0FF3C9AC" w:rsidR="00211622" w:rsidRPr="00211622" w:rsidRDefault="00AC18C1" w:rsidP="00211622">
      <w:pPr>
        <w:pStyle w:val="Ttulo1"/>
        <w:numPr>
          <w:ilvl w:val="2"/>
          <w:numId w:val="92"/>
        </w:numPr>
        <w:jc w:val="both"/>
        <w:rPr>
          <w:rStyle w:val="Textoennegrita"/>
          <w:rFonts w:ascii="Arial" w:hAnsi="Arial" w:cs="Arial"/>
          <w:color w:val="000000" w:themeColor="text1"/>
          <w:sz w:val="20"/>
          <w:szCs w:val="20"/>
        </w:rPr>
      </w:pPr>
      <w:r>
        <w:rPr>
          <w:rStyle w:val="Textoennegrita"/>
          <w:rFonts w:ascii="Arial" w:hAnsi="Arial" w:cs="Arial"/>
          <w:color w:val="000000" w:themeColor="text1"/>
          <w:sz w:val="20"/>
          <w:szCs w:val="20"/>
        </w:rPr>
        <w:t>Condiciones en el área de proceso</w:t>
      </w:r>
    </w:p>
    <w:p w14:paraId="58D590E3" w14:textId="77777777" w:rsidR="00211622" w:rsidRDefault="00211622" w:rsidP="00EB4D26">
      <w:pPr>
        <w:pStyle w:val="NormalWeb"/>
        <w:spacing w:before="0" w:beforeAutospacing="0" w:after="0" w:afterAutospacing="0" w:line="276" w:lineRule="auto"/>
        <w:ind w:left="720"/>
        <w:jc w:val="both"/>
        <w:rPr>
          <w:rFonts w:ascii="Arial" w:hAnsi="Arial" w:cs="Arial"/>
          <w:color w:val="000000" w:themeColor="text1"/>
          <w:sz w:val="20"/>
          <w:szCs w:val="20"/>
        </w:rPr>
      </w:pPr>
    </w:p>
    <w:p w14:paraId="635F784A" w14:textId="1027A389" w:rsidR="00BC04E1" w:rsidRDefault="00BC04E1" w:rsidP="00EB4D26">
      <w:pPr>
        <w:pStyle w:val="NormalWeb"/>
        <w:spacing w:before="0" w:beforeAutospacing="0" w:after="0" w:afterAutospacing="0" w:line="276" w:lineRule="auto"/>
        <w:ind w:left="720"/>
        <w:jc w:val="both"/>
        <w:rPr>
          <w:rFonts w:ascii="Arial" w:hAnsi="Arial" w:cs="Arial"/>
          <w:color w:val="000000" w:themeColor="text1"/>
          <w:sz w:val="20"/>
          <w:szCs w:val="20"/>
        </w:rPr>
      </w:pPr>
      <w:r w:rsidRPr="00BC04E1">
        <w:rPr>
          <w:rFonts w:ascii="Arial" w:hAnsi="Arial" w:cs="Arial"/>
          <w:color w:val="000000" w:themeColor="text1"/>
          <w:sz w:val="20"/>
          <w:szCs w:val="20"/>
        </w:rPr>
        <w:t>En el área de proceso está prohibido comer o fumar, los visitantes deben cumplir las normas establecidas y se debe mantener un estricto control sanitario del personal para garantizar la inocuidad.</w:t>
      </w:r>
    </w:p>
    <w:p w14:paraId="3FE65D6A" w14:textId="77777777" w:rsidR="00571B02" w:rsidRDefault="00571B02" w:rsidP="00571B02">
      <w:pPr>
        <w:pStyle w:val="NormalWeb"/>
        <w:spacing w:before="0" w:beforeAutospacing="0" w:after="0" w:afterAutospacing="0" w:line="276" w:lineRule="auto"/>
        <w:jc w:val="both"/>
      </w:pPr>
    </w:p>
    <w:p w14:paraId="58738A97" w14:textId="78587990" w:rsidR="00571B02" w:rsidRPr="00571B02" w:rsidRDefault="003D2D70" w:rsidP="00571B02">
      <w:pPr>
        <w:pStyle w:val="Ttulo1"/>
        <w:numPr>
          <w:ilvl w:val="2"/>
          <w:numId w:val="92"/>
        </w:numPr>
        <w:jc w:val="both"/>
        <w:rPr>
          <w:rStyle w:val="Textoennegrita"/>
          <w:rFonts w:ascii="Arial" w:hAnsi="Arial" w:cs="Arial"/>
          <w:color w:val="000000" w:themeColor="text1"/>
          <w:sz w:val="20"/>
          <w:szCs w:val="20"/>
        </w:rPr>
      </w:pPr>
      <w:r>
        <w:rPr>
          <w:rStyle w:val="Textoennegrita"/>
          <w:rFonts w:ascii="Arial" w:hAnsi="Arial" w:cs="Arial"/>
          <w:color w:val="000000" w:themeColor="text1"/>
          <w:sz w:val="20"/>
          <w:szCs w:val="20"/>
        </w:rPr>
        <w:t>Limpieza en e</w:t>
      </w:r>
      <w:r w:rsidR="00571B02" w:rsidRPr="00571B02">
        <w:rPr>
          <w:rStyle w:val="Textoennegrita"/>
          <w:rFonts w:ascii="Arial" w:hAnsi="Arial" w:cs="Arial"/>
          <w:color w:val="000000" w:themeColor="text1"/>
          <w:sz w:val="20"/>
          <w:szCs w:val="20"/>
        </w:rPr>
        <w:t>quipos y utensilios</w:t>
      </w:r>
    </w:p>
    <w:p w14:paraId="2BCB1681" w14:textId="77777777" w:rsidR="0087015E" w:rsidRDefault="0087015E" w:rsidP="00EB4D26">
      <w:pPr>
        <w:pStyle w:val="NormalWeb"/>
        <w:spacing w:before="0" w:beforeAutospacing="0" w:after="0" w:afterAutospacing="0" w:line="276" w:lineRule="auto"/>
        <w:ind w:left="720"/>
        <w:jc w:val="both"/>
        <w:rPr>
          <w:rFonts w:ascii="Arial" w:hAnsi="Arial" w:cs="Arial"/>
          <w:color w:val="000000" w:themeColor="text1"/>
          <w:sz w:val="20"/>
          <w:szCs w:val="20"/>
        </w:rPr>
      </w:pPr>
    </w:p>
    <w:p w14:paraId="2C12FA1E" w14:textId="78F50F54" w:rsidR="003D2D70" w:rsidRDefault="003D2D70" w:rsidP="00EB4D26">
      <w:pPr>
        <w:pStyle w:val="NormalWeb"/>
        <w:spacing w:before="0" w:beforeAutospacing="0" w:after="0" w:afterAutospacing="0" w:line="276" w:lineRule="auto"/>
        <w:ind w:left="720"/>
        <w:jc w:val="both"/>
        <w:rPr>
          <w:rFonts w:ascii="Arial" w:hAnsi="Arial" w:cs="Arial"/>
          <w:color w:val="000000" w:themeColor="text1"/>
          <w:sz w:val="20"/>
          <w:szCs w:val="20"/>
        </w:rPr>
      </w:pPr>
      <w:r w:rsidRPr="00FD03D0">
        <w:rPr>
          <w:rFonts w:ascii="Arial" w:hAnsi="Arial" w:cs="Arial"/>
          <w:color w:val="000000" w:themeColor="text1"/>
          <w:sz w:val="20"/>
          <w:szCs w:val="20"/>
        </w:rPr>
        <w:t>La limpieza debe ser rigurosa para evitar contaminación cruzada.</w:t>
      </w:r>
    </w:p>
    <w:p w14:paraId="48FB48FE" w14:textId="77777777" w:rsidR="00A403AA" w:rsidRDefault="00A403AA" w:rsidP="00A403AA">
      <w:pPr>
        <w:pStyle w:val="NormalWeb"/>
        <w:spacing w:before="0" w:beforeAutospacing="0" w:after="0" w:afterAutospacing="0" w:line="276" w:lineRule="auto"/>
        <w:ind w:left="1440"/>
        <w:jc w:val="both"/>
      </w:pPr>
    </w:p>
    <w:p w14:paraId="11E530C3" w14:textId="2651FA51" w:rsidR="00A403AA" w:rsidRDefault="00A403AA" w:rsidP="00A403AA">
      <w:pPr>
        <w:pStyle w:val="Ttulo3"/>
        <w:spacing w:before="0" w:after="0" w:line="276" w:lineRule="auto"/>
        <w:ind w:left="720"/>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Proceso general</w:t>
      </w:r>
    </w:p>
    <w:p w14:paraId="45ABEECC" w14:textId="77777777" w:rsidR="00A403AA" w:rsidRPr="00A403AA" w:rsidRDefault="00A403AA" w:rsidP="00A403AA"/>
    <w:p w14:paraId="208C70A0" w14:textId="77777777" w:rsidR="00A403AA" w:rsidRPr="00FD03D0" w:rsidRDefault="00A403AA" w:rsidP="00A403AA">
      <w:pPr>
        <w:numPr>
          <w:ilvl w:val="0"/>
          <w:numId w:val="32"/>
        </w:numPr>
        <w:tabs>
          <w:tab w:val="clear" w:pos="720"/>
          <w:tab w:val="num" w:pos="1440"/>
        </w:tabs>
        <w:spacing w:line="276" w:lineRule="auto"/>
        <w:ind w:left="1440"/>
        <w:jc w:val="both"/>
        <w:rPr>
          <w:rFonts w:ascii="Arial" w:hAnsi="Arial" w:cs="Arial"/>
          <w:color w:val="000000" w:themeColor="text1"/>
          <w:sz w:val="20"/>
          <w:szCs w:val="20"/>
        </w:rPr>
      </w:pPr>
      <w:r w:rsidRPr="00FD03D0">
        <w:rPr>
          <w:rFonts w:ascii="Arial" w:hAnsi="Arial" w:cs="Arial"/>
          <w:color w:val="000000" w:themeColor="text1"/>
          <w:sz w:val="20"/>
          <w:szCs w:val="20"/>
        </w:rPr>
        <w:t xml:space="preserve">Selección del área </w:t>
      </w:r>
    </w:p>
    <w:p w14:paraId="46C95E0D" w14:textId="77777777" w:rsidR="00A403AA" w:rsidRPr="00FD03D0" w:rsidRDefault="00A403AA" w:rsidP="00A403AA">
      <w:pPr>
        <w:numPr>
          <w:ilvl w:val="0"/>
          <w:numId w:val="32"/>
        </w:numPr>
        <w:tabs>
          <w:tab w:val="clear" w:pos="720"/>
          <w:tab w:val="num" w:pos="1440"/>
        </w:tabs>
        <w:spacing w:line="276" w:lineRule="auto"/>
        <w:ind w:left="1440"/>
        <w:jc w:val="both"/>
        <w:rPr>
          <w:rFonts w:ascii="Arial" w:hAnsi="Arial" w:cs="Arial"/>
          <w:color w:val="000000" w:themeColor="text1"/>
          <w:sz w:val="20"/>
          <w:szCs w:val="20"/>
        </w:rPr>
      </w:pPr>
      <w:r w:rsidRPr="00FD03D0">
        <w:rPr>
          <w:rFonts w:ascii="Arial" w:hAnsi="Arial" w:cs="Arial"/>
          <w:color w:val="000000" w:themeColor="text1"/>
          <w:sz w:val="20"/>
          <w:szCs w:val="20"/>
        </w:rPr>
        <w:t xml:space="preserve">Identificación de suciedad </w:t>
      </w:r>
    </w:p>
    <w:p w14:paraId="3629EDD8" w14:textId="77777777" w:rsidR="00A403AA" w:rsidRPr="00FD03D0" w:rsidRDefault="00A403AA" w:rsidP="00A403AA">
      <w:pPr>
        <w:numPr>
          <w:ilvl w:val="0"/>
          <w:numId w:val="32"/>
        </w:numPr>
        <w:tabs>
          <w:tab w:val="clear" w:pos="720"/>
          <w:tab w:val="num" w:pos="1440"/>
        </w:tabs>
        <w:spacing w:line="276" w:lineRule="auto"/>
        <w:ind w:left="1440"/>
        <w:jc w:val="both"/>
        <w:rPr>
          <w:rFonts w:ascii="Arial" w:hAnsi="Arial" w:cs="Arial"/>
          <w:color w:val="000000" w:themeColor="text1"/>
          <w:sz w:val="20"/>
          <w:szCs w:val="20"/>
        </w:rPr>
      </w:pPr>
      <w:r w:rsidRPr="00FD03D0">
        <w:rPr>
          <w:rFonts w:ascii="Arial" w:hAnsi="Arial" w:cs="Arial"/>
          <w:color w:val="000000" w:themeColor="text1"/>
          <w:sz w:val="20"/>
          <w:szCs w:val="20"/>
        </w:rPr>
        <w:t xml:space="preserve">Selección de detergente </w:t>
      </w:r>
    </w:p>
    <w:p w14:paraId="01963823" w14:textId="77777777" w:rsidR="00A403AA" w:rsidRPr="00FD03D0" w:rsidRDefault="00A403AA" w:rsidP="00A403AA">
      <w:pPr>
        <w:numPr>
          <w:ilvl w:val="0"/>
          <w:numId w:val="32"/>
        </w:numPr>
        <w:tabs>
          <w:tab w:val="clear" w:pos="720"/>
          <w:tab w:val="num" w:pos="1440"/>
        </w:tabs>
        <w:spacing w:line="276" w:lineRule="auto"/>
        <w:ind w:left="1440"/>
        <w:jc w:val="both"/>
        <w:rPr>
          <w:rFonts w:ascii="Arial" w:hAnsi="Arial" w:cs="Arial"/>
          <w:color w:val="000000" w:themeColor="text1"/>
          <w:sz w:val="20"/>
          <w:szCs w:val="20"/>
        </w:rPr>
      </w:pPr>
      <w:r w:rsidRPr="00FD03D0">
        <w:rPr>
          <w:rFonts w:ascii="Arial" w:hAnsi="Arial" w:cs="Arial"/>
          <w:color w:val="000000" w:themeColor="text1"/>
          <w:sz w:val="20"/>
          <w:szCs w:val="20"/>
        </w:rPr>
        <w:t xml:space="preserve">Aplicación de limpieza </w:t>
      </w:r>
    </w:p>
    <w:p w14:paraId="7AF440D2" w14:textId="77777777" w:rsidR="00A403AA" w:rsidRPr="00FD03D0" w:rsidRDefault="00A403AA" w:rsidP="00A403AA">
      <w:pPr>
        <w:numPr>
          <w:ilvl w:val="0"/>
          <w:numId w:val="32"/>
        </w:numPr>
        <w:tabs>
          <w:tab w:val="clear" w:pos="720"/>
          <w:tab w:val="num" w:pos="1440"/>
        </w:tabs>
        <w:spacing w:line="276" w:lineRule="auto"/>
        <w:ind w:left="1440"/>
        <w:jc w:val="both"/>
        <w:rPr>
          <w:rFonts w:ascii="Arial" w:hAnsi="Arial" w:cs="Arial"/>
          <w:color w:val="000000" w:themeColor="text1"/>
          <w:sz w:val="20"/>
          <w:szCs w:val="20"/>
        </w:rPr>
      </w:pPr>
      <w:r w:rsidRPr="00FD03D0">
        <w:rPr>
          <w:rFonts w:ascii="Arial" w:hAnsi="Arial" w:cs="Arial"/>
          <w:color w:val="000000" w:themeColor="text1"/>
          <w:sz w:val="20"/>
          <w:szCs w:val="20"/>
        </w:rPr>
        <w:t xml:space="preserve">Enjuague </w:t>
      </w:r>
    </w:p>
    <w:p w14:paraId="0767BBA5" w14:textId="77777777" w:rsidR="00A403AA" w:rsidRPr="00FD03D0" w:rsidRDefault="00A403AA" w:rsidP="00A403AA">
      <w:pPr>
        <w:numPr>
          <w:ilvl w:val="0"/>
          <w:numId w:val="32"/>
        </w:numPr>
        <w:tabs>
          <w:tab w:val="clear" w:pos="720"/>
          <w:tab w:val="num" w:pos="1440"/>
        </w:tabs>
        <w:spacing w:line="276" w:lineRule="auto"/>
        <w:ind w:left="1440"/>
        <w:jc w:val="both"/>
        <w:rPr>
          <w:rFonts w:ascii="Arial" w:hAnsi="Arial" w:cs="Arial"/>
          <w:color w:val="000000" w:themeColor="text1"/>
          <w:sz w:val="20"/>
          <w:szCs w:val="20"/>
        </w:rPr>
      </w:pPr>
      <w:r w:rsidRPr="00FD03D0">
        <w:rPr>
          <w:rFonts w:ascii="Arial" w:hAnsi="Arial" w:cs="Arial"/>
          <w:color w:val="000000" w:themeColor="text1"/>
          <w:sz w:val="20"/>
          <w:szCs w:val="20"/>
        </w:rPr>
        <w:t xml:space="preserve">Desinfección </w:t>
      </w:r>
    </w:p>
    <w:p w14:paraId="3CE57643" w14:textId="77777777" w:rsidR="00A403AA" w:rsidRDefault="00A403AA" w:rsidP="00A403AA">
      <w:pPr>
        <w:pStyle w:val="Ttulo2"/>
        <w:spacing w:before="0" w:after="0" w:line="276" w:lineRule="auto"/>
        <w:ind w:left="720"/>
        <w:jc w:val="both"/>
        <w:rPr>
          <w:rStyle w:val="Textoennegrita"/>
          <w:rFonts w:ascii="Arial" w:hAnsi="Arial" w:cs="Arial"/>
          <w:color w:val="000000" w:themeColor="text1"/>
          <w:sz w:val="20"/>
          <w:szCs w:val="20"/>
        </w:rPr>
      </w:pPr>
    </w:p>
    <w:p w14:paraId="3196517B" w14:textId="0822DF84" w:rsidR="00A403AA" w:rsidRDefault="00A403AA" w:rsidP="00A403AA">
      <w:pPr>
        <w:pStyle w:val="Ttulo2"/>
        <w:spacing w:before="0" w:after="0" w:line="276" w:lineRule="auto"/>
        <w:ind w:left="720"/>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Importancia en plantas cárnicas</w:t>
      </w:r>
    </w:p>
    <w:p w14:paraId="67D81AC7" w14:textId="77777777" w:rsidR="00A403AA" w:rsidRPr="00A403AA" w:rsidRDefault="00A403AA" w:rsidP="00A403AA"/>
    <w:p w14:paraId="6EC0996C" w14:textId="77777777" w:rsidR="00A403AA" w:rsidRPr="00FD03D0" w:rsidRDefault="00A403AA" w:rsidP="00A403AA">
      <w:pPr>
        <w:numPr>
          <w:ilvl w:val="0"/>
          <w:numId w:val="33"/>
        </w:numPr>
        <w:tabs>
          <w:tab w:val="clear" w:pos="720"/>
          <w:tab w:val="num" w:pos="1440"/>
        </w:tabs>
        <w:spacing w:line="276" w:lineRule="auto"/>
        <w:ind w:left="1440"/>
        <w:jc w:val="both"/>
        <w:rPr>
          <w:rFonts w:ascii="Arial" w:hAnsi="Arial" w:cs="Arial"/>
          <w:color w:val="000000" w:themeColor="text1"/>
          <w:sz w:val="20"/>
          <w:szCs w:val="20"/>
        </w:rPr>
      </w:pPr>
      <w:r w:rsidRPr="00FD03D0">
        <w:rPr>
          <w:rFonts w:ascii="Arial" w:hAnsi="Arial" w:cs="Arial"/>
          <w:color w:val="000000" w:themeColor="text1"/>
          <w:sz w:val="20"/>
          <w:szCs w:val="20"/>
        </w:rPr>
        <w:t xml:space="preserve">Previene enfermedades transmitidas por alimentos </w:t>
      </w:r>
    </w:p>
    <w:p w14:paraId="6DCAB7D9" w14:textId="77777777" w:rsidR="00A403AA" w:rsidRPr="00FD03D0" w:rsidRDefault="00A403AA" w:rsidP="00A403AA">
      <w:pPr>
        <w:numPr>
          <w:ilvl w:val="0"/>
          <w:numId w:val="33"/>
        </w:numPr>
        <w:tabs>
          <w:tab w:val="clear" w:pos="720"/>
          <w:tab w:val="num" w:pos="1440"/>
        </w:tabs>
        <w:spacing w:line="276" w:lineRule="auto"/>
        <w:ind w:left="1440"/>
        <w:jc w:val="both"/>
        <w:rPr>
          <w:rFonts w:ascii="Arial" w:hAnsi="Arial" w:cs="Arial"/>
          <w:color w:val="000000" w:themeColor="text1"/>
          <w:sz w:val="20"/>
          <w:szCs w:val="20"/>
        </w:rPr>
      </w:pPr>
      <w:r w:rsidRPr="00FD03D0">
        <w:rPr>
          <w:rFonts w:ascii="Arial" w:hAnsi="Arial" w:cs="Arial"/>
          <w:color w:val="000000" w:themeColor="text1"/>
          <w:sz w:val="20"/>
          <w:szCs w:val="20"/>
        </w:rPr>
        <w:t xml:space="preserve">Evita contaminación cruzada </w:t>
      </w:r>
    </w:p>
    <w:p w14:paraId="14FBE42A" w14:textId="77777777" w:rsidR="00A403AA" w:rsidRPr="00FD03D0" w:rsidRDefault="00A403AA" w:rsidP="00A403AA">
      <w:pPr>
        <w:numPr>
          <w:ilvl w:val="0"/>
          <w:numId w:val="33"/>
        </w:numPr>
        <w:tabs>
          <w:tab w:val="clear" w:pos="720"/>
          <w:tab w:val="num" w:pos="1440"/>
        </w:tabs>
        <w:spacing w:line="276" w:lineRule="auto"/>
        <w:ind w:left="1440"/>
        <w:jc w:val="both"/>
        <w:rPr>
          <w:rFonts w:ascii="Arial" w:hAnsi="Arial" w:cs="Arial"/>
          <w:color w:val="000000" w:themeColor="text1"/>
          <w:sz w:val="20"/>
          <w:szCs w:val="20"/>
        </w:rPr>
      </w:pPr>
      <w:r w:rsidRPr="00FD03D0">
        <w:rPr>
          <w:rFonts w:ascii="Arial" w:hAnsi="Arial" w:cs="Arial"/>
          <w:color w:val="000000" w:themeColor="text1"/>
          <w:sz w:val="20"/>
          <w:szCs w:val="20"/>
        </w:rPr>
        <w:t xml:space="preserve">Garantiza calidad e inocuidad </w:t>
      </w:r>
    </w:p>
    <w:p w14:paraId="1E6CDB21" w14:textId="77777777" w:rsidR="00A403AA" w:rsidRPr="00FD03D0" w:rsidRDefault="00A403AA" w:rsidP="00A403AA">
      <w:pPr>
        <w:numPr>
          <w:ilvl w:val="0"/>
          <w:numId w:val="33"/>
        </w:numPr>
        <w:tabs>
          <w:tab w:val="clear" w:pos="720"/>
          <w:tab w:val="num" w:pos="1440"/>
        </w:tabs>
        <w:spacing w:line="276" w:lineRule="auto"/>
        <w:ind w:left="1440"/>
        <w:jc w:val="both"/>
        <w:rPr>
          <w:rFonts w:ascii="Arial" w:hAnsi="Arial" w:cs="Arial"/>
          <w:color w:val="000000" w:themeColor="text1"/>
          <w:sz w:val="20"/>
          <w:szCs w:val="20"/>
        </w:rPr>
      </w:pPr>
      <w:r w:rsidRPr="00FD03D0">
        <w:rPr>
          <w:rFonts w:ascii="Arial" w:hAnsi="Arial" w:cs="Arial"/>
          <w:color w:val="000000" w:themeColor="text1"/>
          <w:sz w:val="20"/>
          <w:szCs w:val="20"/>
        </w:rPr>
        <w:t>Cumple normativa sanitaria</w:t>
      </w:r>
    </w:p>
    <w:p w14:paraId="131EE6F6" w14:textId="77777777" w:rsidR="00A403AA" w:rsidRDefault="00A403AA" w:rsidP="00EB4D26">
      <w:pPr>
        <w:pStyle w:val="NormalWeb"/>
        <w:spacing w:before="0" w:beforeAutospacing="0" w:after="0" w:afterAutospacing="0" w:line="276" w:lineRule="auto"/>
        <w:ind w:left="720"/>
        <w:jc w:val="both"/>
      </w:pPr>
    </w:p>
    <w:p w14:paraId="26ADE9F4" w14:textId="77777777" w:rsidR="003D2D70" w:rsidRDefault="003D2D70" w:rsidP="00EB4D26">
      <w:pPr>
        <w:pStyle w:val="NormalWeb"/>
        <w:spacing w:before="0" w:beforeAutospacing="0" w:after="0" w:afterAutospacing="0" w:line="276" w:lineRule="auto"/>
        <w:ind w:left="720"/>
        <w:jc w:val="both"/>
        <w:rPr>
          <w:rFonts w:ascii="Arial" w:hAnsi="Arial" w:cs="Arial"/>
          <w:color w:val="000000" w:themeColor="text1"/>
          <w:sz w:val="20"/>
          <w:szCs w:val="20"/>
        </w:rPr>
      </w:pPr>
    </w:p>
    <w:p w14:paraId="068CBEAC" w14:textId="7CB009B5" w:rsidR="00D42A22" w:rsidRDefault="00D42A22" w:rsidP="002E129E">
      <w:pPr>
        <w:pStyle w:val="Ttulo2"/>
        <w:numPr>
          <w:ilvl w:val="2"/>
          <w:numId w:val="92"/>
        </w:numPr>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Requisitos sanitarios</w:t>
      </w:r>
    </w:p>
    <w:p w14:paraId="3184551B" w14:textId="77777777" w:rsidR="00773CBD" w:rsidRDefault="00773CBD" w:rsidP="00773CBD"/>
    <w:p w14:paraId="09C05DCC" w14:textId="77777777" w:rsidR="003D29D4" w:rsidRDefault="00773CBD" w:rsidP="00773CBD">
      <w:pPr>
        <w:pStyle w:val="NormalWeb"/>
        <w:spacing w:before="0" w:beforeAutospacing="0" w:after="0" w:afterAutospacing="0" w:line="276" w:lineRule="auto"/>
        <w:ind w:left="720"/>
        <w:jc w:val="both"/>
        <w:rPr>
          <w:rFonts w:ascii="Arial" w:hAnsi="Arial" w:cs="Arial"/>
          <w:color w:val="000000" w:themeColor="text1"/>
          <w:sz w:val="20"/>
          <w:szCs w:val="20"/>
        </w:rPr>
      </w:pPr>
      <w:r w:rsidRPr="00773CBD">
        <w:rPr>
          <w:rFonts w:ascii="Arial" w:hAnsi="Arial" w:cs="Arial"/>
          <w:color w:val="000000" w:themeColor="text1"/>
          <w:sz w:val="20"/>
          <w:szCs w:val="20"/>
        </w:rPr>
        <w:t>En la</w:t>
      </w:r>
      <w:r>
        <w:rPr>
          <w:rFonts w:ascii="Arial" w:hAnsi="Arial" w:cs="Arial"/>
          <w:color w:val="000000" w:themeColor="text1"/>
          <w:sz w:val="20"/>
          <w:szCs w:val="20"/>
        </w:rPr>
        <w:t xml:space="preserve"> siguiente tabla se de</w:t>
      </w:r>
      <w:r w:rsidR="003D29D4">
        <w:rPr>
          <w:rFonts w:ascii="Arial" w:hAnsi="Arial" w:cs="Arial"/>
          <w:color w:val="000000" w:themeColor="text1"/>
          <w:sz w:val="20"/>
          <w:szCs w:val="20"/>
        </w:rPr>
        <w:t>talla el requisito sanitario y la descripción.</w:t>
      </w:r>
    </w:p>
    <w:p w14:paraId="743054A8" w14:textId="77777777" w:rsidR="003D29D4" w:rsidRDefault="003D29D4" w:rsidP="00773CBD">
      <w:pPr>
        <w:pStyle w:val="NormalWeb"/>
        <w:spacing w:before="0" w:beforeAutospacing="0" w:after="0" w:afterAutospacing="0" w:line="276" w:lineRule="auto"/>
        <w:ind w:left="720"/>
        <w:jc w:val="both"/>
        <w:rPr>
          <w:rFonts w:ascii="Arial" w:hAnsi="Arial" w:cs="Arial"/>
          <w:color w:val="000000" w:themeColor="text1"/>
          <w:sz w:val="20"/>
          <w:szCs w:val="20"/>
        </w:rPr>
      </w:pPr>
    </w:p>
    <w:p w14:paraId="1EE6255A" w14:textId="77777777" w:rsidR="003D29D4" w:rsidRDefault="003D29D4" w:rsidP="00773CBD">
      <w:pPr>
        <w:pStyle w:val="NormalWeb"/>
        <w:spacing w:before="0" w:beforeAutospacing="0" w:after="0" w:afterAutospacing="0" w:line="276" w:lineRule="auto"/>
        <w:ind w:left="720"/>
        <w:jc w:val="both"/>
        <w:rPr>
          <w:rFonts w:ascii="Arial" w:hAnsi="Arial" w:cs="Arial"/>
          <w:b/>
          <w:bCs/>
          <w:color w:val="000000" w:themeColor="text1"/>
          <w:sz w:val="20"/>
          <w:szCs w:val="20"/>
        </w:rPr>
      </w:pPr>
    </w:p>
    <w:p w14:paraId="20BD4400" w14:textId="77777777" w:rsidR="003D29D4" w:rsidRDefault="003D29D4" w:rsidP="00773CBD">
      <w:pPr>
        <w:pStyle w:val="NormalWeb"/>
        <w:spacing w:before="0" w:beforeAutospacing="0" w:after="0" w:afterAutospacing="0" w:line="276" w:lineRule="auto"/>
        <w:ind w:left="720"/>
        <w:jc w:val="both"/>
        <w:rPr>
          <w:rFonts w:ascii="Arial" w:hAnsi="Arial" w:cs="Arial"/>
          <w:b/>
          <w:bCs/>
          <w:color w:val="000000" w:themeColor="text1"/>
          <w:sz w:val="20"/>
          <w:szCs w:val="20"/>
        </w:rPr>
      </w:pPr>
    </w:p>
    <w:p w14:paraId="7E41B7CC" w14:textId="77777777" w:rsidR="003D29D4" w:rsidRDefault="003D29D4" w:rsidP="00773CBD">
      <w:pPr>
        <w:pStyle w:val="NormalWeb"/>
        <w:spacing w:before="0" w:beforeAutospacing="0" w:after="0" w:afterAutospacing="0" w:line="276" w:lineRule="auto"/>
        <w:ind w:left="720"/>
        <w:jc w:val="both"/>
        <w:rPr>
          <w:rFonts w:ascii="Arial" w:hAnsi="Arial" w:cs="Arial"/>
          <w:b/>
          <w:bCs/>
          <w:color w:val="000000" w:themeColor="text1"/>
          <w:sz w:val="20"/>
          <w:szCs w:val="20"/>
        </w:rPr>
      </w:pPr>
    </w:p>
    <w:p w14:paraId="32DAE789" w14:textId="17E66F1F" w:rsidR="003D29D4" w:rsidRDefault="003D29D4" w:rsidP="00773CBD">
      <w:pPr>
        <w:pStyle w:val="NormalWeb"/>
        <w:spacing w:before="0" w:beforeAutospacing="0" w:after="0" w:afterAutospacing="0" w:line="276" w:lineRule="auto"/>
        <w:ind w:left="720"/>
        <w:jc w:val="both"/>
        <w:rPr>
          <w:rFonts w:ascii="Arial" w:hAnsi="Arial" w:cs="Arial"/>
          <w:color w:val="000000" w:themeColor="text1"/>
          <w:sz w:val="20"/>
          <w:szCs w:val="20"/>
        </w:rPr>
      </w:pPr>
      <w:r w:rsidRPr="003D29D4">
        <w:rPr>
          <w:rFonts w:ascii="Arial" w:hAnsi="Arial" w:cs="Arial"/>
          <w:b/>
          <w:bCs/>
          <w:color w:val="000000" w:themeColor="text1"/>
          <w:sz w:val="20"/>
          <w:szCs w:val="20"/>
        </w:rPr>
        <w:t>Tabla 9</w:t>
      </w:r>
      <w:r>
        <w:rPr>
          <w:rFonts w:ascii="Arial" w:hAnsi="Arial" w:cs="Arial"/>
          <w:color w:val="000000" w:themeColor="text1"/>
          <w:sz w:val="20"/>
          <w:szCs w:val="20"/>
        </w:rPr>
        <w:t>. Requisitos sanitarios</w:t>
      </w:r>
    </w:p>
    <w:p w14:paraId="709583FC" w14:textId="5498ECC6" w:rsidR="00773CBD" w:rsidRPr="00773CBD" w:rsidRDefault="00773CBD" w:rsidP="00773CBD">
      <w:pPr>
        <w:pStyle w:val="NormalWeb"/>
        <w:spacing w:before="0" w:beforeAutospacing="0" w:after="0" w:afterAutospacing="0" w:line="276" w:lineRule="auto"/>
        <w:ind w:left="720"/>
        <w:jc w:val="both"/>
        <w:rPr>
          <w:rFonts w:ascii="Arial" w:hAnsi="Arial" w:cs="Arial"/>
          <w:color w:val="000000" w:themeColor="text1"/>
          <w:sz w:val="20"/>
          <w:szCs w:val="20"/>
        </w:rPr>
      </w:pPr>
      <w:r w:rsidRPr="00773CBD">
        <w:rPr>
          <w:rFonts w:ascii="Arial" w:hAnsi="Arial" w:cs="Arial"/>
          <w:color w:val="000000" w:themeColor="text1"/>
          <w:sz w:val="20"/>
          <w:szCs w:val="20"/>
        </w:rPr>
        <w:t xml:space="preserve">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1"/>
        <w:gridCol w:w="2675"/>
      </w:tblGrid>
      <w:tr w:rsidR="00FD03D0" w:rsidRPr="00FD03D0" w14:paraId="7F654AA3" w14:textId="77777777" w:rsidTr="00A01A4A">
        <w:trPr>
          <w:tblHeader/>
          <w:tblCellSpacing w:w="15" w:type="dxa"/>
          <w:jc w:val="center"/>
        </w:trPr>
        <w:tc>
          <w:tcPr>
            <w:tcW w:w="0" w:type="auto"/>
            <w:vAlign w:val="center"/>
            <w:hideMark/>
          </w:tcPr>
          <w:p w14:paraId="607B6FC6"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Requisito</w:t>
            </w:r>
          </w:p>
        </w:tc>
        <w:tc>
          <w:tcPr>
            <w:tcW w:w="0" w:type="auto"/>
            <w:vAlign w:val="center"/>
            <w:hideMark/>
          </w:tcPr>
          <w:p w14:paraId="7A7BEDF8"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Descripción</w:t>
            </w:r>
          </w:p>
        </w:tc>
      </w:tr>
      <w:tr w:rsidR="00FD03D0" w:rsidRPr="00FD03D0" w14:paraId="28DEE9CB" w14:textId="77777777" w:rsidTr="00A01A4A">
        <w:trPr>
          <w:tblCellSpacing w:w="15" w:type="dxa"/>
          <w:jc w:val="center"/>
        </w:trPr>
        <w:tc>
          <w:tcPr>
            <w:tcW w:w="0" w:type="auto"/>
            <w:vAlign w:val="center"/>
            <w:hideMark/>
          </w:tcPr>
          <w:p w14:paraId="6BED3FAE"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Materiales</w:t>
            </w:r>
          </w:p>
        </w:tc>
        <w:tc>
          <w:tcPr>
            <w:tcW w:w="0" w:type="auto"/>
            <w:vAlign w:val="center"/>
            <w:hideMark/>
          </w:tcPr>
          <w:p w14:paraId="07B0E8C8"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No corrosivos</w:t>
            </w:r>
          </w:p>
        </w:tc>
      </w:tr>
      <w:tr w:rsidR="00FD03D0" w:rsidRPr="00FD03D0" w14:paraId="5A255448" w14:textId="77777777" w:rsidTr="00A01A4A">
        <w:trPr>
          <w:tblCellSpacing w:w="15" w:type="dxa"/>
          <w:jc w:val="center"/>
        </w:trPr>
        <w:tc>
          <w:tcPr>
            <w:tcW w:w="0" w:type="auto"/>
            <w:vAlign w:val="center"/>
            <w:hideMark/>
          </w:tcPr>
          <w:p w14:paraId="0ABBDFE0"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Superficies</w:t>
            </w:r>
          </w:p>
        </w:tc>
        <w:tc>
          <w:tcPr>
            <w:tcW w:w="0" w:type="auto"/>
            <w:vAlign w:val="center"/>
            <w:hideMark/>
          </w:tcPr>
          <w:p w14:paraId="648840A8"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Lisas y no porosas</w:t>
            </w:r>
          </w:p>
        </w:tc>
      </w:tr>
      <w:tr w:rsidR="00FD03D0" w:rsidRPr="00FD03D0" w14:paraId="646EEA40" w14:textId="77777777" w:rsidTr="00A01A4A">
        <w:trPr>
          <w:tblCellSpacing w:w="15" w:type="dxa"/>
          <w:jc w:val="center"/>
        </w:trPr>
        <w:tc>
          <w:tcPr>
            <w:tcW w:w="0" w:type="auto"/>
            <w:vAlign w:val="center"/>
            <w:hideMark/>
          </w:tcPr>
          <w:p w14:paraId="651F3388"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Diseño</w:t>
            </w:r>
          </w:p>
        </w:tc>
        <w:tc>
          <w:tcPr>
            <w:tcW w:w="0" w:type="auto"/>
            <w:vAlign w:val="center"/>
            <w:hideMark/>
          </w:tcPr>
          <w:p w14:paraId="7908DF64"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Fácil desmontaje</w:t>
            </w:r>
          </w:p>
        </w:tc>
      </w:tr>
      <w:tr w:rsidR="00FD03D0" w:rsidRPr="00FD03D0" w14:paraId="46AFE990" w14:textId="77777777" w:rsidTr="00A01A4A">
        <w:trPr>
          <w:tblCellSpacing w:w="15" w:type="dxa"/>
          <w:jc w:val="center"/>
        </w:trPr>
        <w:tc>
          <w:tcPr>
            <w:tcW w:w="0" w:type="auto"/>
            <w:vAlign w:val="center"/>
            <w:hideMark/>
          </w:tcPr>
          <w:p w14:paraId="0E1D7AE3"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Uniones</w:t>
            </w:r>
          </w:p>
        </w:tc>
        <w:tc>
          <w:tcPr>
            <w:tcW w:w="0" w:type="auto"/>
            <w:vAlign w:val="center"/>
            <w:hideMark/>
          </w:tcPr>
          <w:p w14:paraId="1BFFFD94"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Sin grietas ni roscas</w:t>
            </w:r>
          </w:p>
        </w:tc>
      </w:tr>
      <w:tr w:rsidR="00FD03D0" w:rsidRPr="00FD03D0" w14:paraId="09519392" w14:textId="77777777" w:rsidTr="00A01A4A">
        <w:trPr>
          <w:tblCellSpacing w:w="15" w:type="dxa"/>
          <w:jc w:val="center"/>
        </w:trPr>
        <w:tc>
          <w:tcPr>
            <w:tcW w:w="0" w:type="auto"/>
            <w:vAlign w:val="center"/>
            <w:hideMark/>
          </w:tcPr>
          <w:p w14:paraId="65A00823"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Protección</w:t>
            </w:r>
          </w:p>
        </w:tc>
        <w:tc>
          <w:tcPr>
            <w:tcW w:w="0" w:type="auto"/>
            <w:vAlign w:val="center"/>
            <w:hideMark/>
          </w:tcPr>
          <w:p w14:paraId="476503DA"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Evitar contaminación externa</w:t>
            </w:r>
          </w:p>
        </w:tc>
      </w:tr>
      <w:tr w:rsidR="00FD03D0" w:rsidRPr="00FD03D0" w14:paraId="5967E8DD" w14:textId="77777777" w:rsidTr="00A01A4A">
        <w:trPr>
          <w:tblCellSpacing w:w="15" w:type="dxa"/>
          <w:jc w:val="center"/>
        </w:trPr>
        <w:tc>
          <w:tcPr>
            <w:tcW w:w="0" w:type="auto"/>
            <w:vAlign w:val="center"/>
            <w:hideMark/>
          </w:tcPr>
          <w:p w14:paraId="1997058F"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Mesones</w:t>
            </w:r>
          </w:p>
        </w:tc>
        <w:tc>
          <w:tcPr>
            <w:tcW w:w="0" w:type="auto"/>
            <w:vAlign w:val="center"/>
            <w:hideMark/>
          </w:tcPr>
          <w:p w14:paraId="51BCF74B"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Sin aristas</w:t>
            </w:r>
          </w:p>
        </w:tc>
      </w:tr>
      <w:tr w:rsidR="00FD03D0" w:rsidRPr="00FD03D0" w14:paraId="4C16C3AC" w14:textId="77777777" w:rsidTr="00A01A4A">
        <w:trPr>
          <w:tblCellSpacing w:w="15" w:type="dxa"/>
          <w:jc w:val="center"/>
        </w:trPr>
        <w:tc>
          <w:tcPr>
            <w:tcW w:w="0" w:type="auto"/>
            <w:vAlign w:val="center"/>
            <w:hideMark/>
          </w:tcPr>
          <w:p w14:paraId="025D405A"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Recipientes</w:t>
            </w:r>
          </w:p>
        </w:tc>
        <w:tc>
          <w:tcPr>
            <w:tcW w:w="0" w:type="auto"/>
            <w:vAlign w:val="center"/>
            <w:hideMark/>
          </w:tcPr>
          <w:p w14:paraId="4E7A7CE9"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Herméticos y lavables</w:t>
            </w:r>
          </w:p>
        </w:tc>
      </w:tr>
    </w:tbl>
    <w:p w14:paraId="02BC0B6D" w14:textId="77777777" w:rsidR="002E129E" w:rsidRDefault="002E129E" w:rsidP="000A2A08">
      <w:pPr>
        <w:pStyle w:val="Ttulo2"/>
        <w:spacing w:before="0" w:after="0" w:line="276" w:lineRule="auto"/>
        <w:jc w:val="both"/>
        <w:rPr>
          <w:rStyle w:val="Textoennegrita"/>
          <w:rFonts w:ascii="Arial" w:hAnsi="Arial" w:cs="Arial"/>
          <w:color w:val="000000" w:themeColor="text1"/>
          <w:sz w:val="20"/>
          <w:szCs w:val="20"/>
        </w:rPr>
      </w:pPr>
    </w:p>
    <w:p w14:paraId="716B0172" w14:textId="77777777" w:rsidR="002E129E" w:rsidRDefault="002E129E" w:rsidP="000A2A08">
      <w:pPr>
        <w:pStyle w:val="Ttulo2"/>
        <w:spacing w:before="0" w:after="0" w:line="276" w:lineRule="auto"/>
        <w:jc w:val="both"/>
        <w:rPr>
          <w:rStyle w:val="Textoennegrita"/>
          <w:rFonts w:ascii="Arial" w:hAnsi="Arial" w:cs="Arial"/>
          <w:color w:val="000000" w:themeColor="text1"/>
          <w:sz w:val="20"/>
          <w:szCs w:val="20"/>
        </w:rPr>
      </w:pPr>
    </w:p>
    <w:p w14:paraId="1475BD68" w14:textId="77777777" w:rsidR="003D29D4" w:rsidRDefault="003D29D4" w:rsidP="003D29D4">
      <w:pPr>
        <w:pStyle w:val="Ttulo1"/>
        <w:spacing w:before="0" w:after="0" w:line="276" w:lineRule="auto"/>
        <w:ind w:left="360"/>
        <w:jc w:val="both"/>
        <w:rPr>
          <w:rStyle w:val="Textoennegrita"/>
          <w:rFonts w:ascii="Arial" w:hAnsi="Arial" w:cs="Arial"/>
          <w:color w:val="000000" w:themeColor="text1"/>
          <w:sz w:val="20"/>
          <w:szCs w:val="20"/>
        </w:rPr>
      </w:pPr>
    </w:p>
    <w:p w14:paraId="01A3C116" w14:textId="3CCD3CC8" w:rsidR="00D42A22" w:rsidRPr="003D29D4" w:rsidRDefault="003D29D4" w:rsidP="003D29D4">
      <w:pPr>
        <w:pStyle w:val="Ttulo1"/>
        <w:numPr>
          <w:ilvl w:val="3"/>
          <w:numId w:val="1"/>
        </w:numPr>
        <w:ind w:left="567" w:hanging="567"/>
        <w:jc w:val="both"/>
        <w:rPr>
          <w:rStyle w:val="Textoennegrita"/>
          <w:rFonts w:ascii="Arial" w:hAnsi="Arial" w:cs="Arial"/>
          <w:bCs w:val="0"/>
          <w:color w:val="000000" w:themeColor="text1"/>
          <w:sz w:val="20"/>
          <w:szCs w:val="20"/>
        </w:rPr>
      </w:pPr>
      <w:r w:rsidRPr="003D29D4">
        <w:rPr>
          <w:rStyle w:val="Textoennegrita"/>
          <w:rFonts w:ascii="Arial" w:hAnsi="Arial" w:cs="Arial"/>
          <w:bCs w:val="0"/>
          <w:color w:val="000000" w:themeColor="text1"/>
          <w:sz w:val="20"/>
          <w:szCs w:val="20"/>
        </w:rPr>
        <w:t>Buenas prácticas de manufactura (</w:t>
      </w:r>
      <w:r w:rsidR="006E3FF3">
        <w:rPr>
          <w:rStyle w:val="Textoennegrita"/>
          <w:rFonts w:ascii="Arial" w:hAnsi="Arial" w:cs="Arial"/>
          <w:bCs w:val="0"/>
          <w:color w:val="000000" w:themeColor="text1"/>
          <w:sz w:val="20"/>
          <w:szCs w:val="20"/>
        </w:rPr>
        <w:t>BPM</w:t>
      </w:r>
      <w:r w:rsidRPr="003D29D4">
        <w:rPr>
          <w:rStyle w:val="Textoennegrita"/>
          <w:rFonts w:ascii="Arial" w:hAnsi="Arial" w:cs="Arial"/>
          <w:bCs w:val="0"/>
          <w:color w:val="000000" w:themeColor="text1"/>
          <w:sz w:val="20"/>
          <w:szCs w:val="20"/>
        </w:rPr>
        <w:t>) en la industria cárnica</w:t>
      </w:r>
    </w:p>
    <w:p w14:paraId="073E7136" w14:textId="77777777" w:rsidR="003D29D4" w:rsidRDefault="003D29D4" w:rsidP="003D29D4">
      <w:pPr>
        <w:pStyle w:val="Prrafodelista"/>
        <w:ind w:left="360"/>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5"/>
        <w:gridCol w:w="4680"/>
      </w:tblGrid>
      <w:tr w:rsidR="00B63AF2" w:rsidRPr="000F1FCE" w14:paraId="123D111E" w14:textId="77777777" w:rsidTr="00A01A4A">
        <w:trPr>
          <w:trHeight w:val="300"/>
        </w:trPr>
        <w:tc>
          <w:tcPr>
            <w:tcW w:w="9915"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395BB3E" w14:textId="77777777" w:rsidR="00B63AF2" w:rsidRPr="000F1FCE" w:rsidRDefault="00B63AF2" w:rsidP="00A01A4A">
            <w:pPr>
              <w:spacing w:line="276" w:lineRule="auto"/>
              <w:jc w:val="center"/>
              <w:textAlignment w:val="baseline"/>
              <w:rPr>
                <w:rFonts w:ascii="Arial" w:hAnsi="Arial" w:cs="Arial"/>
                <w:sz w:val="20"/>
                <w:szCs w:val="20"/>
              </w:rPr>
            </w:pPr>
            <w:r w:rsidRPr="000F1FCE">
              <w:rPr>
                <w:rFonts w:ascii="Arial" w:hAnsi="Arial" w:cs="Arial"/>
                <w:b/>
                <w:bCs/>
                <w:color w:val="000000"/>
                <w:sz w:val="20"/>
                <w:szCs w:val="20"/>
                <w:lang w:val="es-MX"/>
              </w:rPr>
              <w:t>Bloque de texto destacado</w:t>
            </w:r>
            <w:r w:rsidRPr="000F1FCE">
              <w:rPr>
                <w:rFonts w:ascii="Arial" w:hAnsi="Arial" w:cs="Arial"/>
                <w:color w:val="000000"/>
                <w:sz w:val="20"/>
                <w:szCs w:val="20"/>
              </w:rPr>
              <w:t> </w:t>
            </w:r>
          </w:p>
        </w:tc>
      </w:tr>
      <w:tr w:rsidR="00B63AF2" w:rsidRPr="000F1FCE" w14:paraId="5734DE55" w14:textId="77777777" w:rsidTr="00A01A4A">
        <w:trPr>
          <w:trHeight w:val="285"/>
        </w:trPr>
        <w:tc>
          <w:tcPr>
            <w:tcW w:w="5235" w:type="dxa"/>
            <w:tcBorders>
              <w:top w:val="single" w:sz="6" w:space="0" w:color="auto"/>
              <w:left w:val="single" w:sz="6" w:space="0" w:color="auto"/>
              <w:bottom w:val="single" w:sz="6" w:space="0" w:color="auto"/>
              <w:right w:val="single" w:sz="6" w:space="0" w:color="auto"/>
            </w:tcBorders>
            <w:hideMark/>
          </w:tcPr>
          <w:p w14:paraId="4BC66C56" w14:textId="62E867FC" w:rsidR="00B63AF2" w:rsidRPr="000F1FCE" w:rsidRDefault="00344441" w:rsidP="00A01A4A">
            <w:pPr>
              <w:spacing w:line="276" w:lineRule="auto"/>
              <w:ind w:left="60" w:right="129"/>
              <w:jc w:val="center"/>
              <w:textAlignment w:val="baseline"/>
              <w:rPr>
                <w:rFonts w:ascii="Arial" w:hAnsi="Arial" w:cs="Arial"/>
                <w:sz w:val="20"/>
                <w:szCs w:val="20"/>
              </w:rPr>
            </w:pPr>
            <w:r>
              <w:rPr>
                <w:rFonts w:ascii="Arial" w:hAnsi="Arial" w:cs="Arial"/>
                <w:noProof/>
                <w:sz w:val="20"/>
                <w:szCs w:val="20"/>
              </w:rPr>
              <w:drawing>
                <wp:inline distT="0" distB="0" distL="0" distR="0" wp14:anchorId="08EA2324" wp14:editId="5336C72F">
                  <wp:extent cx="1266092" cy="978937"/>
                  <wp:effectExtent l="0" t="0" r="4445" b="0"/>
                  <wp:docPr id="95394126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41265" name="Imagen 953941265"/>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283053" cy="992051"/>
                          </a:xfrm>
                          <a:prstGeom prst="rect">
                            <a:avLst/>
                          </a:prstGeom>
                        </pic:spPr>
                      </pic:pic>
                    </a:graphicData>
                  </a:graphic>
                </wp:inline>
              </w:drawing>
            </w:r>
          </w:p>
        </w:tc>
        <w:tc>
          <w:tcPr>
            <w:tcW w:w="4665" w:type="dxa"/>
            <w:tcBorders>
              <w:top w:val="single" w:sz="6" w:space="0" w:color="auto"/>
              <w:left w:val="single" w:sz="6" w:space="0" w:color="auto"/>
              <w:bottom w:val="single" w:sz="6" w:space="0" w:color="auto"/>
              <w:right w:val="single" w:sz="6" w:space="0" w:color="auto"/>
            </w:tcBorders>
            <w:hideMark/>
          </w:tcPr>
          <w:p w14:paraId="1637012D" w14:textId="550C1F35" w:rsidR="001B7046" w:rsidRPr="000F1FCE" w:rsidRDefault="001B7046" w:rsidP="00215C32">
            <w:pPr>
              <w:pStyle w:val="NormalWeb"/>
              <w:spacing w:before="0" w:beforeAutospacing="0" w:after="0" w:afterAutospacing="0" w:line="276" w:lineRule="auto"/>
              <w:jc w:val="both"/>
              <w:rPr>
                <w:rFonts w:ascii="Arial" w:hAnsi="Arial" w:cs="Arial"/>
                <w:sz w:val="20"/>
                <w:szCs w:val="20"/>
              </w:rPr>
            </w:pPr>
            <w:r w:rsidRPr="00FD03D0">
              <w:rPr>
                <w:rFonts w:ascii="Arial" w:hAnsi="Arial" w:cs="Arial"/>
                <w:color w:val="000000" w:themeColor="text1"/>
                <w:sz w:val="20"/>
                <w:szCs w:val="20"/>
              </w:rPr>
              <w:t>Las Buenas Prácticas de Manufactura (BPM) constituyen el conjunto de normas, procedimientos y condiciones higiénico-sanitarias que garantizan la producción de alimentos inocuos, especialmente en productos de alto riesgo como la carne y sus derivados.</w:t>
            </w:r>
          </w:p>
        </w:tc>
      </w:tr>
    </w:tbl>
    <w:p w14:paraId="015BAF3A" w14:textId="77777777" w:rsidR="00B63AF2" w:rsidRDefault="00B63AF2" w:rsidP="003D29D4">
      <w:pPr>
        <w:pStyle w:val="Prrafodelista"/>
        <w:ind w:left="360"/>
      </w:pPr>
    </w:p>
    <w:p w14:paraId="7E08D711" w14:textId="1B9ACD82" w:rsidR="00D42A22" w:rsidRPr="00FD03D0" w:rsidRDefault="00D42A22" w:rsidP="00305A52">
      <w:pPr>
        <w:pStyle w:val="Ttulo1"/>
        <w:numPr>
          <w:ilvl w:val="1"/>
          <w:numId w:val="94"/>
        </w:numPr>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Concepto e importancia de las BPM</w:t>
      </w:r>
    </w:p>
    <w:p w14:paraId="1ED194E5" w14:textId="77777777" w:rsidR="00A444B8" w:rsidRDefault="00A444B8" w:rsidP="00D300F6">
      <w:pPr>
        <w:pStyle w:val="NormalWeb"/>
        <w:spacing w:before="0" w:beforeAutospacing="0" w:after="0" w:afterAutospacing="0" w:line="276" w:lineRule="auto"/>
        <w:ind w:left="567"/>
        <w:jc w:val="both"/>
        <w:rPr>
          <w:rStyle w:val="Textoennegrita"/>
          <w:rFonts w:ascii="Arial" w:hAnsi="Arial" w:cs="Arial"/>
          <w:color w:val="000000" w:themeColor="text1"/>
          <w:sz w:val="20"/>
          <w:szCs w:val="20"/>
        </w:rPr>
      </w:pPr>
    </w:p>
    <w:p w14:paraId="3B81217E" w14:textId="77777777" w:rsidR="00EC1574" w:rsidRDefault="00EC1574" w:rsidP="00EC1574">
      <w:pPr>
        <w:pStyle w:val="NormalWeb"/>
        <w:spacing w:before="0" w:beforeAutospacing="0" w:after="0" w:afterAutospacing="0" w:line="276" w:lineRule="auto"/>
        <w:ind w:left="567"/>
        <w:jc w:val="both"/>
        <w:rPr>
          <w:rFonts w:ascii="Arial" w:hAnsi="Arial" w:cs="Arial"/>
          <w:color w:val="000000" w:themeColor="text1"/>
          <w:sz w:val="20"/>
          <w:szCs w:val="20"/>
        </w:rPr>
      </w:pPr>
    </w:p>
    <w:p w14:paraId="7659395A" w14:textId="0A09F824" w:rsidR="00D300F6" w:rsidRDefault="00D300F6" w:rsidP="00EC1574">
      <w:pPr>
        <w:pStyle w:val="NormalWeb"/>
        <w:spacing w:before="0" w:beforeAutospacing="0" w:after="0" w:afterAutospacing="0" w:line="276" w:lineRule="auto"/>
        <w:ind w:left="567"/>
        <w:jc w:val="both"/>
        <w:rPr>
          <w:rFonts w:ascii="Arial" w:hAnsi="Arial" w:cs="Arial"/>
          <w:color w:val="000000" w:themeColor="text1"/>
          <w:sz w:val="20"/>
          <w:szCs w:val="20"/>
        </w:rPr>
      </w:pPr>
      <w:r w:rsidRPr="00EC1574">
        <w:rPr>
          <w:rFonts w:ascii="Arial" w:hAnsi="Arial" w:cs="Arial"/>
          <w:color w:val="000000" w:themeColor="text1"/>
          <w:sz w:val="20"/>
          <w:szCs w:val="20"/>
        </w:rPr>
        <w:t>En este apartado se presentará el concepto de las BPM y su importancia, destacando su papel en la inocuidad alimentaria, la prevención de riesgos y la salud pública.</w:t>
      </w:r>
    </w:p>
    <w:p w14:paraId="47F21F44" w14:textId="77777777" w:rsidR="00FD71C0" w:rsidRDefault="00FD71C0" w:rsidP="00EC1574">
      <w:pPr>
        <w:pStyle w:val="NormalWeb"/>
        <w:spacing w:before="0" w:beforeAutospacing="0" w:after="0" w:afterAutospacing="0" w:line="276" w:lineRule="auto"/>
        <w:ind w:left="567"/>
        <w:jc w:val="both"/>
      </w:pPr>
    </w:p>
    <w:tbl>
      <w:tblPr>
        <w:tblStyle w:val="Tablaconcuadrcula"/>
        <w:tblW w:w="0" w:type="auto"/>
        <w:tblLayout w:type="fixed"/>
        <w:tblLook w:val="04A0" w:firstRow="1" w:lastRow="0" w:firstColumn="1" w:lastColumn="0" w:noHBand="0" w:noVBand="1"/>
      </w:tblPr>
      <w:tblGrid>
        <w:gridCol w:w="2122"/>
        <w:gridCol w:w="4819"/>
        <w:gridCol w:w="3021"/>
      </w:tblGrid>
      <w:tr w:rsidR="00992BAA" w:rsidRPr="00076D99" w14:paraId="7B450D37" w14:textId="77777777" w:rsidTr="00A01A4A">
        <w:tc>
          <w:tcPr>
            <w:tcW w:w="9962" w:type="dxa"/>
            <w:gridSpan w:val="3"/>
            <w:shd w:val="clear" w:color="auto" w:fill="9BBB59" w:themeFill="accent3"/>
          </w:tcPr>
          <w:p w14:paraId="22F3BA76" w14:textId="05119C09" w:rsidR="00992BAA" w:rsidRPr="00076D99" w:rsidRDefault="00992BAA"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S</w:t>
            </w:r>
            <w:r w:rsidR="00902F80">
              <w:rPr>
                <w:rFonts w:ascii="Arial" w:hAnsi="Arial" w:cs="Arial"/>
                <w:b/>
                <w:bCs/>
                <w:color w:val="000000"/>
                <w:sz w:val="20"/>
                <w:szCs w:val="20"/>
                <w:lang w:val="es-MX"/>
              </w:rPr>
              <w:t>l</w:t>
            </w:r>
            <w:r w:rsidR="00902F80">
              <w:rPr>
                <w:rFonts w:ascii="Arial" w:hAnsi="Arial" w:cs="Arial"/>
                <w:color w:val="000000"/>
                <w:sz w:val="20"/>
                <w:szCs w:val="20"/>
                <w:lang w:val="es-MX"/>
              </w:rPr>
              <w:t>ide</w:t>
            </w:r>
          </w:p>
        </w:tc>
      </w:tr>
      <w:tr w:rsidR="00992BAA" w:rsidRPr="00076D99" w14:paraId="1186810D" w14:textId="77777777" w:rsidTr="00A01A4A">
        <w:trPr>
          <w:trHeight w:val="550"/>
        </w:trPr>
        <w:tc>
          <w:tcPr>
            <w:tcW w:w="2122" w:type="dxa"/>
          </w:tcPr>
          <w:p w14:paraId="2318FAB5" w14:textId="6E9B60A8" w:rsidR="00992BAA" w:rsidRPr="00902F80" w:rsidRDefault="00902F80" w:rsidP="00A01A4A">
            <w:pPr>
              <w:spacing w:line="276" w:lineRule="auto"/>
              <w:jc w:val="both"/>
              <w:rPr>
                <w:rFonts w:ascii="Arial" w:hAnsi="Arial" w:cs="Arial"/>
                <w:b/>
                <w:bCs/>
                <w:color w:val="000000" w:themeColor="text1"/>
                <w:sz w:val="20"/>
                <w:szCs w:val="20"/>
              </w:rPr>
            </w:pPr>
            <w:r w:rsidRPr="00902F80">
              <w:rPr>
                <w:rStyle w:val="Textoennegrita"/>
                <w:rFonts w:ascii="Arial" w:hAnsi="Arial" w:cs="Arial"/>
                <w:sz w:val="20"/>
                <w:szCs w:val="20"/>
              </w:rPr>
              <w:t>Concepto</w:t>
            </w:r>
          </w:p>
        </w:tc>
        <w:tc>
          <w:tcPr>
            <w:tcW w:w="4819" w:type="dxa"/>
          </w:tcPr>
          <w:p w14:paraId="1056B1AC" w14:textId="4C32CBBA" w:rsidR="00902F80" w:rsidRPr="005104AC" w:rsidRDefault="00902F80" w:rsidP="00A01A4A">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Las BPM son un sistema preventivo que asegura que los alimentos se produzcan, manipulen, procesen y almacenen en condiciones sanitarias adecuadas, minimizando riesgos de contaminación.</w:t>
            </w:r>
          </w:p>
        </w:tc>
        <w:tc>
          <w:tcPr>
            <w:tcW w:w="3021" w:type="dxa"/>
          </w:tcPr>
          <w:p w14:paraId="68EAC4A3" w14:textId="547E2BFF" w:rsidR="00992BAA" w:rsidRPr="005104AC" w:rsidRDefault="003547A0"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76AB493" wp14:editId="223BF345">
                  <wp:extent cx="1645920" cy="1316736"/>
                  <wp:effectExtent l="0" t="0" r="5080" b="4445"/>
                  <wp:docPr id="190392323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3238" name="Imagen 1903923238"/>
                          <pic:cNvPicPr/>
                        </pic:nvPicPr>
                        <pic:blipFill>
                          <a:blip r:embed="rId108">
                            <a:extLst>
                              <a:ext uri="{28A0092B-C50C-407E-A947-70E740481C1C}">
                                <a14:useLocalDpi xmlns:a14="http://schemas.microsoft.com/office/drawing/2010/main" val="0"/>
                              </a:ext>
                            </a:extLst>
                          </a:blip>
                          <a:stretch>
                            <a:fillRect/>
                          </a:stretch>
                        </pic:blipFill>
                        <pic:spPr>
                          <a:xfrm>
                            <a:off x="0" y="0"/>
                            <a:ext cx="1662420" cy="1329936"/>
                          </a:xfrm>
                          <a:prstGeom prst="rect">
                            <a:avLst/>
                          </a:prstGeom>
                        </pic:spPr>
                      </pic:pic>
                    </a:graphicData>
                  </a:graphic>
                </wp:inline>
              </w:drawing>
            </w:r>
          </w:p>
        </w:tc>
      </w:tr>
      <w:tr w:rsidR="00281055" w:rsidRPr="00076D99" w14:paraId="094AF949" w14:textId="77777777" w:rsidTr="00A01A4A">
        <w:trPr>
          <w:trHeight w:val="550"/>
        </w:trPr>
        <w:tc>
          <w:tcPr>
            <w:tcW w:w="2122" w:type="dxa"/>
          </w:tcPr>
          <w:p w14:paraId="68DF2711" w14:textId="672A848F" w:rsidR="00281055" w:rsidRPr="00E32113" w:rsidRDefault="00E32113" w:rsidP="00A01A4A">
            <w:pPr>
              <w:spacing w:line="276" w:lineRule="auto"/>
              <w:jc w:val="both"/>
              <w:rPr>
                <w:rStyle w:val="Textoennegrita"/>
                <w:rFonts w:ascii="Arial" w:hAnsi="Arial" w:cs="Arial"/>
                <w:sz w:val="20"/>
                <w:szCs w:val="20"/>
              </w:rPr>
            </w:pPr>
            <w:r w:rsidRPr="00E32113">
              <w:rPr>
                <w:rStyle w:val="Textoennegrita"/>
                <w:rFonts w:ascii="Arial" w:hAnsi="Arial" w:cs="Arial"/>
                <w:sz w:val="20"/>
                <w:szCs w:val="20"/>
              </w:rPr>
              <w:t>Importancia</w:t>
            </w:r>
          </w:p>
        </w:tc>
        <w:tc>
          <w:tcPr>
            <w:tcW w:w="4819" w:type="dxa"/>
          </w:tcPr>
          <w:p w14:paraId="723F9111" w14:textId="77777777" w:rsidR="00E32113" w:rsidRPr="00FD03D0" w:rsidRDefault="00E32113" w:rsidP="00E32113">
            <w:pPr>
              <w:numPr>
                <w:ilvl w:val="0"/>
                <w:numId w:val="34"/>
              </w:numPr>
              <w:spacing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 xml:space="preserve">Previenen enfermedades transmitidas por alimentos (ETA) </w:t>
            </w:r>
          </w:p>
          <w:p w14:paraId="0BAD24DA" w14:textId="0F7C1B05" w:rsidR="00E32113" w:rsidRPr="00FD03D0" w:rsidRDefault="00E32113" w:rsidP="00E32113">
            <w:pPr>
              <w:numPr>
                <w:ilvl w:val="0"/>
                <w:numId w:val="34"/>
              </w:numPr>
              <w:spacing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 xml:space="preserve">Garantizan la inocuidad del producto </w:t>
            </w:r>
          </w:p>
          <w:p w14:paraId="0C6B736C" w14:textId="77777777" w:rsidR="00E32113" w:rsidRPr="00FD03D0" w:rsidRDefault="00E32113" w:rsidP="00E32113">
            <w:pPr>
              <w:numPr>
                <w:ilvl w:val="0"/>
                <w:numId w:val="34"/>
              </w:numPr>
              <w:spacing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 xml:space="preserve">Aumentan la vida útil de los alimentos </w:t>
            </w:r>
          </w:p>
          <w:p w14:paraId="1137C0DE" w14:textId="77777777" w:rsidR="00E32113" w:rsidRPr="00FD03D0" w:rsidRDefault="00E32113" w:rsidP="00E32113">
            <w:pPr>
              <w:numPr>
                <w:ilvl w:val="0"/>
                <w:numId w:val="34"/>
              </w:numPr>
              <w:spacing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 xml:space="preserve">Mejoran la calidad y aceptación del producto </w:t>
            </w:r>
          </w:p>
          <w:p w14:paraId="22EEB4D4" w14:textId="77777777" w:rsidR="00E32113" w:rsidRPr="00FD03D0" w:rsidRDefault="00E32113" w:rsidP="00E32113">
            <w:pPr>
              <w:numPr>
                <w:ilvl w:val="0"/>
                <w:numId w:val="34"/>
              </w:numPr>
              <w:spacing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 xml:space="preserve">Permiten cumplir requisitos legales </w:t>
            </w:r>
          </w:p>
          <w:p w14:paraId="53EAB090" w14:textId="1BE98248" w:rsidR="00281055" w:rsidRPr="00E32113" w:rsidRDefault="00E32113" w:rsidP="00E32113">
            <w:pPr>
              <w:numPr>
                <w:ilvl w:val="0"/>
                <w:numId w:val="34"/>
              </w:numPr>
              <w:spacing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 xml:space="preserve">Facilitan el acceso a mercados </w:t>
            </w:r>
          </w:p>
        </w:tc>
        <w:tc>
          <w:tcPr>
            <w:tcW w:w="3021" w:type="dxa"/>
          </w:tcPr>
          <w:p w14:paraId="6D8458AE" w14:textId="27254D3C" w:rsidR="00281055" w:rsidRPr="005104AC" w:rsidRDefault="00F848EC"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themeColor="text1"/>
                <w:sz w:val="20"/>
                <w:szCs w:val="20"/>
              </w:rPr>
              <w:drawing>
                <wp:inline distT="0" distB="0" distL="0" distR="0" wp14:anchorId="5D10B609" wp14:editId="7FA5521D">
                  <wp:extent cx="1670001" cy="1277550"/>
                  <wp:effectExtent l="0" t="0" r="0" b="5715"/>
                  <wp:docPr id="69623092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30920" name="Imagen 696230920"/>
                          <pic:cNvPicPr/>
                        </pic:nvPicPr>
                        <pic:blipFill>
                          <a:blip r:embed="rId109">
                            <a:extLst>
                              <a:ext uri="{28A0092B-C50C-407E-A947-70E740481C1C}">
                                <a14:useLocalDpi xmlns:a14="http://schemas.microsoft.com/office/drawing/2010/main" val="0"/>
                              </a:ext>
                            </a:extLst>
                          </a:blip>
                          <a:stretch>
                            <a:fillRect/>
                          </a:stretch>
                        </pic:blipFill>
                        <pic:spPr>
                          <a:xfrm>
                            <a:off x="0" y="0"/>
                            <a:ext cx="1687427" cy="1290881"/>
                          </a:xfrm>
                          <a:prstGeom prst="rect">
                            <a:avLst/>
                          </a:prstGeom>
                        </pic:spPr>
                      </pic:pic>
                    </a:graphicData>
                  </a:graphic>
                </wp:inline>
              </w:drawing>
            </w:r>
          </w:p>
        </w:tc>
      </w:tr>
    </w:tbl>
    <w:p w14:paraId="27B1F258" w14:textId="77777777" w:rsidR="00D300F6" w:rsidRDefault="00D300F6" w:rsidP="00D300F6">
      <w:pPr>
        <w:pStyle w:val="NormalWeb"/>
        <w:spacing w:before="0" w:beforeAutospacing="0" w:after="0" w:afterAutospacing="0" w:line="276" w:lineRule="auto"/>
        <w:ind w:left="567"/>
        <w:jc w:val="both"/>
        <w:rPr>
          <w:rStyle w:val="Textoennegrita"/>
          <w:rFonts w:ascii="Arial" w:hAnsi="Arial" w:cs="Arial"/>
          <w:color w:val="000000" w:themeColor="text1"/>
          <w:sz w:val="20"/>
          <w:szCs w:val="20"/>
        </w:rPr>
      </w:pPr>
    </w:p>
    <w:p w14:paraId="43A85D46" w14:textId="0174AAEE" w:rsidR="00D42A22" w:rsidRPr="00FD03D0" w:rsidRDefault="00D42A22" w:rsidP="002A783C">
      <w:pPr>
        <w:pStyle w:val="Ttulo1"/>
        <w:numPr>
          <w:ilvl w:val="1"/>
          <w:numId w:val="94"/>
        </w:numPr>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Principios y fundamentos de las BPM</w:t>
      </w:r>
    </w:p>
    <w:p w14:paraId="4A7D99DD" w14:textId="77777777" w:rsidR="002A783C" w:rsidRDefault="002A783C" w:rsidP="000A2A08">
      <w:pPr>
        <w:pStyle w:val="NormalWeb"/>
        <w:spacing w:before="0" w:beforeAutospacing="0" w:after="0" w:afterAutospacing="0" w:line="276" w:lineRule="auto"/>
        <w:jc w:val="both"/>
        <w:rPr>
          <w:rFonts w:ascii="Arial" w:hAnsi="Arial" w:cs="Arial"/>
          <w:color w:val="000000" w:themeColor="text1"/>
          <w:sz w:val="20"/>
          <w:szCs w:val="20"/>
        </w:rPr>
      </w:pPr>
    </w:p>
    <w:p w14:paraId="2D0F133C" w14:textId="0144830E" w:rsidR="00D42A22" w:rsidRDefault="00D42A22" w:rsidP="008678A3">
      <w:pPr>
        <w:pStyle w:val="NormalWeb"/>
        <w:spacing w:before="0" w:beforeAutospacing="0" w:after="0" w:afterAutospacing="0" w:line="276" w:lineRule="auto"/>
        <w:ind w:left="567"/>
        <w:jc w:val="both"/>
        <w:rPr>
          <w:rFonts w:ascii="Arial" w:hAnsi="Arial" w:cs="Arial"/>
          <w:color w:val="000000" w:themeColor="text1"/>
          <w:sz w:val="20"/>
          <w:szCs w:val="20"/>
        </w:rPr>
      </w:pPr>
      <w:r w:rsidRPr="00FD03D0">
        <w:rPr>
          <w:rFonts w:ascii="Arial" w:hAnsi="Arial" w:cs="Arial"/>
          <w:color w:val="000000" w:themeColor="text1"/>
          <w:sz w:val="20"/>
          <w:szCs w:val="20"/>
        </w:rPr>
        <w:t>Las BPM se fundamentan en la prevención de riesgos mediante el control de factores que pueden contaminar los alimentos.</w:t>
      </w:r>
      <w:r w:rsidR="007441F8">
        <w:rPr>
          <w:rFonts w:ascii="Arial" w:hAnsi="Arial" w:cs="Arial"/>
          <w:color w:val="000000" w:themeColor="text1"/>
          <w:sz w:val="20"/>
          <w:szCs w:val="20"/>
        </w:rPr>
        <w:t xml:space="preserve"> Los principios básicos y fundamentos son:</w:t>
      </w:r>
    </w:p>
    <w:p w14:paraId="730991A4" w14:textId="77777777" w:rsidR="00DC23B2" w:rsidRDefault="00DC23B2" w:rsidP="008678A3">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DC23B2" w:rsidRPr="00076D99" w14:paraId="35B13691" w14:textId="77777777" w:rsidTr="00A01A4A">
        <w:tc>
          <w:tcPr>
            <w:tcW w:w="9962" w:type="dxa"/>
            <w:gridSpan w:val="3"/>
            <w:shd w:val="clear" w:color="auto" w:fill="9BBB59" w:themeFill="accent3"/>
          </w:tcPr>
          <w:p w14:paraId="4E4B315A" w14:textId="77777777" w:rsidR="00DC23B2" w:rsidRPr="00076D99" w:rsidRDefault="00DC23B2"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S</w:t>
            </w:r>
            <w:r w:rsidRPr="0032769B">
              <w:rPr>
                <w:rFonts w:ascii="Arial" w:hAnsi="Arial" w:cs="Arial"/>
                <w:b/>
                <w:bCs/>
                <w:color w:val="000000"/>
                <w:sz w:val="20"/>
                <w:szCs w:val="20"/>
                <w:lang w:val="es-MX"/>
              </w:rPr>
              <w:t>lide</w:t>
            </w:r>
          </w:p>
        </w:tc>
      </w:tr>
      <w:tr w:rsidR="00DC23B2" w:rsidRPr="00076D99" w14:paraId="5C742045" w14:textId="77777777" w:rsidTr="00A01A4A">
        <w:trPr>
          <w:trHeight w:val="550"/>
        </w:trPr>
        <w:tc>
          <w:tcPr>
            <w:tcW w:w="2122" w:type="dxa"/>
          </w:tcPr>
          <w:p w14:paraId="6A872F97" w14:textId="683C5A73" w:rsidR="00DC23B2" w:rsidRPr="00DC23B2" w:rsidRDefault="00DC23B2" w:rsidP="00A01A4A">
            <w:pPr>
              <w:spacing w:line="276" w:lineRule="auto"/>
              <w:jc w:val="both"/>
              <w:rPr>
                <w:rFonts w:ascii="Arial" w:hAnsi="Arial" w:cs="Arial"/>
                <w:b/>
                <w:bCs/>
                <w:color w:val="000000" w:themeColor="text1"/>
                <w:sz w:val="20"/>
                <w:szCs w:val="20"/>
              </w:rPr>
            </w:pPr>
            <w:r w:rsidRPr="00DC23B2">
              <w:rPr>
                <w:rStyle w:val="Textoennegrita"/>
                <w:rFonts w:ascii="Arial" w:hAnsi="Arial" w:cs="Arial"/>
                <w:sz w:val="20"/>
                <w:szCs w:val="20"/>
              </w:rPr>
              <w:t>Principios básicos</w:t>
            </w:r>
          </w:p>
        </w:tc>
        <w:tc>
          <w:tcPr>
            <w:tcW w:w="4819" w:type="dxa"/>
          </w:tcPr>
          <w:p w14:paraId="0380992A" w14:textId="77777777" w:rsidR="004640F8" w:rsidRPr="004640F8" w:rsidRDefault="004640F8" w:rsidP="004640F8">
            <w:pPr>
              <w:numPr>
                <w:ilvl w:val="0"/>
                <w:numId w:val="35"/>
              </w:numPr>
              <w:spacing w:line="276" w:lineRule="auto"/>
              <w:ind w:left="456"/>
              <w:jc w:val="both"/>
              <w:rPr>
                <w:rFonts w:ascii="Arial" w:hAnsi="Arial" w:cs="Arial"/>
                <w:b/>
                <w:bCs/>
                <w:color w:val="000000" w:themeColor="text1"/>
                <w:sz w:val="20"/>
                <w:szCs w:val="20"/>
              </w:rPr>
            </w:pPr>
            <w:r w:rsidRPr="004640F8">
              <w:rPr>
                <w:rStyle w:val="Textoennegrita"/>
                <w:rFonts w:ascii="Arial" w:hAnsi="Arial" w:cs="Arial"/>
                <w:b w:val="0"/>
                <w:bCs w:val="0"/>
                <w:color w:val="000000" w:themeColor="text1"/>
                <w:sz w:val="20"/>
                <w:szCs w:val="20"/>
              </w:rPr>
              <w:t>Higiene del personal</w:t>
            </w:r>
            <w:r w:rsidRPr="004640F8">
              <w:rPr>
                <w:rFonts w:ascii="Arial" w:hAnsi="Arial" w:cs="Arial"/>
                <w:b/>
                <w:bCs/>
                <w:color w:val="000000" w:themeColor="text1"/>
                <w:sz w:val="20"/>
                <w:szCs w:val="20"/>
              </w:rPr>
              <w:t xml:space="preserve"> </w:t>
            </w:r>
          </w:p>
          <w:p w14:paraId="77808711" w14:textId="77777777" w:rsidR="004640F8" w:rsidRPr="004640F8" w:rsidRDefault="004640F8" w:rsidP="004640F8">
            <w:pPr>
              <w:numPr>
                <w:ilvl w:val="0"/>
                <w:numId w:val="35"/>
              </w:numPr>
              <w:spacing w:line="276" w:lineRule="auto"/>
              <w:ind w:left="456"/>
              <w:jc w:val="both"/>
              <w:rPr>
                <w:rFonts w:ascii="Arial" w:hAnsi="Arial" w:cs="Arial"/>
                <w:b/>
                <w:bCs/>
                <w:color w:val="000000" w:themeColor="text1"/>
                <w:sz w:val="20"/>
                <w:szCs w:val="20"/>
              </w:rPr>
            </w:pPr>
            <w:r w:rsidRPr="004640F8">
              <w:rPr>
                <w:rStyle w:val="Textoennegrita"/>
                <w:rFonts w:ascii="Arial" w:hAnsi="Arial" w:cs="Arial"/>
                <w:b w:val="0"/>
                <w:bCs w:val="0"/>
                <w:color w:val="000000" w:themeColor="text1"/>
                <w:sz w:val="20"/>
                <w:szCs w:val="20"/>
              </w:rPr>
              <w:t>Limpieza y desinfección</w:t>
            </w:r>
            <w:r w:rsidRPr="004640F8">
              <w:rPr>
                <w:rFonts w:ascii="Arial" w:hAnsi="Arial" w:cs="Arial"/>
                <w:b/>
                <w:bCs/>
                <w:color w:val="000000" w:themeColor="text1"/>
                <w:sz w:val="20"/>
                <w:szCs w:val="20"/>
              </w:rPr>
              <w:t xml:space="preserve"> </w:t>
            </w:r>
          </w:p>
          <w:p w14:paraId="18CA9AD4" w14:textId="77777777" w:rsidR="004640F8" w:rsidRPr="004640F8" w:rsidRDefault="004640F8" w:rsidP="004640F8">
            <w:pPr>
              <w:numPr>
                <w:ilvl w:val="0"/>
                <w:numId w:val="35"/>
              </w:numPr>
              <w:spacing w:line="276" w:lineRule="auto"/>
              <w:ind w:left="456"/>
              <w:jc w:val="both"/>
              <w:rPr>
                <w:rFonts w:ascii="Arial" w:hAnsi="Arial" w:cs="Arial"/>
                <w:b/>
                <w:bCs/>
                <w:color w:val="000000" w:themeColor="text1"/>
                <w:sz w:val="20"/>
                <w:szCs w:val="20"/>
              </w:rPr>
            </w:pPr>
            <w:r w:rsidRPr="004640F8">
              <w:rPr>
                <w:rStyle w:val="Textoennegrita"/>
                <w:rFonts w:ascii="Arial" w:hAnsi="Arial" w:cs="Arial"/>
                <w:b w:val="0"/>
                <w:bCs w:val="0"/>
                <w:color w:val="000000" w:themeColor="text1"/>
                <w:sz w:val="20"/>
                <w:szCs w:val="20"/>
              </w:rPr>
              <w:t>Control de plagas</w:t>
            </w:r>
            <w:r w:rsidRPr="004640F8">
              <w:rPr>
                <w:rFonts w:ascii="Arial" w:hAnsi="Arial" w:cs="Arial"/>
                <w:b/>
                <w:bCs/>
                <w:color w:val="000000" w:themeColor="text1"/>
                <w:sz w:val="20"/>
                <w:szCs w:val="20"/>
              </w:rPr>
              <w:t xml:space="preserve"> </w:t>
            </w:r>
          </w:p>
          <w:p w14:paraId="2FA2700A" w14:textId="77777777" w:rsidR="004640F8" w:rsidRPr="004640F8" w:rsidRDefault="004640F8" w:rsidP="004640F8">
            <w:pPr>
              <w:numPr>
                <w:ilvl w:val="0"/>
                <w:numId w:val="35"/>
              </w:numPr>
              <w:spacing w:line="276" w:lineRule="auto"/>
              <w:ind w:left="456"/>
              <w:jc w:val="both"/>
              <w:rPr>
                <w:rFonts w:ascii="Arial" w:hAnsi="Arial" w:cs="Arial"/>
                <w:b/>
                <w:bCs/>
                <w:color w:val="000000" w:themeColor="text1"/>
                <w:sz w:val="20"/>
                <w:szCs w:val="20"/>
              </w:rPr>
            </w:pPr>
            <w:r w:rsidRPr="004640F8">
              <w:rPr>
                <w:rStyle w:val="Textoennegrita"/>
                <w:rFonts w:ascii="Arial" w:hAnsi="Arial" w:cs="Arial"/>
                <w:b w:val="0"/>
                <w:bCs w:val="0"/>
                <w:color w:val="000000" w:themeColor="text1"/>
                <w:sz w:val="20"/>
                <w:szCs w:val="20"/>
              </w:rPr>
              <w:t>Manejo de residuos</w:t>
            </w:r>
            <w:r w:rsidRPr="004640F8">
              <w:rPr>
                <w:rFonts w:ascii="Arial" w:hAnsi="Arial" w:cs="Arial"/>
                <w:b/>
                <w:bCs/>
                <w:color w:val="000000" w:themeColor="text1"/>
                <w:sz w:val="20"/>
                <w:szCs w:val="20"/>
              </w:rPr>
              <w:t xml:space="preserve"> </w:t>
            </w:r>
          </w:p>
          <w:p w14:paraId="05B0EBE1" w14:textId="77777777" w:rsidR="004640F8" w:rsidRPr="004640F8" w:rsidRDefault="004640F8" w:rsidP="004640F8">
            <w:pPr>
              <w:numPr>
                <w:ilvl w:val="0"/>
                <w:numId w:val="35"/>
              </w:numPr>
              <w:spacing w:line="276" w:lineRule="auto"/>
              <w:ind w:left="456"/>
              <w:jc w:val="both"/>
              <w:rPr>
                <w:rFonts w:ascii="Arial" w:hAnsi="Arial" w:cs="Arial"/>
                <w:b/>
                <w:bCs/>
                <w:color w:val="000000" w:themeColor="text1"/>
                <w:sz w:val="20"/>
                <w:szCs w:val="20"/>
              </w:rPr>
            </w:pPr>
            <w:r w:rsidRPr="004640F8">
              <w:rPr>
                <w:rStyle w:val="Textoennegrita"/>
                <w:rFonts w:ascii="Arial" w:hAnsi="Arial" w:cs="Arial"/>
                <w:b w:val="0"/>
                <w:bCs w:val="0"/>
                <w:color w:val="000000" w:themeColor="text1"/>
                <w:sz w:val="20"/>
                <w:szCs w:val="20"/>
              </w:rPr>
              <w:t>Control de materias primas</w:t>
            </w:r>
            <w:r w:rsidRPr="004640F8">
              <w:rPr>
                <w:rFonts w:ascii="Arial" w:hAnsi="Arial" w:cs="Arial"/>
                <w:b/>
                <w:bCs/>
                <w:color w:val="000000" w:themeColor="text1"/>
                <w:sz w:val="20"/>
                <w:szCs w:val="20"/>
              </w:rPr>
              <w:t xml:space="preserve"> </w:t>
            </w:r>
          </w:p>
          <w:p w14:paraId="6F55CBB6" w14:textId="77777777" w:rsidR="004640F8" w:rsidRPr="004640F8" w:rsidRDefault="004640F8" w:rsidP="004640F8">
            <w:pPr>
              <w:numPr>
                <w:ilvl w:val="0"/>
                <w:numId w:val="35"/>
              </w:numPr>
              <w:spacing w:line="276" w:lineRule="auto"/>
              <w:ind w:left="456"/>
              <w:jc w:val="both"/>
              <w:rPr>
                <w:rFonts w:ascii="Arial" w:hAnsi="Arial" w:cs="Arial"/>
                <w:b/>
                <w:bCs/>
                <w:color w:val="000000" w:themeColor="text1"/>
                <w:sz w:val="20"/>
                <w:szCs w:val="20"/>
              </w:rPr>
            </w:pPr>
            <w:r w:rsidRPr="004640F8">
              <w:rPr>
                <w:rStyle w:val="Textoennegrita"/>
                <w:rFonts w:ascii="Arial" w:hAnsi="Arial" w:cs="Arial"/>
                <w:b w:val="0"/>
                <w:bCs w:val="0"/>
                <w:color w:val="000000" w:themeColor="text1"/>
                <w:sz w:val="20"/>
                <w:szCs w:val="20"/>
              </w:rPr>
              <w:t>Condiciones locativas adecuadas</w:t>
            </w:r>
            <w:r w:rsidRPr="004640F8">
              <w:rPr>
                <w:rFonts w:ascii="Arial" w:hAnsi="Arial" w:cs="Arial"/>
                <w:b/>
                <w:bCs/>
                <w:color w:val="000000" w:themeColor="text1"/>
                <w:sz w:val="20"/>
                <w:szCs w:val="20"/>
              </w:rPr>
              <w:t xml:space="preserve"> </w:t>
            </w:r>
          </w:p>
          <w:p w14:paraId="4974EF11" w14:textId="77777777" w:rsidR="004640F8" w:rsidRPr="004640F8" w:rsidRDefault="004640F8" w:rsidP="004640F8">
            <w:pPr>
              <w:numPr>
                <w:ilvl w:val="0"/>
                <w:numId w:val="35"/>
              </w:numPr>
              <w:spacing w:line="276" w:lineRule="auto"/>
              <w:ind w:left="456"/>
              <w:jc w:val="both"/>
              <w:rPr>
                <w:rFonts w:ascii="Arial" w:hAnsi="Arial" w:cs="Arial"/>
                <w:b/>
                <w:bCs/>
                <w:color w:val="000000" w:themeColor="text1"/>
                <w:sz w:val="20"/>
                <w:szCs w:val="20"/>
              </w:rPr>
            </w:pPr>
            <w:r w:rsidRPr="004640F8">
              <w:rPr>
                <w:rStyle w:val="Textoennegrita"/>
                <w:rFonts w:ascii="Arial" w:hAnsi="Arial" w:cs="Arial"/>
                <w:b w:val="0"/>
                <w:bCs w:val="0"/>
                <w:color w:val="000000" w:themeColor="text1"/>
                <w:sz w:val="20"/>
                <w:szCs w:val="20"/>
              </w:rPr>
              <w:t>Control de procesos</w:t>
            </w:r>
            <w:r w:rsidRPr="004640F8">
              <w:rPr>
                <w:rFonts w:ascii="Arial" w:hAnsi="Arial" w:cs="Arial"/>
                <w:b/>
                <w:bCs/>
                <w:color w:val="000000" w:themeColor="text1"/>
                <w:sz w:val="20"/>
                <w:szCs w:val="20"/>
              </w:rPr>
              <w:t xml:space="preserve"> </w:t>
            </w:r>
          </w:p>
          <w:p w14:paraId="260432DF" w14:textId="77777777" w:rsidR="004640F8" w:rsidRPr="004640F8" w:rsidRDefault="004640F8" w:rsidP="004640F8">
            <w:pPr>
              <w:numPr>
                <w:ilvl w:val="0"/>
                <w:numId w:val="35"/>
              </w:numPr>
              <w:spacing w:line="276" w:lineRule="auto"/>
              <w:ind w:left="456"/>
              <w:jc w:val="both"/>
              <w:rPr>
                <w:rFonts w:ascii="Arial" w:hAnsi="Arial" w:cs="Arial"/>
                <w:b/>
                <w:bCs/>
                <w:color w:val="000000" w:themeColor="text1"/>
                <w:sz w:val="20"/>
                <w:szCs w:val="20"/>
              </w:rPr>
            </w:pPr>
            <w:r w:rsidRPr="004640F8">
              <w:rPr>
                <w:rStyle w:val="Textoennegrita"/>
                <w:rFonts w:ascii="Arial" w:hAnsi="Arial" w:cs="Arial"/>
                <w:b w:val="0"/>
                <w:bCs w:val="0"/>
                <w:color w:val="000000" w:themeColor="text1"/>
                <w:sz w:val="20"/>
                <w:szCs w:val="20"/>
              </w:rPr>
              <w:t>Almacenamiento adecuado</w:t>
            </w:r>
            <w:r w:rsidRPr="004640F8">
              <w:rPr>
                <w:rFonts w:ascii="Arial" w:hAnsi="Arial" w:cs="Arial"/>
                <w:b/>
                <w:bCs/>
                <w:color w:val="000000" w:themeColor="text1"/>
                <w:sz w:val="20"/>
                <w:szCs w:val="20"/>
              </w:rPr>
              <w:t xml:space="preserve"> </w:t>
            </w:r>
          </w:p>
          <w:p w14:paraId="5F39A8AB" w14:textId="5998DA86" w:rsidR="00DC23B2" w:rsidRPr="004640F8" w:rsidRDefault="004640F8" w:rsidP="004640F8">
            <w:pPr>
              <w:numPr>
                <w:ilvl w:val="0"/>
                <w:numId w:val="35"/>
              </w:numPr>
              <w:spacing w:line="276" w:lineRule="auto"/>
              <w:ind w:left="456"/>
              <w:jc w:val="both"/>
              <w:rPr>
                <w:rFonts w:ascii="Arial" w:hAnsi="Arial" w:cs="Arial"/>
                <w:color w:val="000000" w:themeColor="text1"/>
                <w:sz w:val="20"/>
                <w:szCs w:val="20"/>
              </w:rPr>
            </w:pPr>
            <w:r w:rsidRPr="004640F8">
              <w:rPr>
                <w:rStyle w:val="Textoennegrita"/>
                <w:rFonts w:ascii="Arial" w:hAnsi="Arial" w:cs="Arial"/>
                <w:b w:val="0"/>
                <w:bCs w:val="0"/>
                <w:color w:val="000000" w:themeColor="text1"/>
                <w:sz w:val="20"/>
                <w:szCs w:val="20"/>
              </w:rPr>
              <w:t>Transporte higiénico</w:t>
            </w:r>
            <w:r w:rsidRPr="004640F8">
              <w:rPr>
                <w:rFonts w:ascii="Arial" w:hAnsi="Arial" w:cs="Arial"/>
                <w:b/>
                <w:bCs/>
                <w:color w:val="000000" w:themeColor="text1"/>
                <w:sz w:val="20"/>
                <w:szCs w:val="20"/>
              </w:rPr>
              <w:t xml:space="preserve"> </w:t>
            </w:r>
          </w:p>
        </w:tc>
        <w:tc>
          <w:tcPr>
            <w:tcW w:w="3021" w:type="dxa"/>
          </w:tcPr>
          <w:p w14:paraId="420888C7" w14:textId="39D137D8" w:rsidR="00DC23B2" w:rsidRPr="005104AC" w:rsidRDefault="00F95F29"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A582586" wp14:editId="313F4ED6">
                  <wp:extent cx="1781175" cy="1311275"/>
                  <wp:effectExtent l="0" t="0" r="0" b="0"/>
                  <wp:docPr id="152049048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90487" name="Imagen 1520490487"/>
                          <pic:cNvPicPr/>
                        </pic:nvPicPr>
                        <pic:blipFill>
                          <a:blip r:embed="rId110">
                            <a:extLst>
                              <a:ext uri="{28A0092B-C50C-407E-A947-70E740481C1C}">
                                <a14:useLocalDpi xmlns:a14="http://schemas.microsoft.com/office/drawing/2010/main" val="0"/>
                              </a:ext>
                            </a:extLst>
                          </a:blip>
                          <a:stretch>
                            <a:fillRect/>
                          </a:stretch>
                        </pic:blipFill>
                        <pic:spPr>
                          <a:xfrm>
                            <a:off x="0" y="0"/>
                            <a:ext cx="1781175" cy="1311275"/>
                          </a:xfrm>
                          <a:prstGeom prst="rect">
                            <a:avLst/>
                          </a:prstGeom>
                        </pic:spPr>
                      </pic:pic>
                    </a:graphicData>
                  </a:graphic>
                </wp:inline>
              </w:drawing>
            </w:r>
          </w:p>
        </w:tc>
      </w:tr>
      <w:tr w:rsidR="00DC23B2" w:rsidRPr="00076D99" w14:paraId="73E55E51" w14:textId="77777777" w:rsidTr="00A01A4A">
        <w:trPr>
          <w:trHeight w:val="550"/>
        </w:trPr>
        <w:tc>
          <w:tcPr>
            <w:tcW w:w="2122" w:type="dxa"/>
          </w:tcPr>
          <w:p w14:paraId="6E06D912" w14:textId="77777777" w:rsidR="00DC23B2" w:rsidRPr="00E32113" w:rsidRDefault="00DC23B2" w:rsidP="00A01A4A">
            <w:pPr>
              <w:spacing w:line="276" w:lineRule="auto"/>
              <w:jc w:val="both"/>
              <w:rPr>
                <w:rStyle w:val="Textoennegrita"/>
                <w:rFonts w:ascii="Arial" w:hAnsi="Arial" w:cs="Arial"/>
                <w:sz w:val="20"/>
                <w:szCs w:val="20"/>
              </w:rPr>
            </w:pPr>
            <w:r w:rsidRPr="00E32113">
              <w:rPr>
                <w:rStyle w:val="Textoennegrita"/>
                <w:rFonts w:ascii="Arial" w:hAnsi="Arial" w:cs="Arial"/>
                <w:sz w:val="20"/>
                <w:szCs w:val="20"/>
              </w:rPr>
              <w:t>Importancia</w:t>
            </w:r>
          </w:p>
        </w:tc>
        <w:tc>
          <w:tcPr>
            <w:tcW w:w="4819" w:type="dxa"/>
          </w:tcPr>
          <w:p w14:paraId="17C277DC" w14:textId="77777777" w:rsidR="00DC23B2" w:rsidRPr="00FD03D0" w:rsidRDefault="00DC23B2" w:rsidP="00A01A4A">
            <w:pPr>
              <w:numPr>
                <w:ilvl w:val="0"/>
                <w:numId w:val="34"/>
              </w:numPr>
              <w:spacing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 xml:space="preserve">Previenen enfermedades transmitidas por alimentos (ETA) </w:t>
            </w:r>
          </w:p>
          <w:p w14:paraId="1A7CF131" w14:textId="77777777" w:rsidR="00DC23B2" w:rsidRPr="00FD03D0" w:rsidRDefault="00DC23B2" w:rsidP="00A01A4A">
            <w:pPr>
              <w:numPr>
                <w:ilvl w:val="0"/>
                <w:numId w:val="34"/>
              </w:numPr>
              <w:spacing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 xml:space="preserve">Garantizan la inocuidad del producto </w:t>
            </w:r>
          </w:p>
          <w:p w14:paraId="463D961B" w14:textId="77777777" w:rsidR="00DC23B2" w:rsidRPr="00FD03D0" w:rsidRDefault="00DC23B2" w:rsidP="00A01A4A">
            <w:pPr>
              <w:numPr>
                <w:ilvl w:val="0"/>
                <w:numId w:val="34"/>
              </w:numPr>
              <w:spacing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 xml:space="preserve">Aumentan la vida útil de los alimentos </w:t>
            </w:r>
          </w:p>
          <w:p w14:paraId="43B45137" w14:textId="77777777" w:rsidR="00DC23B2" w:rsidRPr="00FD03D0" w:rsidRDefault="00DC23B2" w:rsidP="00A01A4A">
            <w:pPr>
              <w:numPr>
                <w:ilvl w:val="0"/>
                <w:numId w:val="34"/>
              </w:numPr>
              <w:spacing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 xml:space="preserve">Mejoran la calidad y aceptación del producto </w:t>
            </w:r>
          </w:p>
          <w:p w14:paraId="779C88CA" w14:textId="77777777" w:rsidR="00DC23B2" w:rsidRPr="00FD03D0" w:rsidRDefault="00DC23B2" w:rsidP="00A01A4A">
            <w:pPr>
              <w:numPr>
                <w:ilvl w:val="0"/>
                <w:numId w:val="34"/>
              </w:numPr>
              <w:spacing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 xml:space="preserve">Permiten cumplir requisitos legales </w:t>
            </w:r>
          </w:p>
          <w:p w14:paraId="4B38971B" w14:textId="77777777" w:rsidR="00DC23B2" w:rsidRPr="00E32113" w:rsidRDefault="00DC23B2" w:rsidP="00A01A4A">
            <w:pPr>
              <w:numPr>
                <w:ilvl w:val="0"/>
                <w:numId w:val="34"/>
              </w:numPr>
              <w:spacing w:line="276" w:lineRule="auto"/>
              <w:ind w:left="314"/>
              <w:jc w:val="both"/>
              <w:rPr>
                <w:rFonts w:ascii="Arial" w:hAnsi="Arial" w:cs="Arial"/>
                <w:color w:val="000000" w:themeColor="text1"/>
                <w:sz w:val="20"/>
                <w:szCs w:val="20"/>
              </w:rPr>
            </w:pPr>
            <w:r w:rsidRPr="00FD03D0">
              <w:rPr>
                <w:rFonts w:ascii="Arial" w:hAnsi="Arial" w:cs="Arial"/>
                <w:color w:val="000000" w:themeColor="text1"/>
                <w:sz w:val="20"/>
                <w:szCs w:val="20"/>
              </w:rPr>
              <w:t xml:space="preserve">Facilitan el acceso a mercados </w:t>
            </w:r>
          </w:p>
        </w:tc>
        <w:tc>
          <w:tcPr>
            <w:tcW w:w="3021" w:type="dxa"/>
          </w:tcPr>
          <w:p w14:paraId="5509CC09" w14:textId="2EEAA494" w:rsidR="00DC23B2" w:rsidRPr="005104AC" w:rsidRDefault="00D95959"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7AB88C2B" wp14:editId="0B19673B">
                  <wp:extent cx="1781175" cy="1367155"/>
                  <wp:effectExtent l="0" t="0" r="0" b="4445"/>
                  <wp:docPr id="52905843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58435" name="Imagen 529058435"/>
                          <pic:cNvPicPr/>
                        </pic:nvPicPr>
                        <pic:blipFill>
                          <a:blip r:embed="rId111">
                            <a:extLst>
                              <a:ext uri="{28A0092B-C50C-407E-A947-70E740481C1C}">
                                <a14:useLocalDpi xmlns:a14="http://schemas.microsoft.com/office/drawing/2010/main" val="0"/>
                              </a:ext>
                            </a:extLst>
                          </a:blip>
                          <a:stretch>
                            <a:fillRect/>
                          </a:stretch>
                        </pic:blipFill>
                        <pic:spPr>
                          <a:xfrm>
                            <a:off x="0" y="0"/>
                            <a:ext cx="1781175" cy="1367155"/>
                          </a:xfrm>
                          <a:prstGeom prst="rect">
                            <a:avLst/>
                          </a:prstGeom>
                        </pic:spPr>
                      </pic:pic>
                    </a:graphicData>
                  </a:graphic>
                </wp:inline>
              </w:drawing>
            </w:r>
          </w:p>
        </w:tc>
      </w:tr>
      <w:tr w:rsidR="00D95959" w:rsidRPr="00D95959" w14:paraId="1F773266" w14:textId="77777777" w:rsidTr="00A01A4A">
        <w:trPr>
          <w:trHeight w:val="550"/>
        </w:trPr>
        <w:tc>
          <w:tcPr>
            <w:tcW w:w="2122" w:type="dxa"/>
          </w:tcPr>
          <w:p w14:paraId="22917E8E" w14:textId="7D9010E8" w:rsidR="00D95959" w:rsidRPr="00D95959" w:rsidRDefault="00D95959" w:rsidP="00A01A4A">
            <w:pPr>
              <w:spacing w:line="276" w:lineRule="auto"/>
              <w:jc w:val="both"/>
              <w:rPr>
                <w:rStyle w:val="Textoennegrita"/>
                <w:rFonts w:ascii="Arial" w:hAnsi="Arial" w:cs="Arial"/>
                <w:sz w:val="20"/>
                <w:szCs w:val="20"/>
              </w:rPr>
            </w:pPr>
            <w:r w:rsidRPr="00D95959">
              <w:rPr>
                <w:rStyle w:val="Textoennegrita"/>
                <w:rFonts w:ascii="Arial" w:hAnsi="Arial" w:cs="Arial"/>
                <w:sz w:val="20"/>
                <w:szCs w:val="20"/>
              </w:rPr>
              <w:t>Fund</w:t>
            </w:r>
            <w:r>
              <w:rPr>
                <w:rStyle w:val="Textoennegrita"/>
                <w:rFonts w:ascii="Arial" w:hAnsi="Arial" w:cs="Arial"/>
                <w:sz w:val="20"/>
                <w:szCs w:val="20"/>
              </w:rPr>
              <w:t>amentos de las BPM</w:t>
            </w:r>
          </w:p>
        </w:tc>
        <w:tc>
          <w:tcPr>
            <w:tcW w:w="4819" w:type="dxa"/>
          </w:tcPr>
          <w:p w14:paraId="42B0CD6D" w14:textId="66EFFCB3" w:rsidR="00D95959" w:rsidRPr="00D95959" w:rsidRDefault="00A96B0F" w:rsidP="00A96B0F">
            <w:pPr>
              <w:pStyle w:val="NormalWeb"/>
              <w:jc w:val="both"/>
              <w:rPr>
                <w:rFonts w:ascii="Arial" w:hAnsi="Arial" w:cs="Arial"/>
                <w:color w:val="000000" w:themeColor="text1"/>
                <w:sz w:val="20"/>
                <w:szCs w:val="20"/>
              </w:rPr>
            </w:pPr>
            <w:r w:rsidRPr="00A96B0F">
              <w:rPr>
                <w:rFonts w:ascii="Arial" w:hAnsi="Arial" w:cs="Arial"/>
                <w:sz w:val="20"/>
                <w:szCs w:val="20"/>
              </w:rPr>
              <w:t>La industria cárnica se fundamenta en la prevención para evitar la contaminación, el control mediante el monitoreo de procesos, la higiene con limpieza constante, la capacitación del personal y la documentación para garantizar trazabilidad y control.</w:t>
            </w:r>
          </w:p>
        </w:tc>
        <w:tc>
          <w:tcPr>
            <w:tcW w:w="3021" w:type="dxa"/>
          </w:tcPr>
          <w:p w14:paraId="13C59F26" w14:textId="741E4AAF" w:rsidR="00D95959" w:rsidRPr="00D95959" w:rsidRDefault="000C55CA" w:rsidP="00A01A4A">
            <w:pPr>
              <w:spacing w:line="276" w:lineRule="auto"/>
              <w:jc w:val="center"/>
              <w:rPr>
                <w:rFonts w:ascii="Arial" w:hAnsi="Arial" w:cs="Arial"/>
                <w:noProof/>
                <w:color w:val="000000"/>
                <w:sz w:val="20"/>
                <w:szCs w:val="20"/>
                <w:lang w:val="es-MX"/>
              </w:rPr>
            </w:pPr>
            <w:r>
              <w:rPr>
                <w:rFonts w:ascii="Arial" w:hAnsi="Arial" w:cs="Arial"/>
                <w:noProof/>
                <w:color w:val="000000"/>
                <w:sz w:val="20"/>
                <w:szCs w:val="20"/>
                <w:lang w:val="es-MX"/>
              </w:rPr>
              <w:drawing>
                <wp:inline distT="0" distB="0" distL="0" distR="0" wp14:anchorId="49241555" wp14:editId="053DB6F2">
                  <wp:extent cx="1781175" cy="1435735"/>
                  <wp:effectExtent l="0" t="0" r="0" b="0"/>
                  <wp:docPr id="170554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42" name="Imagen 1705542"/>
                          <pic:cNvPicPr/>
                        </pic:nvPicPr>
                        <pic:blipFill>
                          <a:blip r:embed="rId112">
                            <a:extLst>
                              <a:ext uri="{28A0092B-C50C-407E-A947-70E740481C1C}">
                                <a14:useLocalDpi xmlns:a14="http://schemas.microsoft.com/office/drawing/2010/main" val="0"/>
                              </a:ext>
                            </a:extLst>
                          </a:blip>
                          <a:stretch>
                            <a:fillRect/>
                          </a:stretch>
                        </pic:blipFill>
                        <pic:spPr>
                          <a:xfrm>
                            <a:off x="0" y="0"/>
                            <a:ext cx="1781175" cy="1435735"/>
                          </a:xfrm>
                          <a:prstGeom prst="rect">
                            <a:avLst/>
                          </a:prstGeom>
                        </pic:spPr>
                      </pic:pic>
                    </a:graphicData>
                  </a:graphic>
                </wp:inline>
              </w:drawing>
            </w:r>
          </w:p>
        </w:tc>
      </w:tr>
    </w:tbl>
    <w:p w14:paraId="1BD17A3D" w14:textId="77777777" w:rsidR="00DC23B2" w:rsidRDefault="00DC23B2" w:rsidP="008678A3">
      <w:pPr>
        <w:pStyle w:val="NormalWeb"/>
        <w:spacing w:before="0" w:beforeAutospacing="0" w:after="0" w:afterAutospacing="0" w:line="276" w:lineRule="auto"/>
        <w:ind w:left="567"/>
        <w:jc w:val="both"/>
        <w:rPr>
          <w:rFonts w:ascii="Arial" w:hAnsi="Arial" w:cs="Arial"/>
          <w:color w:val="000000" w:themeColor="text1"/>
          <w:sz w:val="20"/>
          <w:szCs w:val="20"/>
        </w:rPr>
      </w:pPr>
    </w:p>
    <w:p w14:paraId="6BFB425C" w14:textId="77777777" w:rsidR="000C55CA" w:rsidRDefault="000C55CA" w:rsidP="008678A3">
      <w:pPr>
        <w:pStyle w:val="NormalWeb"/>
        <w:spacing w:before="0" w:beforeAutospacing="0" w:after="0" w:afterAutospacing="0" w:line="276" w:lineRule="auto"/>
        <w:ind w:left="567"/>
        <w:jc w:val="both"/>
        <w:rPr>
          <w:rFonts w:ascii="Arial" w:hAnsi="Arial" w:cs="Arial"/>
          <w:color w:val="000000" w:themeColor="text1"/>
          <w:sz w:val="20"/>
          <w:szCs w:val="20"/>
        </w:rPr>
      </w:pPr>
    </w:p>
    <w:p w14:paraId="0220A704" w14:textId="05E79FE7" w:rsidR="00D42A22" w:rsidRPr="00FD03D0" w:rsidRDefault="00D42A22" w:rsidP="002A783C">
      <w:pPr>
        <w:pStyle w:val="Ttulo1"/>
        <w:numPr>
          <w:ilvl w:val="1"/>
          <w:numId w:val="94"/>
        </w:numPr>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Relación de las BPM con la normativa sanitaria vigente</w:t>
      </w:r>
    </w:p>
    <w:p w14:paraId="45728E72" w14:textId="77777777" w:rsidR="002A783C" w:rsidRDefault="002A783C" w:rsidP="000A2A08">
      <w:pPr>
        <w:pStyle w:val="NormalWeb"/>
        <w:spacing w:before="0" w:beforeAutospacing="0" w:after="0" w:afterAutospacing="0" w:line="276" w:lineRule="auto"/>
        <w:jc w:val="both"/>
        <w:rPr>
          <w:rFonts w:ascii="Arial" w:hAnsi="Arial" w:cs="Arial"/>
          <w:color w:val="000000" w:themeColor="text1"/>
          <w:sz w:val="20"/>
          <w:szCs w:val="20"/>
        </w:rPr>
      </w:pPr>
    </w:p>
    <w:p w14:paraId="5EA0197E" w14:textId="17390A58" w:rsidR="004F317C" w:rsidRDefault="004F317C" w:rsidP="004F317C">
      <w:pPr>
        <w:pStyle w:val="NormalWeb"/>
        <w:spacing w:before="0" w:beforeAutospacing="0" w:after="0" w:afterAutospacing="0" w:line="276" w:lineRule="auto"/>
        <w:ind w:left="567"/>
        <w:jc w:val="both"/>
        <w:rPr>
          <w:rFonts w:ascii="Arial" w:hAnsi="Arial" w:cs="Arial"/>
          <w:color w:val="000000" w:themeColor="text1"/>
          <w:sz w:val="20"/>
          <w:szCs w:val="20"/>
        </w:rPr>
      </w:pPr>
      <w:r w:rsidRPr="004F317C">
        <w:rPr>
          <w:rFonts w:ascii="Arial" w:hAnsi="Arial" w:cs="Arial"/>
          <w:color w:val="000000" w:themeColor="text1"/>
          <w:sz w:val="20"/>
          <w:szCs w:val="20"/>
        </w:rPr>
        <w:t>Las BPM en Colombia están reguladas por normas como la Resolución 2674 de 2013, el Decreto 1500 de 2007, la Resolución 240 de 2013 y la Ley 9 de 1979, que exigen higiene, infraestructura adecuada, control de procesos, registros verificables y personal capacitado.</w:t>
      </w:r>
    </w:p>
    <w:p w14:paraId="62040E98" w14:textId="77777777" w:rsidR="00897537" w:rsidRDefault="00897537" w:rsidP="000A2A08">
      <w:pPr>
        <w:pStyle w:val="Ttulo2"/>
        <w:spacing w:before="0" w:after="0" w:line="276" w:lineRule="auto"/>
        <w:jc w:val="both"/>
        <w:rPr>
          <w:rStyle w:val="Textoennegrita"/>
          <w:rFonts w:ascii="Arial" w:hAnsi="Arial" w:cs="Arial"/>
          <w:color w:val="000000" w:themeColor="text1"/>
          <w:sz w:val="20"/>
          <w:szCs w:val="20"/>
        </w:rPr>
      </w:pPr>
    </w:p>
    <w:p w14:paraId="15897F14" w14:textId="22AB27D0" w:rsidR="00D42A22" w:rsidRPr="00FD03D0" w:rsidRDefault="00D42A22" w:rsidP="00D54D34">
      <w:pPr>
        <w:pStyle w:val="Ttulo1"/>
        <w:numPr>
          <w:ilvl w:val="1"/>
          <w:numId w:val="94"/>
        </w:numPr>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Aplicación de BPM en procesos de transformación cárnica</w:t>
      </w:r>
    </w:p>
    <w:p w14:paraId="4B259D70" w14:textId="77777777" w:rsidR="00D54D34" w:rsidRDefault="00D54D34" w:rsidP="000A2A08">
      <w:pPr>
        <w:pStyle w:val="NormalWeb"/>
        <w:spacing w:before="0" w:beforeAutospacing="0" w:after="0" w:afterAutospacing="0" w:line="276" w:lineRule="auto"/>
        <w:jc w:val="both"/>
        <w:rPr>
          <w:rFonts w:ascii="Arial" w:hAnsi="Arial" w:cs="Arial"/>
          <w:color w:val="000000" w:themeColor="text1"/>
          <w:sz w:val="20"/>
          <w:szCs w:val="20"/>
        </w:rPr>
      </w:pPr>
    </w:p>
    <w:p w14:paraId="41A49FC3" w14:textId="77777777" w:rsidR="00D54D34" w:rsidRDefault="00D54D34" w:rsidP="000A2A08">
      <w:pPr>
        <w:pStyle w:val="NormalWeb"/>
        <w:spacing w:before="0" w:beforeAutospacing="0" w:after="0" w:afterAutospacing="0" w:line="276" w:lineRule="auto"/>
        <w:jc w:val="both"/>
      </w:pPr>
    </w:p>
    <w:p w14:paraId="522E7C74" w14:textId="77777777" w:rsidR="00274BFC" w:rsidRPr="00274BFC" w:rsidRDefault="00274BFC" w:rsidP="00274BFC">
      <w:pPr>
        <w:pStyle w:val="NormalWeb"/>
        <w:spacing w:before="0" w:beforeAutospacing="0" w:after="0" w:afterAutospacing="0" w:line="276" w:lineRule="auto"/>
        <w:ind w:firstLine="567"/>
        <w:jc w:val="both"/>
        <w:rPr>
          <w:rFonts w:ascii="Arial" w:hAnsi="Arial" w:cs="Arial"/>
          <w:color w:val="000000" w:themeColor="text1"/>
          <w:sz w:val="20"/>
          <w:szCs w:val="20"/>
        </w:rPr>
      </w:pPr>
      <w:r w:rsidRPr="00274BFC">
        <w:rPr>
          <w:rFonts w:ascii="Arial" w:hAnsi="Arial" w:cs="Arial"/>
          <w:color w:val="000000" w:themeColor="text1"/>
          <w:sz w:val="20"/>
          <w:szCs w:val="20"/>
        </w:rPr>
        <w:t>Las BPM deben aplicarse en todas las etapas del proceso productivo, de la siguiente manera:</w:t>
      </w:r>
    </w:p>
    <w:p w14:paraId="156C185E" w14:textId="77777777" w:rsidR="0032769B" w:rsidRDefault="0032769B" w:rsidP="00400B59">
      <w:pPr>
        <w:pStyle w:val="NormalWeb"/>
        <w:spacing w:before="0" w:beforeAutospacing="0" w:after="0" w:afterAutospacing="0" w:line="276" w:lineRule="auto"/>
        <w:jc w:val="both"/>
      </w:pPr>
    </w:p>
    <w:tbl>
      <w:tblPr>
        <w:tblStyle w:val="Tablaconcuadrcula"/>
        <w:tblW w:w="0" w:type="auto"/>
        <w:tblLayout w:type="fixed"/>
        <w:tblLook w:val="04A0" w:firstRow="1" w:lastRow="0" w:firstColumn="1" w:lastColumn="0" w:noHBand="0" w:noVBand="1"/>
      </w:tblPr>
      <w:tblGrid>
        <w:gridCol w:w="2263"/>
        <w:gridCol w:w="4678"/>
        <w:gridCol w:w="3021"/>
      </w:tblGrid>
      <w:tr w:rsidR="0032769B" w:rsidRPr="005A57DD" w14:paraId="00280419" w14:textId="77777777" w:rsidTr="00A01A4A">
        <w:tc>
          <w:tcPr>
            <w:tcW w:w="9962" w:type="dxa"/>
            <w:gridSpan w:val="3"/>
            <w:shd w:val="clear" w:color="auto" w:fill="9BBB59" w:themeFill="accent3"/>
          </w:tcPr>
          <w:p w14:paraId="7D3BF4B7" w14:textId="5AA39170" w:rsidR="0032769B" w:rsidRPr="005A57DD" w:rsidRDefault="0032769B"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5A57DD">
              <w:rPr>
                <w:rFonts w:ascii="Arial" w:hAnsi="Arial" w:cs="Arial"/>
                <w:b/>
                <w:bCs/>
                <w:color w:val="000000"/>
                <w:sz w:val="20"/>
                <w:szCs w:val="20"/>
                <w:lang w:val="es-MX"/>
              </w:rPr>
              <w:t>Pasos</w:t>
            </w:r>
          </w:p>
        </w:tc>
      </w:tr>
      <w:tr w:rsidR="0032769B" w:rsidRPr="00B028C8" w14:paraId="5FA49ED3" w14:textId="77777777" w:rsidTr="00B028C8">
        <w:trPr>
          <w:trHeight w:val="550"/>
        </w:trPr>
        <w:tc>
          <w:tcPr>
            <w:tcW w:w="2263" w:type="dxa"/>
          </w:tcPr>
          <w:p w14:paraId="1A31F10D" w14:textId="5923B1E5" w:rsidR="0032769B" w:rsidRPr="00B028C8" w:rsidRDefault="00400B59" w:rsidP="00B028C8">
            <w:pPr>
              <w:pStyle w:val="Prrafodelista"/>
              <w:numPr>
                <w:ilvl w:val="0"/>
                <w:numId w:val="95"/>
              </w:numPr>
              <w:spacing w:line="276" w:lineRule="auto"/>
              <w:ind w:left="315"/>
              <w:jc w:val="both"/>
              <w:rPr>
                <w:rFonts w:ascii="Arial" w:hAnsi="Arial" w:cs="Arial"/>
                <w:b/>
                <w:bCs/>
                <w:color w:val="000000" w:themeColor="text1"/>
                <w:sz w:val="20"/>
                <w:szCs w:val="20"/>
              </w:rPr>
            </w:pPr>
            <w:r w:rsidRPr="00B028C8">
              <w:rPr>
                <w:rFonts w:ascii="Arial" w:hAnsi="Arial" w:cs="Arial"/>
                <w:b/>
                <w:bCs/>
                <w:sz w:val="20"/>
                <w:szCs w:val="20"/>
              </w:rPr>
              <w:t>Recepción de materia prima</w:t>
            </w:r>
          </w:p>
        </w:tc>
        <w:tc>
          <w:tcPr>
            <w:tcW w:w="4678" w:type="dxa"/>
          </w:tcPr>
          <w:p w14:paraId="0B10F9CB" w14:textId="65F4FA85" w:rsidR="0032769B" w:rsidRPr="00B028C8" w:rsidRDefault="0032769B" w:rsidP="00400B59">
            <w:pPr>
              <w:spacing w:line="276" w:lineRule="auto"/>
              <w:jc w:val="both"/>
              <w:rPr>
                <w:rFonts w:ascii="Arial" w:hAnsi="Arial" w:cs="Arial"/>
                <w:color w:val="000000" w:themeColor="text1"/>
                <w:sz w:val="20"/>
                <w:szCs w:val="20"/>
              </w:rPr>
            </w:pPr>
            <w:r w:rsidRPr="00B028C8">
              <w:rPr>
                <w:rFonts w:ascii="Arial" w:hAnsi="Arial" w:cs="Arial"/>
                <w:b/>
                <w:bCs/>
                <w:color w:val="000000" w:themeColor="text1"/>
                <w:sz w:val="20"/>
                <w:szCs w:val="20"/>
              </w:rPr>
              <w:t xml:space="preserve"> </w:t>
            </w:r>
            <w:r w:rsidR="00BB7558" w:rsidRPr="00B028C8">
              <w:rPr>
                <w:rFonts w:ascii="Arial" w:hAnsi="Arial" w:cs="Arial"/>
                <w:sz w:val="20"/>
                <w:szCs w:val="20"/>
              </w:rPr>
              <w:t>En esta etapa se realiza la inspección sanitaria y el control de temperatura, junto con la verificación de calidad, garantizando que la materia prima cumpla las condiciones adecuadas para su procesamiento.</w:t>
            </w:r>
          </w:p>
        </w:tc>
        <w:tc>
          <w:tcPr>
            <w:tcW w:w="3021" w:type="dxa"/>
          </w:tcPr>
          <w:p w14:paraId="254B951F" w14:textId="7804940A" w:rsidR="0032769B" w:rsidRPr="00B028C8" w:rsidRDefault="00E95110"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62B03AFE" wp14:editId="1BF2CAD8">
                  <wp:extent cx="1097280" cy="831273"/>
                  <wp:effectExtent l="0" t="0" r="0" b="0"/>
                  <wp:docPr id="75567519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75192" name="Imagen 755675192"/>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115294" cy="844920"/>
                          </a:xfrm>
                          <a:prstGeom prst="rect">
                            <a:avLst/>
                          </a:prstGeom>
                        </pic:spPr>
                      </pic:pic>
                    </a:graphicData>
                  </a:graphic>
                </wp:inline>
              </w:drawing>
            </w:r>
          </w:p>
        </w:tc>
      </w:tr>
      <w:tr w:rsidR="00400B59" w:rsidRPr="00B028C8" w14:paraId="160EF758" w14:textId="77777777" w:rsidTr="00B028C8">
        <w:trPr>
          <w:trHeight w:val="550"/>
        </w:trPr>
        <w:tc>
          <w:tcPr>
            <w:tcW w:w="2263" w:type="dxa"/>
          </w:tcPr>
          <w:p w14:paraId="599E66B8" w14:textId="765436CD" w:rsidR="00400B59" w:rsidRPr="00B028C8" w:rsidRDefault="00BB7558" w:rsidP="00B028C8">
            <w:pPr>
              <w:pStyle w:val="Prrafodelista"/>
              <w:numPr>
                <w:ilvl w:val="0"/>
                <w:numId w:val="95"/>
              </w:numPr>
              <w:spacing w:line="276" w:lineRule="auto"/>
              <w:ind w:left="315"/>
              <w:jc w:val="both"/>
              <w:rPr>
                <w:rFonts w:ascii="Arial" w:hAnsi="Arial" w:cs="Arial"/>
                <w:b/>
                <w:bCs/>
                <w:sz w:val="20"/>
                <w:szCs w:val="20"/>
              </w:rPr>
            </w:pPr>
            <w:r w:rsidRPr="00B028C8">
              <w:rPr>
                <w:rFonts w:ascii="Arial" w:hAnsi="Arial" w:cs="Arial"/>
                <w:b/>
                <w:bCs/>
                <w:sz w:val="20"/>
                <w:szCs w:val="20"/>
              </w:rPr>
              <w:t>Almacenamiento</w:t>
            </w:r>
          </w:p>
        </w:tc>
        <w:tc>
          <w:tcPr>
            <w:tcW w:w="4678" w:type="dxa"/>
          </w:tcPr>
          <w:p w14:paraId="22F4148A" w14:textId="77777777" w:rsidR="00BB7558" w:rsidRPr="00B028C8" w:rsidRDefault="00BB7558" w:rsidP="00B028C8">
            <w:pPr>
              <w:spacing w:line="276" w:lineRule="auto"/>
              <w:jc w:val="both"/>
              <w:rPr>
                <w:rFonts w:ascii="Arial" w:hAnsi="Arial" w:cs="Arial"/>
                <w:sz w:val="20"/>
                <w:szCs w:val="20"/>
              </w:rPr>
            </w:pPr>
            <w:r w:rsidRPr="00B028C8">
              <w:rPr>
                <w:rFonts w:ascii="Arial" w:hAnsi="Arial" w:cs="Arial"/>
                <w:sz w:val="20"/>
                <w:szCs w:val="20"/>
              </w:rPr>
              <w:t>Se asegura una refrigeración adecuada y la separación de productos, manteniendo condiciones óptimas que eviten la contaminación y preserven la calidad.</w:t>
            </w:r>
          </w:p>
          <w:p w14:paraId="2CD77D62" w14:textId="77777777" w:rsidR="00400B59" w:rsidRPr="00B028C8" w:rsidRDefault="00400B59" w:rsidP="00B028C8">
            <w:pPr>
              <w:spacing w:line="276" w:lineRule="auto"/>
              <w:jc w:val="both"/>
              <w:rPr>
                <w:rFonts w:ascii="Arial" w:hAnsi="Arial" w:cs="Arial"/>
                <w:sz w:val="20"/>
                <w:szCs w:val="20"/>
              </w:rPr>
            </w:pPr>
          </w:p>
        </w:tc>
        <w:tc>
          <w:tcPr>
            <w:tcW w:w="3021" w:type="dxa"/>
          </w:tcPr>
          <w:p w14:paraId="61F1D897" w14:textId="7C7AC62E" w:rsidR="00400B59" w:rsidRPr="00B028C8" w:rsidRDefault="00E409FA"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D11C880" wp14:editId="132C0CC6">
                  <wp:extent cx="1097280" cy="885648"/>
                  <wp:effectExtent l="0" t="0" r="0" b="3810"/>
                  <wp:docPr id="122578821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88213" name="Imagen 1225788213"/>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107665" cy="894030"/>
                          </a:xfrm>
                          <a:prstGeom prst="rect">
                            <a:avLst/>
                          </a:prstGeom>
                        </pic:spPr>
                      </pic:pic>
                    </a:graphicData>
                  </a:graphic>
                </wp:inline>
              </w:drawing>
            </w:r>
          </w:p>
        </w:tc>
      </w:tr>
      <w:tr w:rsidR="00BB7558" w:rsidRPr="00B028C8" w14:paraId="53B816FE" w14:textId="77777777" w:rsidTr="00B028C8">
        <w:trPr>
          <w:trHeight w:val="550"/>
        </w:trPr>
        <w:tc>
          <w:tcPr>
            <w:tcW w:w="2263" w:type="dxa"/>
          </w:tcPr>
          <w:p w14:paraId="64798421" w14:textId="7B8D6DA8" w:rsidR="00BB7558" w:rsidRPr="00B028C8" w:rsidRDefault="00BB7558" w:rsidP="00B028C8">
            <w:pPr>
              <w:pStyle w:val="Prrafodelista"/>
              <w:numPr>
                <w:ilvl w:val="0"/>
                <w:numId w:val="95"/>
              </w:numPr>
              <w:spacing w:line="276" w:lineRule="auto"/>
              <w:ind w:left="315"/>
              <w:jc w:val="both"/>
              <w:rPr>
                <w:rFonts w:ascii="Arial" w:hAnsi="Arial" w:cs="Arial"/>
                <w:b/>
                <w:bCs/>
                <w:sz w:val="20"/>
                <w:szCs w:val="20"/>
              </w:rPr>
            </w:pPr>
            <w:r w:rsidRPr="00B028C8">
              <w:rPr>
                <w:rFonts w:ascii="Arial" w:hAnsi="Arial" w:cs="Arial"/>
                <w:b/>
                <w:bCs/>
                <w:sz w:val="20"/>
                <w:szCs w:val="20"/>
              </w:rPr>
              <w:t>Procesamiento</w:t>
            </w:r>
          </w:p>
        </w:tc>
        <w:tc>
          <w:tcPr>
            <w:tcW w:w="4678" w:type="dxa"/>
          </w:tcPr>
          <w:p w14:paraId="24CED290" w14:textId="3D2F0841" w:rsidR="00BB7558" w:rsidRPr="00B028C8" w:rsidRDefault="00BB7558" w:rsidP="00B028C8">
            <w:pPr>
              <w:spacing w:line="276" w:lineRule="auto"/>
              <w:jc w:val="both"/>
              <w:rPr>
                <w:rFonts w:ascii="Arial" w:hAnsi="Arial" w:cs="Arial"/>
                <w:sz w:val="20"/>
                <w:szCs w:val="20"/>
              </w:rPr>
            </w:pPr>
            <w:r w:rsidRPr="00B028C8">
              <w:rPr>
                <w:rFonts w:ascii="Arial" w:hAnsi="Arial" w:cs="Arial"/>
                <w:sz w:val="20"/>
                <w:szCs w:val="20"/>
              </w:rPr>
              <w:t>Incluye manipulación higiénica, uso de equipos limpios, control de temperatura y adecuada higiene de utensilios durante actividades como el corte.</w:t>
            </w:r>
          </w:p>
        </w:tc>
        <w:tc>
          <w:tcPr>
            <w:tcW w:w="3021" w:type="dxa"/>
          </w:tcPr>
          <w:p w14:paraId="2D70995C" w14:textId="741A8B01" w:rsidR="00BB7558" w:rsidRPr="00B028C8" w:rsidRDefault="00E409FA"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953A8A3" wp14:editId="169CA9D5">
                  <wp:extent cx="1069145" cy="811102"/>
                  <wp:effectExtent l="0" t="0" r="0" b="1905"/>
                  <wp:docPr id="81204278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42789" name="Imagen 812042789"/>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084595" cy="822823"/>
                          </a:xfrm>
                          <a:prstGeom prst="rect">
                            <a:avLst/>
                          </a:prstGeom>
                        </pic:spPr>
                      </pic:pic>
                    </a:graphicData>
                  </a:graphic>
                </wp:inline>
              </w:drawing>
            </w:r>
          </w:p>
        </w:tc>
      </w:tr>
      <w:tr w:rsidR="00BB7558" w:rsidRPr="00B028C8" w14:paraId="13B38AEB" w14:textId="77777777" w:rsidTr="00B028C8">
        <w:trPr>
          <w:trHeight w:val="550"/>
        </w:trPr>
        <w:tc>
          <w:tcPr>
            <w:tcW w:w="2263" w:type="dxa"/>
          </w:tcPr>
          <w:p w14:paraId="5DF86199" w14:textId="7BB4B825" w:rsidR="00BB7558" w:rsidRPr="00B028C8" w:rsidRDefault="00BB7558" w:rsidP="00B028C8">
            <w:pPr>
              <w:pStyle w:val="Prrafodelista"/>
              <w:numPr>
                <w:ilvl w:val="0"/>
                <w:numId w:val="95"/>
              </w:numPr>
              <w:spacing w:line="276" w:lineRule="auto"/>
              <w:ind w:left="315"/>
              <w:jc w:val="both"/>
              <w:rPr>
                <w:rFonts w:ascii="Arial" w:hAnsi="Arial" w:cs="Arial"/>
                <w:b/>
                <w:bCs/>
                <w:sz w:val="20"/>
                <w:szCs w:val="20"/>
              </w:rPr>
            </w:pPr>
            <w:r w:rsidRPr="00B028C8">
              <w:rPr>
                <w:rFonts w:ascii="Arial" w:hAnsi="Arial" w:cs="Arial"/>
                <w:b/>
                <w:bCs/>
                <w:sz w:val="20"/>
                <w:szCs w:val="20"/>
              </w:rPr>
              <w:t>Empaque</w:t>
            </w:r>
          </w:p>
        </w:tc>
        <w:tc>
          <w:tcPr>
            <w:tcW w:w="4678" w:type="dxa"/>
          </w:tcPr>
          <w:p w14:paraId="1CC51821" w14:textId="19D3D3E1" w:rsidR="00BB7558" w:rsidRPr="00B028C8" w:rsidRDefault="00BB7558" w:rsidP="00B028C8">
            <w:pPr>
              <w:spacing w:line="276" w:lineRule="auto"/>
              <w:jc w:val="both"/>
              <w:rPr>
                <w:rFonts w:ascii="Arial" w:hAnsi="Arial" w:cs="Arial"/>
                <w:sz w:val="20"/>
                <w:szCs w:val="20"/>
              </w:rPr>
            </w:pPr>
            <w:r w:rsidRPr="00B028C8">
              <w:rPr>
                <w:rFonts w:ascii="Arial" w:hAnsi="Arial" w:cs="Arial"/>
                <w:sz w:val="20"/>
                <w:szCs w:val="20"/>
              </w:rPr>
              <w:t>Se utilizan materiales aptos para alimentos y un sellado adecuado, evitando la contaminación del producto.</w:t>
            </w:r>
          </w:p>
        </w:tc>
        <w:tc>
          <w:tcPr>
            <w:tcW w:w="3021" w:type="dxa"/>
          </w:tcPr>
          <w:p w14:paraId="503B72E5" w14:textId="1E2297A3" w:rsidR="00BB7558" w:rsidRPr="00B028C8" w:rsidRDefault="0085401D"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02007AE" wp14:editId="0CE70AF9">
                  <wp:extent cx="1085891" cy="872197"/>
                  <wp:effectExtent l="0" t="0" r="0" b="4445"/>
                  <wp:docPr id="46976714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7146" name="Imagen 469767146"/>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1100070" cy="883585"/>
                          </a:xfrm>
                          <a:prstGeom prst="rect">
                            <a:avLst/>
                          </a:prstGeom>
                        </pic:spPr>
                      </pic:pic>
                    </a:graphicData>
                  </a:graphic>
                </wp:inline>
              </w:drawing>
            </w:r>
          </w:p>
        </w:tc>
      </w:tr>
      <w:tr w:rsidR="00BB7558" w:rsidRPr="00B028C8" w14:paraId="477D5AB0" w14:textId="77777777" w:rsidTr="00B028C8">
        <w:trPr>
          <w:trHeight w:val="550"/>
        </w:trPr>
        <w:tc>
          <w:tcPr>
            <w:tcW w:w="2263" w:type="dxa"/>
          </w:tcPr>
          <w:p w14:paraId="46F77148" w14:textId="5F096CC9" w:rsidR="00BB7558" w:rsidRPr="00B028C8" w:rsidRDefault="00BB7558" w:rsidP="00B028C8">
            <w:pPr>
              <w:pStyle w:val="Prrafodelista"/>
              <w:numPr>
                <w:ilvl w:val="0"/>
                <w:numId w:val="95"/>
              </w:numPr>
              <w:spacing w:line="276" w:lineRule="auto"/>
              <w:ind w:left="315"/>
              <w:jc w:val="both"/>
              <w:rPr>
                <w:rFonts w:ascii="Arial" w:hAnsi="Arial" w:cs="Arial"/>
                <w:b/>
                <w:bCs/>
                <w:sz w:val="20"/>
                <w:szCs w:val="20"/>
              </w:rPr>
            </w:pPr>
            <w:r w:rsidRPr="00B028C8">
              <w:rPr>
                <w:rFonts w:ascii="Arial" w:hAnsi="Arial" w:cs="Arial"/>
                <w:b/>
                <w:bCs/>
                <w:sz w:val="20"/>
                <w:szCs w:val="20"/>
              </w:rPr>
              <w:t>Distribución</w:t>
            </w:r>
          </w:p>
        </w:tc>
        <w:tc>
          <w:tcPr>
            <w:tcW w:w="4678" w:type="dxa"/>
          </w:tcPr>
          <w:p w14:paraId="1DC1B771" w14:textId="089CB3A8" w:rsidR="00BB7558" w:rsidRPr="00B028C8" w:rsidRDefault="00B028C8" w:rsidP="00B028C8">
            <w:pPr>
              <w:spacing w:line="276" w:lineRule="auto"/>
              <w:jc w:val="both"/>
              <w:rPr>
                <w:rFonts w:ascii="Arial" w:hAnsi="Arial" w:cs="Arial"/>
                <w:sz w:val="20"/>
                <w:szCs w:val="20"/>
              </w:rPr>
            </w:pPr>
            <w:r w:rsidRPr="00B028C8">
              <w:rPr>
                <w:rFonts w:ascii="Arial" w:hAnsi="Arial" w:cs="Arial"/>
                <w:sz w:val="20"/>
                <w:szCs w:val="20"/>
              </w:rPr>
              <w:t>Se garantiza la cadena de frío y un transporte higiénico, manteniendo la calidad e inocuidad del producto hasta su destino final.</w:t>
            </w:r>
          </w:p>
        </w:tc>
        <w:tc>
          <w:tcPr>
            <w:tcW w:w="3021" w:type="dxa"/>
          </w:tcPr>
          <w:p w14:paraId="2BA72D30" w14:textId="6DDA2A6A" w:rsidR="00BB7558" w:rsidRPr="00B028C8" w:rsidRDefault="0085401D"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659A19B2" wp14:editId="509C07E0">
                  <wp:extent cx="1055077" cy="684201"/>
                  <wp:effectExtent l="0" t="0" r="0" b="1905"/>
                  <wp:docPr id="193159796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97962" name="Imagen 1931597962"/>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073477" cy="696133"/>
                          </a:xfrm>
                          <a:prstGeom prst="rect">
                            <a:avLst/>
                          </a:prstGeom>
                        </pic:spPr>
                      </pic:pic>
                    </a:graphicData>
                  </a:graphic>
                </wp:inline>
              </w:drawing>
            </w:r>
          </w:p>
        </w:tc>
      </w:tr>
    </w:tbl>
    <w:p w14:paraId="47534A28" w14:textId="77777777" w:rsidR="00897537" w:rsidRDefault="00897537" w:rsidP="000A2A08">
      <w:pPr>
        <w:pStyle w:val="Ttulo2"/>
        <w:spacing w:before="0" w:after="0" w:line="276" w:lineRule="auto"/>
        <w:jc w:val="both"/>
        <w:rPr>
          <w:rStyle w:val="Textoennegrita"/>
          <w:rFonts w:ascii="Arial" w:hAnsi="Arial" w:cs="Arial"/>
          <w:color w:val="000000" w:themeColor="text1"/>
          <w:sz w:val="20"/>
          <w:szCs w:val="20"/>
        </w:rPr>
      </w:pPr>
    </w:p>
    <w:p w14:paraId="31AA9627" w14:textId="623C589D" w:rsidR="00D42A22" w:rsidRPr="00FD03D0" w:rsidRDefault="00D42A22" w:rsidP="00D54D34">
      <w:pPr>
        <w:pStyle w:val="Ttulo1"/>
        <w:numPr>
          <w:ilvl w:val="1"/>
          <w:numId w:val="94"/>
        </w:numPr>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Control de calidad e inocuidad en derivados cárnicos</w:t>
      </w:r>
    </w:p>
    <w:p w14:paraId="2BD959DE" w14:textId="77777777" w:rsidR="00D54D34" w:rsidRDefault="00D54D34" w:rsidP="000A2A08">
      <w:pPr>
        <w:pStyle w:val="NormalWeb"/>
        <w:spacing w:before="0" w:beforeAutospacing="0" w:after="0" w:afterAutospacing="0" w:line="276" w:lineRule="auto"/>
        <w:jc w:val="both"/>
        <w:rPr>
          <w:rFonts w:ascii="Arial" w:hAnsi="Arial" w:cs="Arial"/>
          <w:color w:val="000000" w:themeColor="text1"/>
          <w:sz w:val="20"/>
          <w:szCs w:val="20"/>
        </w:rPr>
      </w:pPr>
    </w:p>
    <w:p w14:paraId="784F188D" w14:textId="460538FF" w:rsidR="00D42A22" w:rsidRDefault="00D42A22" w:rsidP="00F701E9">
      <w:pPr>
        <w:pStyle w:val="NormalWeb"/>
        <w:spacing w:before="0" w:beforeAutospacing="0" w:after="0" w:afterAutospacing="0" w:line="276" w:lineRule="auto"/>
        <w:ind w:left="567"/>
        <w:jc w:val="both"/>
        <w:rPr>
          <w:rFonts w:ascii="Arial" w:hAnsi="Arial" w:cs="Arial"/>
          <w:color w:val="000000" w:themeColor="text1"/>
          <w:sz w:val="20"/>
          <w:szCs w:val="20"/>
        </w:rPr>
      </w:pPr>
      <w:r w:rsidRPr="00FD03D0">
        <w:rPr>
          <w:rFonts w:ascii="Arial" w:hAnsi="Arial" w:cs="Arial"/>
          <w:color w:val="000000" w:themeColor="text1"/>
          <w:sz w:val="20"/>
          <w:szCs w:val="20"/>
        </w:rPr>
        <w:t>El control de calidad asegura que los productos cumplan con estándares físicos, químicos y microbiológicos.</w:t>
      </w:r>
      <w:r w:rsidR="001330E8">
        <w:rPr>
          <w:rFonts w:ascii="Arial" w:hAnsi="Arial" w:cs="Arial"/>
          <w:color w:val="000000" w:themeColor="text1"/>
          <w:sz w:val="20"/>
          <w:szCs w:val="20"/>
        </w:rPr>
        <w:t xml:space="preserve"> Los </w:t>
      </w:r>
      <w:r w:rsidR="000611A0">
        <w:rPr>
          <w:rFonts w:ascii="Arial" w:hAnsi="Arial" w:cs="Arial"/>
          <w:color w:val="000000" w:themeColor="text1"/>
          <w:sz w:val="20"/>
          <w:szCs w:val="20"/>
        </w:rPr>
        <w:t>aspectos fundamentales son:</w:t>
      </w:r>
    </w:p>
    <w:p w14:paraId="2E1AFAE1" w14:textId="77777777" w:rsidR="000611A0" w:rsidRDefault="000611A0" w:rsidP="00F701E9">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7982"/>
      </w:tblGrid>
      <w:tr w:rsidR="00CE7260" w:rsidRPr="00076D99" w14:paraId="7EDF8476" w14:textId="77777777" w:rsidTr="00A01A4A">
        <w:tc>
          <w:tcPr>
            <w:tcW w:w="9962" w:type="dxa"/>
            <w:gridSpan w:val="2"/>
            <w:shd w:val="clear" w:color="auto" w:fill="9BBB59" w:themeFill="accent3"/>
          </w:tcPr>
          <w:p w14:paraId="151FC544" w14:textId="77777777" w:rsidR="00CE7260" w:rsidRPr="00076D99" w:rsidRDefault="00CE7260"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076D99">
              <w:rPr>
                <w:rFonts w:ascii="Arial" w:hAnsi="Arial" w:cs="Arial"/>
                <w:b/>
                <w:bCs/>
                <w:color w:val="000000"/>
                <w:sz w:val="20"/>
                <w:szCs w:val="20"/>
                <w:lang w:val="es-MX"/>
              </w:rPr>
              <w:t>Acordeón</w:t>
            </w:r>
          </w:p>
        </w:tc>
      </w:tr>
      <w:tr w:rsidR="00CE7260" w:rsidRPr="00076D99" w14:paraId="41D05EDD" w14:textId="77777777" w:rsidTr="00A01A4A">
        <w:tc>
          <w:tcPr>
            <w:tcW w:w="1980" w:type="dxa"/>
          </w:tcPr>
          <w:p w14:paraId="40A21161" w14:textId="77777777" w:rsidR="00CE7260" w:rsidRPr="00FD03D0" w:rsidRDefault="00CE7260" w:rsidP="00CE7260">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Elementos del control de calidad</w:t>
            </w:r>
          </w:p>
          <w:p w14:paraId="5FE99D00" w14:textId="77777777" w:rsidR="00CE7260" w:rsidRPr="00CE7260" w:rsidRDefault="00CE7260" w:rsidP="00CE7260"/>
        </w:tc>
        <w:tc>
          <w:tcPr>
            <w:tcW w:w="7982" w:type="dxa"/>
          </w:tcPr>
          <w:p w14:paraId="3259BDA8" w14:textId="77777777" w:rsidR="00835355" w:rsidRPr="00FD03D0" w:rsidRDefault="00835355" w:rsidP="00835355">
            <w:pPr>
              <w:numPr>
                <w:ilvl w:val="0"/>
                <w:numId w:val="3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Inspección de materias primas </w:t>
            </w:r>
          </w:p>
          <w:p w14:paraId="37CD9A11" w14:textId="77777777" w:rsidR="00835355" w:rsidRPr="00FD03D0" w:rsidRDefault="00835355" w:rsidP="00835355">
            <w:pPr>
              <w:numPr>
                <w:ilvl w:val="0"/>
                <w:numId w:val="3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Control de temperatura </w:t>
            </w:r>
          </w:p>
          <w:p w14:paraId="659C5551" w14:textId="77777777" w:rsidR="00835355" w:rsidRPr="00FD03D0" w:rsidRDefault="00835355" w:rsidP="00835355">
            <w:pPr>
              <w:numPr>
                <w:ilvl w:val="0"/>
                <w:numId w:val="3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Análisis microbiológicos </w:t>
            </w:r>
          </w:p>
          <w:p w14:paraId="3981E7C8" w14:textId="77777777" w:rsidR="00835355" w:rsidRPr="00FD03D0" w:rsidRDefault="00835355" w:rsidP="00835355">
            <w:pPr>
              <w:numPr>
                <w:ilvl w:val="0"/>
                <w:numId w:val="3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Verificación de procesos </w:t>
            </w:r>
          </w:p>
          <w:p w14:paraId="2038E5B0" w14:textId="14121F9C" w:rsidR="00CE7260" w:rsidRPr="00835355" w:rsidRDefault="00835355" w:rsidP="00A01A4A">
            <w:pPr>
              <w:numPr>
                <w:ilvl w:val="0"/>
                <w:numId w:val="3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Control de vida útil </w:t>
            </w:r>
          </w:p>
        </w:tc>
      </w:tr>
      <w:tr w:rsidR="00835355" w:rsidRPr="00076D99" w14:paraId="19C30F7E" w14:textId="77777777" w:rsidTr="00A01A4A">
        <w:tc>
          <w:tcPr>
            <w:tcW w:w="1980" w:type="dxa"/>
          </w:tcPr>
          <w:p w14:paraId="04C015B5" w14:textId="01C29D13" w:rsidR="00835355" w:rsidRPr="00FD03D0" w:rsidRDefault="00835355" w:rsidP="00CE7260">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Parámetros de control</w:t>
            </w:r>
          </w:p>
        </w:tc>
        <w:tc>
          <w:tcPr>
            <w:tcW w:w="7982" w:type="dxa"/>
          </w:tcPr>
          <w:p w14:paraId="580D8563" w14:textId="43EF814E" w:rsidR="00835355" w:rsidRPr="00FD03D0" w:rsidRDefault="001C0E2D" w:rsidP="001C0E2D">
            <w:pPr>
              <w:pStyle w:val="NormalWeb"/>
              <w:spacing w:before="0" w:beforeAutospacing="0" w:after="0" w:afterAutospacing="0" w:line="276" w:lineRule="auto"/>
              <w:jc w:val="both"/>
              <w:rPr>
                <w:rFonts w:ascii="Arial" w:hAnsi="Arial" w:cs="Arial"/>
                <w:color w:val="000000" w:themeColor="text1"/>
                <w:sz w:val="20"/>
                <w:szCs w:val="20"/>
              </w:rPr>
            </w:pPr>
            <w:r w:rsidRPr="001C0E2D">
              <w:rPr>
                <w:rFonts w:ascii="Arial" w:hAnsi="Arial" w:cs="Arial"/>
                <w:color w:val="000000" w:themeColor="text1"/>
                <w:sz w:val="20"/>
                <w:szCs w:val="20"/>
              </w:rPr>
              <w:t>El control de calidad en alimentos incluye diferentes tipos de evaluación: el control físico analiza características como color y textura; el químico evalúa parámetros como pH y humedad; el microbiológico detecta la presencia de bacterias; y el sensorial examina olor y sabor.</w:t>
            </w:r>
          </w:p>
        </w:tc>
      </w:tr>
      <w:tr w:rsidR="00835355" w:rsidRPr="00076D99" w14:paraId="39F85308" w14:textId="77777777" w:rsidTr="00A01A4A">
        <w:tc>
          <w:tcPr>
            <w:tcW w:w="1980" w:type="dxa"/>
          </w:tcPr>
          <w:p w14:paraId="74FDF5B1" w14:textId="77777777" w:rsidR="001F2E95" w:rsidRPr="00FD03D0" w:rsidRDefault="001F2E95" w:rsidP="001F2E95">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Inocuidad alimentaria</w:t>
            </w:r>
          </w:p>
          <w:p w14:paraId="07D0239C" w14:textId="77777777" w:rsidR="00835355" w:rsidRPr="00FD03D0" w:rsidRDefault="00835355" w:rsidP="00CE7260">
            <w:pPr>
              <w:pStyle w:val="Ttulo3"/>
              <w:spacing w:before="0" w:after="0" w:line="276" w:lineRule="auto"/>
              <w:jc w:val="both"/>
              <w:rPr>
                <w:rStyle w:val="Textoennegrita"/>
                <w:rFonts w:ascii="Arial" w:hAnsi="Arial" w:cs="Arial"/>
                <w:color w:val="000000" w:themeColor="text1"/>
                <w:sz w:val="20"/>
                <w:szCs w:val="20"/>
              </w:rPr>
            </w:pPr>
          </w:p>
        </w:tc>
        <w:tc>
          <w:tcPr>
            <w:tcW w:w="7982" w:type="dxa"/>
          </w:tcPr>
          <w:p w14:paraId="1CDC1CDB" w14:textId="426792F2" w:rsidR="001F2E95" w:rsidRPr="00FD03D0" w:rsidRDefault="001F2E95" w:rsidP="001F2E95">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La inocuidad implica que el alimento no cause daño al consumidor.</w:t>
            </w:r>
            <w:r w:rsidR="00DE7D90">
              <w:rPr>
                <w:rFonts w:ascii="Arial" w:hAnsi="Arial" w:cs="Arial"/>
                <w:color w:val="000000" w:themeColor="text1"/>
                <w:sz w:val="20"/>
                <w:szCs w:val="20"/>
              </w:rPr>
              <w:t xml:space="preserve"> </w:t>
            </w:r>
            <w:r w:rsidRPr="00FD03D0">
              <w:rPr>
                <w:rFonts w:ascii="Arial" w:hAnsi="Arial" w:cs="Arial"/>
                <w:color w:val="000000" w:themeColor="text1"/>
                <w:sz w:val="20"/>
                <w:szCs w:val="20"/>
              </w:rPr>
              <w:t>Se logra mediante:</w:t>
            </w:r>
          </w:p>
          <w:p w14:paraId="4F763CC2" w14:textId="77777777" w:rsidR="00DE7D90" w:rsidRDefault="00DE7D90" w:rsidP="00DE7D90">
            <w:pPr>
              <w:spacing w:line="276" w:lineRule="auto"/>
              <w:ind w:left="720"/>
              <w:jc w:val="both"/>
              <w:rPr>
                <w:rFonts w:ascii="Arial" w:hAnsi="Arial" w:cs="Arial"/>
                <w:color w:val="000000" w:themeColor="text1"/>
                <w:sz w:val="20"/>
                <w:szCs w:val="20"/>
              </w:rPr>
            </w:pPr>
          </w:p>
          <w:p w14:paraId="434BB049" w14:textId="1A7D2EB9" w:rsidR="001F2E95" w:rsidRPr="00FD03D0" w:rsidRDefault="001F2E95" w:rsidP="001F2E95">
            <w:pPr>
              <w:numPr>
                <w:ilvl w:val="0"/>
                <w:numId w:val="39"/>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BPM </w:t>
            </w:r>
          </w:p>
          <w:p w14:paraId="49B6B93C" w14:textId="77777777" w:rsidR="001F2E95" w:rsidRPr="00FD03D0" w:rsidRDefault="001F2E95" w:rsidP="001F2E95">
            <w:pPr>
              <w:numPr>
                <w:ilvl w:val="0"/>
                <w:numId w:val="39"/>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POES (Procedimientos Operativos Estandarizados de Saneamiento) </w:t>
            </w:r>
          </w:p>
          <w:p w14:paraId="56F2C18E" w14:textId="5A1EE2BB" w:rsidR="00835355" w:rsidRPr="00DE7D90" w:rsidRDefault="001F2E95" w:rsidP="001F2E95">
            <w:pPr>
              <w:numPr>
                <w:ilvl w:val="0"/>
                <w:numId w:val="39"/>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Sistema HACCP (Análisis de Peligros y Puntos Críticos de Control) </w:t>
            </w:r>
          </w:p>
        </w:tc>
      </w:tr>
    </w:tbl>
    <w:p w14:paraId="08C9D124" w14:textId="77777777" w:rsidR="000611A0" w:rsidRPr="00FD03D0" w:rsidRDefault="000611A0" w:rsidP="00F701E9">
      <w:pPr>
        <w:pStyle w:val="NormalWeb"/>
        <w:spacing w:before="0" w:beforeAutospacing="0" w:after="0" w:afterAutospacing="0" w:line="276" w:lineRule="auto"/>
        <w:ind w:left="567"/>
        <w:jc w:val="both"/>
        <w:rPr>
          <w:rFonts w:ascii="Arial" w:hAnsi="Arial" w:cs="Arial"/>
          <w:color w:val="000000" w:themeColor="text1"/>
          <w:sz w:val="20"/>
          <w:szCs w:val="20"/>
        </w:rPr>
      </w:pPr>
    </w:p>
    <w:p w14:paraId="7D7B918B" w14:textId="07D49772" w:rsidR="00D42A22" w:rsidRPr="00FD03D0" w:rsidRDefault="00D42A22" w:rsidP="000A2A08">
      <w:pPr>
        <w:pStyle w:val="Ttulo3"/>
        <w:spacing w:before="0" w:after="0" w:line="276" w:lineRule="auto"/>
        <w:jc w:val="both"/>
        <w:rPr>
          <w:rFonts w:ascii="Arial" w:hAnsi="Arial" w:cs="Arial"/>
          <w:color w:val="000000" w:themeColor="text1"/>
          <w:sz w:val="20"/>
          <w:szCs w:val="20"/>
        </w:rPr>
      </w:pPr>
    </w:p>
    <w:p w14:paraId="1D71CB0D" w14:textId="03F82707" w:rsidR="00D42A22" w:rsidRPr="00FD03D0" w:rsidRDefault="00D42A22" w:rsidP="00765CFA">
      <w:pPr>
        <w:pStyle w:val="Ttulo1"/>
        <w:numPr>
          <w:ilvl w:val="1"/>
          <w:numId w:val="94"/>
        </w:numPr>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Mejora continua en procesos productivos</w:t>
      </w:r>
    </w:p>
    <w:p w14:paraId="749FA036" w14:textId="77777777" w:rsidR="00765CFA" w:rsidRDefault="00765CFA" w:rsidP="000A2A08">
      <w:pPr>
        <w:pStyle w:val="NormalWeb"/>
        <w:spacing w:before="0" w:beforeAutospacing="0" w:after="0" w:afterAutospacing="0" w:line="276" w:lineRule="auto"/>
        <w:jc w:val="both"/>
        <w:rPr>
          <w:rFonts w:ascii="Arial" w:hAnsi="Arial" w:cs="Arial"/>
          <w:color w:val="000000" w:themeColor="text1"/>
          <w:sz w:val="20"/>
          <w:szCs w:val="20"/>
        </w:rPr>
      </w:pPr>
    </w:p>
    <w:p w14:paraId="31877AEE" w14:textId="69369E42" w:rsidR="00D42A22" w:rsidRPr="00FD03D0" w:rsidRDefault="00D42A22" w:rsidP="00B95E81">
      <w:pPr>
        <w:pStyle w:val="NormalWeb"/>
        <w:spacing w:before="0" w:beforeAutospacing="0" w:after="0" w:afterAutospacing="0" w:line="276" w:lineRule="auto"/>
        <w:ind w:left="567"/>
        <w:jc w:val="both"/>
        <w:rPr>
          <w:rFonts w:ascii="Arial" w:hAnsi="Arial" w:cs="Arial"/>
          <w:color w:val="000000" w:themeColor="text1"/>
          <w:sz w:val="20"/>
          <w:szCs w:val="20"/>
        </w:rPr>
      </w:pPr>
      <w:r w:rsidRPr="00FD03D0">
        <w:rPr>
          <w:rFonts w:ascii="Arial" w:hAnsi="Arial" w:cs="Arial"/>
          <w:color w:val="000000" w:themeColor="text1"/>
          <w:sz w:val="20"/>
          <w:szCs w:val="20"/>
        </w:rPr>
        <w:t>La mejora continua es un enfoque que busca optimizar los procesos productivos de manera permanente.</w:t>
      </w:r>
      <w:r w:rsidR="00B95E81">
        <w:rPr>
          <w:rFonts w:ascii="Arial" w:hAnsi="Arial" w:cs="Arial"/>
          <w:color w:val="000000" w:themeColor="text1"/>
          <w:sz w:val="20"/>
          <w:szCs w:val="20"/>
        </w:rPr>
        <w:t xml:space="preserve"> Los elementos clave son: </w:t>
      </w:r>
    </w:p>
    <w:p w14:paraId="2EFA78A3" w14:textId="77777777" w:rsidR="00B95E81" w:rsidRDefault="00B95E81" w:rsidP="00B95E81">
      <w:pPr>
        <w:spacing w:line="276" w:lineRule="auto"/>
        <w:ind w:left="720"/>
        <w:jc w:val="both"/>
        <w:rPr>
          <w:rFonts w:ascii="Arial" w:hAnsi="Arial" w:cs="Arial"/>
          <w:color w:val="000000" w:themeColor="text1"/>
          <w:sz w:val="20"/>
          <w:szCs w:val="20"/>
        </w:rPr>
      </w:pPr>
    </w:p>
    <w:p w14:paraId="1AAA9D36" w14:textId="7233240A" w:rsidR="00D42A22" w:rsidRPr="00FD03D0" w:rsidRDefault="00D42A22" w:rsidP="00D94118">
      <w:pPr>
        <w:numPr>
          <w:ilvl w:val="0"/>
          <w:numId w:val="40"/>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Evaluación constante </w:t>
      </w:r>
    </w:p>
    <w:p w14:paraId="1E5DE867" w14:textId="77777777" w:rsidR="00D42A22" w:rsidRPr="00FD03D0" w:rsidRDefault="00D42A22" w:rsidP="00D94118">
      <w:pPr>
        <w:numPr>
          <w:ilvl w:val="0"/>
          <w:numId w:val="40"/>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Identificación de fallas </w:t>
      </w:r>
    </w:p>
    <w:p w14:paraId="13A96B59" w14:textId="77777777" w:rsidR="00D42A22" w:rsidRPr="00FD03D0" w:rsidRDefault="00D42A22" w:rsidP="00D94118">
      <w:pPr>
        <w:numPr>
          <w:ilvl w:val="0"/>
          <w:numId w:val="40"/>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Implementación de acciones correctivas </w:t>
      </w:r>
    </w:p>
    <w:p w14:paraId="6587E416" w14:textId="77777777" w:rsidR="00D42A22" w:rsidRPr="00FD03D0" w:rsidRDefault="00D42A22" w:rsidP="00D94118">
      <w:pPr>
        <w:numPr>
          <w:ilvl w:val="0"/>
          <w:numId w:val="40"/>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Capacitación continua </w:t>
      </w:r>
    </w:p>
    <w:p w14:paraId="29460705" w14:textId="77777777" w:rsidR="00D42A22" w:rsidRPr="00FD03D0" w:rsidRDefault="00D42A22" w:rsidP="00D94118">
      <w:pPr>
        <w:numPr>
          <w:ilvl w:val="0"/>
          <w:numId w:val="40"/>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Innovación tecnológica </w:t>
      </w:r>
    </w:p>
    <w:p w14:paraId="03F8AC83" w14:textId="77777777" w:rsidR="00B95E81" w:rsidRPr="009A527C" w:rsidRDefault="00B95E81" w:rsidP="009A527C">
      <w:pPr>
        <w:pStyle w:val="NormalWeb"/>
        <w:spacing w:before="0" w:beforeAutospacing="0" w:after="0" w:afterAutospacing="0" w:line="276" w:lineRule="auto"/>
        <w:ind w:left="567"/>
        <w:jc w:val="both"/>
        <w:rPr>
          <w:rFonts w:ascii="Arial" w:hAnsi="Arial" w:cs="Arial"/>
          <w:b/>
          <w:bCs/>
          <w:color w:val="000000" w:themeColor="text1"/>
          <w:sz w:val="20"/>
          <w:szCs w:val="20"/>
        </w:rPr>
      </w:pPr>
    </w:p>
    <w:p w14:paraId="6E923D9A" w14:textId="2AC79B10" w:rsidR="0033188C" w:rsidRDefault="0033188C" w:rsidP="009A527C">
      <w:pPr>
        <w:pStyle w:val="NormalWeb"/>
        <w:spacing w:before="0" w:beforeAutospacing="0" w:after="0" w:afterAutospacing="0" w:line="276" w:lineRule="auto"/>
        <w:ind w:left="567"/>
        <w:jc w:val="both"/>
        <w:rPr>
          <w:rFonts w:ascii="Arial" w:hAnsi="Arial" w:cs="Arial"/>
          <w:color w:val="000000" w:themeColor="text1"/>
          <w:sz w:val="20"/>
          <w:szCs w:val="20"/>
        </w:rPr>
      </w:pPr>
      <w:r w:rsidRPr="0033188C">
        <w:rPr>
          <w:rFonts w:ascii="Arial" w:hAnsi="Arial" w:cs="Arial"/>
          <w:color w:val="000000" w:themeColor="text1"/>
          <w:sz w:val="20"/>
          <w:szCs w:val="20"/>
        </w:rPr>
        <w:t>En la siguiente tabla se presenta el ciclo de mejora continua (PHVA), una metodología que permite optimizar procesos mediante la planificación, ejecución, verificación y acción, garantizando el control, la evaluación de resultados y la mejora continua.</w:t>
      </w:r>
    </w:p>
    <w:p w14:paraId="1175C8E2" w14:textId="77777777" w:rsidR="00FC319F" w:rsidRDefault="00FC319F" w:rsidP="009A527C">
      <w:pPr>
        <w:pStyle w:val="NormalWeb"/>
        <w:spacing w:before="0" w:beforeAutospacing="0" w:after="0" w:afterAutospacing="0" w:line="276" w:lineRule="auto"/>
        <w:ind w:left="567"/>
        <w:jc w:val="both"/>
        <w:rPr>
          <w:rFonts w:ascii="Arial" w:hAnsi="Arial" w:cs="Arial"/>
          <w:color w:val="000000" w:themeColor="text1"/>
          <w:sz w:val="20"/>
          <w:szCs w:val="20"/>
        </w:rPr>
      </w:pPr>
    </w:p>
    <w:p w14:paraId="7E881B49" w14:textId="49206D3A" w:rsidR="00D42A22" w:rsidRDefault="003F2C24" w:rsidP="00D7223D">
      <w:pPr>
        <w:pStyle w:val="NormalWeb"/>
        <w:spacing w:before="0" w:beforeAutospacing="0" w:after="0" w:afterAutospacing="0" w:line="276" w:lineRule="auto"/>
        <w:ind w:left="567"/>
        <w:jc w:val="both"/>
        <w:rPr>
          <w:rStyle w:val="Textoennegrita"/>
          <w:rFonts w:ascii="Arial" w:hAnsi="Arial" w:cs="Arial"/>
          <w:b w:val="0"/>
          <w:bCs w:val="0"/>
          <w:color w:val="000000" w:themeColor="text1"/>
          <w:sz w:val="20"/>
          <w:szCs w:val="20"/>
        </w:rPr>
      </w:pPr>
      <w:r w:rsidRPr="003F2C24">
        <w:rPr>
          <w:rFonts w:ascii="Arial" w:hAnsi="Arial" w:cs="Arial"/>
          <w:b/>
          <w:bCs/>
          <w:color w:val="000000" w:themeColor="text1"/>
          <w:sz w:val="20"/>
          <w:szCs w:val="20"/>
        </w:rPr>
        <w:t>Tabla 10</w:t>
      </w:r>
      <w:r>
        <w:rPr>
          <w:rFonts w:ascii="Arial" w:hAnsi="Arial" w:cs="Arial"/>
          <w:color w:val="000000" w:themeColor="text1"/>
          <w:sz w:val="20"/>
          <w:szCs w:val="20"/>
        </w:rPr>
        <w:t xml:space="preserve">. </w:t>
      </w:r>
      <w:r w:rsidR="00D42A22" w:rsidRPr="003F2C24">
        <w:rPr>
          <w:rFonts w:ascii="Arial" w:hAnsi="Arial" w:cs="Arial"/>
          <w:sz w:val="20"/>
          <w:szCs w:val="20"/>
        </w:rPr>
        <w:t>Ciclo de</w:t>
      </w:r>
      <w:r w:rsidR="00D42A22" w:rsidRPr="003F2C24">
        <w:rPr>
          <w:rStyle w:val="Textoennegrita"/>
          <w:rFonts w:ascii="Arial" w:hAnsi="Arial" w:cs="Arial"/>
          <w:color w:val="000000" w:themeColor="text1"/>
          <w:sz w:val="20"/>
          <w:szCs w:val="20"/>
        </w:rPr>
        <w:t xml:space="preserve"> </w:t>
      </w:r>
      <w:r w:rsidR="00D42A22" w:rsidRPr="003F2C24">
        <w:rPr>
          <w:rStyle w:val="Textoennegrita"/>
          <w:rFonts w:ascii="Arial" w:hAnsi="Arial" w:cs="Arial"/>
          <w:b w:val="0"/>
          <w:bCs w:val="0"/>
          <w:color w:val="000000" w:themeColor="text1"/>
          <w:sz w:val="20"/>
          <w:szCs w:val="20"/>
        </w:rPr>
        <w:t>mejora continua (PHVA)</w:t>
      </w:r>
    </w:p>
    <w:p w14:paraId="535368F8" w14:textId="77777777" w:rsidR="003F2C24" w:rsidRPr="003F2C24" w:rsidRDefault="003F2C24" w:rsidP="00D7223D">
      <w:pPr>
        <w:pStyle w:val="NormalWeb"/>
        <w:spacing w:before="0" w:beforeAutospacing="0" w:after="0" w:afterAutospacing="0" w:line="276" w:lineRule="auto"/>
        <w:ind w:left="567"/>
        <w:jc w:val="both"/>
        <w:rPr>
          <w:rFonts w:ascii="Arial" w:hAnsi="Arial" w:cs="Arial"/>
          <w:b/>
          <w:bCs/>
          <w:color w:val="000000" w:themeColor="text1"/>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1974"/>
      </w:tblGrid>
      <w:tr w:rsidR="00FD03D0" w:rsidRPr="00FD03D0" w14:paraId="25B0E968" w14:textId="77777777" w:rsidTr="00A01A4A">
        <w:trPr>
          <w:tblHeader/>
          <w:tblCellSpacing w:w="15" w:type="dxa"/>
          <w:jc w:val="center"/>
        </w:trPr>
        <w:tc>
          <w:tcPr>
            <w:tcW w:w="0" w:type="auto"/>
            <w:vAlign w:val="center"/>
            <w:hideMark/>
          </w:tcPr>
          <w:p w14:paraId="468BC2DE"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Fase</w:t>
            </w:r>
          </w:p>
        </w:tc>
        <w:tc>
          <w:tcPr>
            <w:tcW w:w="0" w:type="auto"/>
            <w:vAlign w:val="center"/>
            <w:hideMark/>
          </w:tcPr>
          <w:p w14:paraId="7ABFA885"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Descripción</w:t>
            </w:r>
          </w:p>
        </w:tc>
      </w:tr>
      <w:tr w:rsidR="00FD03D0" w:rsidRPr="00FD03D0" w14:paraId="7DAE20B6" w14:textId="77777777" w:rsidTr="00A01A4A">
        <w:trPr>
          <w:tblCellSpacing w:w="15" w:type="dxa"/>
          <w:jc w:val="center"/>
        </w:trPr>
        <w:tc>
          <w:tcPr>
            <w:tcW w:w="0" w:type="auto"/>
            <w:vAlign w:val="center"/>
            <w:hideMark/>
          </w:tcPr>
          <w:p w14:paraId="0EF714A0"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Planear</w:t>
            </w:r>
          </w:p>
        </w:tc>
        <w:tc>
          <w:tcPr>
            <w:tcW w:w="0" w:type="auto"/>
            <w:vAlign w:val="center"/>
            <w:hideMark/>
          </w:tcPr>
          <w:p w14:paraId="37DEE96F"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Definir objetivos</w:t>
            </w:r>
          </w:p>
        </w:tc>
      </w:tr>
      <w:tr w:rsidR="00FD03D0" w:rsidRPr="00FD03D0" w14:paraId="0E50D035" w14:textId="77777777" w:rsidTr="00A01A4A">
        <w:trPr>
          <w:tblCellSpacing w:w="15" w:type="dxa"/>
          <w:jc w:val="center"/>
        </w:trPr>
        <w:tc>
          <w:tcPr>
            <w:tcW w:w="0" w:type="auto"/>
            <w:vAlign w:val="center"/>
            <w:hideMark/>
          </w:tcPr>
          <w:p w14:paraId="1C29DAB5"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Hacer</w:t>
            </w:r>
          </w:p>
        </w:tc>
        <w:tc>
          <w:tcPr>
            <w:tcW w:w="0" w:type="auto"/>
            <w:vAlign w:val="center"/>
            <w:hideMark/>
          </w:tcPr>
          <w:p w14:paraId="0CB81D83"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Ejecutar procesos</w:t>
            </w:r>
          </w:p>
        </w:tc>
      </w:tr>
      <w:tr w:rsidR="00FD03D0" w:rsidRPr="00FD03D0" w14:paraId="3D1BE46C" w14:textId="77777777" w:rsidTr="00A01A4A">
        <w:trPr>
          <w:tblCellSpacing w:w="15" w:type="dxa"/>
          <w:jc w:val="center"/>
        </w:trPr>
        <w:tc>
          <w:tcPr>
            <w:tcW w:w="0" w:type="auto"/>
            <w:vAlign w:val="center"/>
            <w:hideMark/>
          </w:tcPr>
          <w:p w14:paraId="4D503BC6"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lastRenderedPageBreak/>
              <w:t>Verificar</w:t>
            </w:r>
          </w:p>
        </w:tc>
        <w:tc>
          <w:tcPr>
            <w:tcW w:w="0" w:type="auto"/>
            <w:vAlign w:val="center"/>
            <w:hideMark/>
          </w:tcPr>
          <w:p w14:paraId="1A11EF74"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Evaluar resultados</w:t>
            </w:r>
          </w:p>
        </w:tc>
      </w:tr>
      <w:tr w:rsidR="00FD03D0" w:rsidRPr="00FD03D0" w14:paraId="3EFCAB68" w14:textId="77777777" w:rsidTr="00A01A4A">
        <w:trPr>
          <w:tblCellSpacing w:w="15" w:type="dxa"/>
          <w:jc w:val="center"/>
        </w:trPr>
        <w:tc>
          <w:tcPr>
            <w:tcW w:w="0" w:type="auto"/>
            <w:vAlign w:val="center"/>
            <w:hideMark/>
          </w:tcPr>
          <w:p w14:paraId="7216CE4F"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Actuar</w:t>
            </w:r>
          </w:p>
        </w:tc>
        <w:tc>
          <w:tcPr>
            <w:tcW w:w="0" w:type="auto"/>
            <w:vAlign w:val="center"/>
            <w:hideMark/>
          </w:tcPr>
          <w:p w14:paraId="6FF5AD0C"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Implementar mejoras</w:t>
            </w:r>
          </w:p>
        </w:tc>
      </w:tr>
    </w:tbl>
    <w:p w14:paraId="6BE169DF" w14:textId="77777777" w:rsidR="001B755B" w:rsidRDefault="001B755B" w:rsidP="001B755B">
      <w:pPr>
        <w:pStyle w:val="NormalWeb"/>
        <w:spacing w:before="0" w:beforeAutospacing="0" w:after="0" w:afterAutospacing="0" w:line="276" w:lineRule="auto"/>
        <w:ind w:left="567"/>
        <w:jc w:val="both"/>
        <w:rPr>
          <w:rFonts w:ascii="Arial" w:hAnsi="Arial" w:cs="Arial"/>
          <w:color w:val="000000" w:themeColor="text1"/>
          <w:sz w:val="20"/>
          <w:szCs w:val="20"/>
        </w:rPr>
      </w:pPr>
    </w:p>
    <w:p w14:paraId="5E172130" w14:textId="3EA45161" w:rsidR="003C6FB3" w:rsidRPr="003C6FB3" w:rsidRDefault="003C6FB3" w:rsidP="001B755B">
      <w:pPr>
        <w:pStyle w:val="NormalWeb"/>
        <w:spacing w:before="0" w:beforeAutospacing="0" w:after="0" w:afterAutospacing="0" w:line="276" w:lineRule="auto"/>
        <w:ind w:left="567"/>
        <w:jc w:val="both"/>
        <w:rPr>
          <w:rFonts w:ascii="Arial" w:hAnsi="Arial" w:cs="Arial"/>
          <w:color w:val="000000" w:themeColor="text1"/>
          <w:sz w:val="20"/>
          <w:szCs w:val="20"/>
        </w:rPr>
      </w:pPr>
      <w:r w:rsidRPr="003C6FB3">
        <w:rPr>
          <w:rFonts w:ascii="Arial" w:hAnsi="Arial" w:cs="Arial"/>
          <w:color w:val="000000" w:themeColor="text1"/>
          <w:sz w:val="20"/>
          <w:szCs w:val="20"/>
        </w:rPr>
        <w:t>La tabla a continuación ilustra un ejemplo de mejora continua, evidenciando la aplicación del ciclo PHVA para optimizar procesos, corregir desviaciones y fortalecer la calidad.</w:t>
      </w:r>
    </w:p>
    <w:p w14:paraId="198F9D9E" w14:textId="77777777" w:rsidR="003C6FB3" w:rsidRPr="001B755B" w:rsidRDefault="003C6FB3" w:rsidP="001B755B">
      <w:pPr>
        <w:pStyle w:val="NormalWeb"/>
        <w:spacing w:before="0" w:beforeAutospacing="0" w:after="0" w:afterAutospacing="0" w:line="276" w:lineRule="auto"/>
        <w:ind w:left="567"/>
        <w:jc w:val="both"/>
        <w:rPr>
          <w:b/>
          <w:bCs/>
        </w:rPr>
      </w:pPr>
    </w:p>
    <w:p w14:paraId="78839B46" w14:textId="77777777" w:rsidR="001B755B" w:rsidRDefault="001B755B" w:rsidP="000A2A08">
      <w:pPr>
        <w:pStyle w:val="Ttulo3"/>
        <w:spacing w:before="0" w:after="0" w:line="276" w:lineRule="auto"/>
        <w:jc w:val="both"/>
        <w:rPr>
          <w:rStyle w:val="Textoennegrita"/>
        </w:rPr>
      </w:pPr>
    </w:p>
    <w:p w14:paraId="7E488CF8" w14:textId="14C81494" w:rsidR="00D42A22" w:rsidRDefault="00D42A22" w:rsidP="003C6FB3">
      <w:pPr>
        <w:pStyle w:val="Ttulo3"/>
        <w:spacing w:before="0" w:after="0" w:line="276" w:lineRule="auto"/>
        <w:ind w:firstLine="567"/>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Tabla</w:t>
      </w:r>
      <w:r w:rsidR="003C6FB3">
        <w:rPr>
          <w:rStyle w:val="Textoennegrita"/>
          <w:rFonts w:ascii="Arial" w:hAnsi="Arial" w:cs="Arial"/>
          <w:color w:val="000000" w:themeColor="text1"/>
          <w:sz w:val="20"/>
          <w:szCs w:val="20"/>
        </w:rPr>
        <w:t xml:space="preserve"> </w:t>
      </w:r>
      <w:r w:rsidR="003C6FB3" w:rsidRPr="003C6FB3">
        <w:rPr>
          <w:rStyle w:val="Textoennegrita"/>
          <w:rFonts w:ascii="Arial" w:hAnsi="Arial" w:cs="Arial"/>
          <w:sz w:val="20"/>
          <w:szCs w:val="20"/>
        </w:rPr>
        <w:t>11</w:t>
      </w:r>
      <w:r w:rsidRPr="00FD03D0">
        <w:rPr>
          <w:rStyle w:val="Textoennegrita"/>
          <w:rFonts w:ascii="Arial" w:hAnsi="Arial" w:cs="Arial"/>
          <w:color w:val="000000" w:themeColor="text1"/>
          <w:sz w:val="20"/>
          <w:szCs w:val="20"/>
        </w:rPr>
        <w:t xml:space="preserve">: </w:t>
      </w:r>
      <w:r w:rsidRPr="003C6FB3">
        <w:rPr>
          <w:rStyle w:val="Textoennegrita"/>
          <w:rFonts w:ascii="Arial" w:hAnsi="Arial" w:cs="Arial"/>
          <w:b w:val="0"/>
          <w:bCs w:val="0"/>
          <w:color w:val="000000" w:themeColor="text1"/>
          <w:sz w:val="20"/>
          <w:szCs w:val="20"/>
        </w:rPr>
        <w:t>Ejemplo de mejora continua</w:t>
      </w:r>
    </w:p>
    <w:p w14:paraId="1B4AE76F" w14:textId="77777777" w:rsidR="003C6FB3" w:rsidRPr="003C6FB3" w:rsidRDefault="003C6FB3" w:rsidP="003C6FB3"/>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0"/>
        <w:gridCol w:w="1759"/>
        <w:gridCol w:w="2253"/>
      </w:tblGrid>
      <w:tr w:rsidR="00FD03D0" w:rsidRPr="00FD03D0" w14:paraId="64803563" w14:textId="77777777" w:rsidTr="00A01A4A">
        <w:trPr>
          <w:tblHeader/>
          <w:tblCellSpacing w:w="15" w:type="dxa"/>
          <w:jc w:val="center"/>
        </w:trPr>
        <w:tc>
          <w:tcPr>
            <w:tcW w:w="0" w:type="auto"/>
            <w:vAlign w:val="center"/>
            <w:hideMark/>
          </w:tcPr>
          <w:p w14:paraId="4054FE47"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Problema</w:t>
            </w:r>
          </w:p>
        </w:tc>
        <w:tc>
          <w:tcPr>
            <w:tcW w:w="0" w:type="auto"/>
            <w:vAlign w:val="center"/>
            <w:hideMark/>
          </w:tcPr>
          <w:p w14:paraId="17ABD11F"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Acción correctiva</w:t>
            </w:r>
          </w:p>
        </w:tc>
        <w:tc>
          <w:tcPr>
            <w:tcW w:w="0" w:type="auto"/>
            <w:vAlign w:val="center"/>
            <w:hideMark/>
          </w:tcPr>
          <w:p w14:paraId="3582583F"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Resultado esperado</w:t>
            </w:r>
          </w:p>
        </w:tc>
      </w:tr>
      <w:tr w:rsidR="00FD03D0" w:rsidRPr="00FD03D0" w14:paraId="504DDEDE" w14:textId="77777777" w:rsidTr="00A01A4A">
        <w:trPr>
          <w:tblCellSpacing w:w="15" w:type="dxa"/>
          <w:jc w:val="center"/>
        </w:trPr>
        <w:tc>
          <w:tcPr>
            <w:tcW w:w="0" w:type="auto"/>
            <w:vAlign w:val="center"/>
            <w:hideMark/>
          </w:tcPr>
          <w:p w14:paraId="258D0244"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Contaminación cruzada</w:t>
            </w:r>
          </w:p>
        </w:tc>
        <w:tc>
          <w:tcPr>
            <w:tcW w:w="0" w:type="auto"/>
            <w:vAlign w:val="center"/>
            <w:hideMark/>
          </w:tcPr>
          <w:p w14:paraId="2D9CA260"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Capacitación</w:t>
            </w:r>
          </w:p>
        </w:tc>
        <w:tc>
          <w:tcPr>
            <w:tcW w:w="0" w:type="auto"/>
            <w:vAlign w:val="center"/>
            <w:hideMark/>
          </w:tcPr>
          <w:p w14:paraId="6D0E1523"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Reducción de riesgo</w:t>
            </w:r>
          </w:p>
        </w:tc>
      </w:tr>
      <w:tr w:rsidR="00FD03D0" w:rsidRPr="00FD03D0" w14:paraId="26603398" w14:textId="77777777" w:rsidTr="00A01A4A">
        <w:trPr>
          <w:tblCellSpacing w:w="15" w:type="dxa"/>
          <w:jc w:val="center"/>
        </w:trPr>
        <w:tc>
          <w:tcPr>
            <w:tcW w:w="0" w:type="auto"/>
            <w:vAlign w:val="center"/>
            <w:hideMark/>
          </w:tcPr>
          <w:p w14:paraId="566BCDED"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Fallas en limpieza</w:t>
            </w:r>
          </w:p>
        </w:tc>
        <w:tc>
          <w:tcPr>
            <w:tcW w:w="0" w:type="auto"/>
            <w:vAlign w:val="center"/>
            <w:hideMark/>
          </w:tcPr>
          <w:p w14:paraId="00C7F0CB"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Ajuste de POES</w:t>
            </w:r>
          </w:p>
        </w:tc>
        <w:tc>
          <w:tcPr>
            <w:tcW w:w="0" w:type="auto"/>
            <w:vAlign w:val="center"/>
            <w:hideMark/>
          </w:tcPr>
          <w:p w14:paraId="116D3A3F"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Mayor higiene</w:t>
            </w:r>
          </w:p>
        </w:tc>
      </w:tr>
      <w:tr w:rsidR="00FD03D0" w:rsidRPr="00FD03D0" w14:paraId="21E4821C" w14:textId="77777777" w:rsidTr="00A01A4A">
        <w:trPr>
          <w:tblCellSpacing w:w="15" w:type="dxa"/>
          <w:jc w:val="center"/>
        </w:trPr>
        <w:tc>
          <w:tcPr>
            <w:tcW w:w="0" w:type="auto"/>
            <w:vAlign w:val="center"/>
            <w:hideMark/>
          </w:tcPr>
          <w:p w14:paraId="53A80FBE"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Temperatura inadecuada</w:t>
            </w:r>
          </w:p>
        </w:tc>
        <w:tc>
          <w:tcPr>
            <w:tcW w:w="0" w:type="auto"/>
            <w:vAlign w:val="center"/>
            <w:hideMark/>
          </w:tcPr>
          <w:p w14:paraId="7170D316"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Control riguroso</w:t>
            </w:r>
          </w:p>
        </w:tc>
        <w:tc>
          <w:tcPr>
            <w:tcW w:w="0" w:type="auto"/>
            <w:vAlign w:val="center"/>
            <w:hideMark/>
          </w:tcPr>
          <w:p w14:paraId="105EDA2C"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Conservación adecuada</w:t>
            </w:r>
          </w:p>
        </w:tc>
      </w:tr>
    </w:tbl>
    <w:p w14:paraId="063B2CF7" w14:textId="77777777" w:rsidR="00897537" w:rsidRDefault="00897537" w:rsidP="000A2A08">
      <w:pPr>
        <w:pStyle w:val="Ttulo1"/>
        <w:spacing w:before="0" w:after="0" w:line="276" w:lineRule="auto"/>
        <w:jc w:val="both"/>
        <w:rPr>
          <w:rStyle w:val="Textoennegrita"/>
          <w:rFonts w:ascii="Arial" w:hAnsi="Arial" w:cs="Arial"/>
          <w:color w:val="000000" w:themeColor="text1"/>
          <w:sz w:val="20"/>
          <w:szCs w:val="20"/>
        </w:rPr>
      </w:pPr>
    </w:p>
    <w:p w14:paraId="4581E6F4" w14:textId="77777777" w:rsidR="00897537" w:rsidRDefault="00897537" w:rsidP="000A2A08">
      <w:pPr>
        <w:pStyle w:val="Ttulo1"/>
        <w:spacing w:before="0" w:after="0" w:line="276" w:lineRule="auto"/>
        <w:jc w:val="both"/>
        <w:rPr>
          <w:rStyle w:val="Textoennegrita"/>
          <w:rFonts w:ascii="Arial" w:hAnsi="Arial" w:cs="Arial"/>
          <w:color w:val="000000" w:themeColor="text1"/>
          <w:sz w:val="20"/>
          <w:szCs w:val="20"/>
        </w:rPr>
      </w:pPr>
    </w:p>
    <w:p w14:paraId="56602185" w14:textId="3D29D7EC" w:rsidR="00D42A22" w:rsidRPr="00FD03D0" w:rsidRDefault="003C6FB3" w:rsidP="003C6FB3">
      <w:pPr>
        <w:pStyle w:val="Ttulo1"/>
        <w:numPr>
          <w:ilvl w:val="3"/>
          <w:numId w:val="1"/>
        </w:numPr>
        <w:ind w:left="567" w:hanging="567"/>
        <w:jc w:val="both"/>
        <w:rPr>
          <w:rFonts w:ascii="Arial" w:hAnsi="Arial" w:cs="Arial"/>
          <w:color w:val="000000" w:themeColor="text1"/>
          <w:sz w:val="20"/>
          <w:szCs w:val="20"/>
        </w:rPr>
      </w:pPr>
      <w:r w:rsidRPr="003C6FB3">
        <w:rPr>
          <w:rStyle w:val="Textoennegrita"/>
          <w:rFonts w:ascii="Arial" w:hAnsi="Arial" w:cs="Arial"/>
          <w:bCs w:val="0"/>
          <w:color w:val="000000" w:themeColor="text1"/>
          <w:sz w:val="20"/>
          <w:szCs w:val="20"/>
        </w:rPr>
        <w:t>Requisitos</w:t>
      </w:r>
      <w:r w:rsidRPr="00FD03D0">
        <w:rPr>
          <w:rStyle w:val="Textoennegrita"/>
          <w:rFonts w:ascii="Arial" w:hAnsi="Arial" w:cs="Arial"/>
          <w:color w:val="000000" w:themeColor="text1"/>
          <w:sz w:val="20"/>
          <w:szCs w:val="20"/>
        </w:rPr>
        <w:t xml:space="preserve"> y responsabilidad del manipulador de alimentos </w:t>
      </w:r>
    </w:p>
    <w:p w14:paraId="62D4584C" w14:textId="77777777" w:rsidR="00897537" w:rsidRDefault="00897537" w:rsidP="000A2A08">
      <w:pPr>
        <w:pStyle w:val="NormalWeb"/>
        <w:spacing w:before="0" w:beforeAutospacing="0" w:after="0" w:afterAutospacing="0" w:line="276" w:lineRule="auto"/>
        <w:jc w:val="both"/>
        <w:rPr>
          <w:rFonts w:ascii="Arial" w:hAnsi="Arial" w:cs="Arial"/>
          <w:color w:val="000000" w:themeColor="text1"/>
          <w:sz w:val="20"/>
          <w:szCs w:val="20"/>
        </w:rPr>
      </w:pPr>
    </w:p>
    <w:p w14:paraId="14AACBEC" w14:textId="77777777" w:rsidR="00897537" w:rsidRDefault="00897537" w:rsidP="000A2A08">
      <w:pPr>
        <w:pStyle w:val="NormalWeb"/>
        <w:spacing w:before="0" w:beforeAutospacing="0" w:after="0" w:afterAutospacing="0" w:line="276" w:lineRule="auto"/>
        <w:jc w:val="both"/>
        <w:rPr>
          <w:rFonts w:ascii="Arial" w:hAnsi="Arial" w:cs="Arial"/>
          <w:color w:val="000000" w:themeColor="text1"/>
          <w:sz w:val="20"/>
          <w:szCs w:val="20"/>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5"/>
        <w:gridCol w:w="4680"/>
      </w:tblGrid>
      <w:tr w:rsidR="0003733F" w:rsidRPr="000F1FCE" w14:paraId="110B48A7" w14:textId="77777777" w:rsidTr="00A01A4A">
        <w:trPr>
          <w:trHeight w:val="300"/>
        </w:trPr>
        <w:tc>
          <w:tcPr>
            <w:tcW w:w="9915"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060EA5A" w14:textId="77777777" w:rsidR="0003733F" w:rsidRPr="000F1FCE" w:rsidRDefault="0003733F" w:rsidP="00A01A4A">
            <w:pPr>
              <w:spacing w:line="276" w:lineRule="auto"/>
              <w:jc w:val="center"/>
              <w:textAlignment w:val="baseline"/>
              <w:rPr>
                <w:rFonts w:ascii="Arial" w:hAnsi="Arial" w:cs="Arial"/>
                <w:sz w:val="20"/>
                <w:szCs w:val="20"/>
              </w:rPr>
            </w:pPr>
            <w:r w:rsidRPr="000F1FCE">
              <w:rPr>
                <w:rFonts w:ascii="Arial" w:hAnsi="Arial" w:cs="Arial"/>
                <w:b/>
                <w:bCs/>
                <w:color w:val="000000"/>
                <w:sz w:val="20"/>
                <w:szCs w:val="20"/>
                <w:lang w:val="es-MX"/>
              </w:rPr>
              <w:t>Bloque de texto destacado</w:t>
            </w:r>
            <w:r w:rsidRPr="000F1FCE">
              <w:rPr>
                <w:rFonts w:ascii="Arial" w:hAnsi="Arial" w:cs="Arial"/>
                <w:color w:val="000000"/>
                <w:sz w:val="20"/>
                <w:szCs w:val="20"/>
              </w:rPr>
              <w:t> </w:t>
            </w:r>
          </w:p>
        </w:tc>
      </w:tr>
      <w:tr w:rsidR="0003733F" w:rsidRPr="000F1FCE" w14:paraId="3249935E" w14:textId="77777777" w:rsidTr="00A01A4A">
        <w:trPr>
          <w:trHeight w:val="285"/>
        </w:trPr>
        <w:tc>
          <w:tcPr>
            <w:tcW w:w="5235" w:type="dxa"/>
            <w:tcBorders>
              <w:top w:val="single" w:sz="6" w:space="0" w:color="auto"/>
              <w:left w:val="single" w:sz="6" w:space="0" w:color="auto"/>
              <w:bottom w:val="single" w:sz="6" w:space="0" w:color="auto"/>
              <w:right w:val="single" w:sz="6" w:space="0" w:color="auto"/>
            </w:tcBorders>
            <w:hideMark/>
          </w:tcPr>
          <w:p w14:paraId="78EEECDB" w14:textId="3A8F1ABF" w:rsidR="0003733F" w:rsidRPr="000F1FCE" w:rsidRDefault="00257AD5" w:rsidP="00A01A4A">
            <w:pPr>
              <w:spacing w:line="276" w:lineRule="auto"/>
              <w:ind w:left="60" w:right="129"/>
              <w:jc w:val="center"/>
              <w:textAlignment w:val="baseline"/>
              <w:rPr>
                <w:rFonts w:ascii="Arial" w:hAnsi="Arial" w:cs="Arial"/>
                <w:sz w:val="20"/>
                <w:szCs w:val="20"/>
              </w:rPr>
            </w:pPr>
            <w:r>
              <w:rPr>
                <w:rFonts w:ascii="Arial" w:hAnsi="Arial" w:cs="Arial"/>
                <w:noProof/>
                <w:sz w:val="20"/>
                <w:szCs w:val="20"/>
              </w:rPr>
              <w:drawing>
                <wp:inline distT="0" distB="0" distL="0" distR="0" wp14:anchorId="1F01E78E" wp14:editId="05848432">
                  <wp:extent cx="1702191" cy="1112945"/>
                  <wp:effectExtent l="0" t="0" r="0" b="5080"/>
                  <wp:docPr id="6912166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1660" name="Imagen 69121660"/>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717955" cy="1123252"/>
                          </a:xfrm>
                          <a:prstGeom prst="rect">
                            <a:avLst/>
                          </a:prstGeom>
                        </pic:spPr>
                      </pic:pic>
                    </a:graphicData>
                  </a:graphic>
                </wp:inline>
              </w:drawing>
            </w:r>
          </w:p>
        </w:tc>
        <w:tc>
          <w:tcPr>
            <w:tcW w:w="4665" w:type="dxa"/>
            <w:tcBorders>
              <w:top w:val="single" w:sz="6" w:space="0" w:color="auto"/>
              <w:left w:val="single" w:sz="6" w:space="0" w:color="auto"/>
              <w:bottom w:val="single" w:sz="6" w:space="0" w:color="auto"/>
              <w:right w:val="single" w:sz="6" w:space="0" w:color="auto"/>
            </w:tcBorders>
            <w:hideMark/>
          </w:tcPr>
          <w:p w14:paraId="010184A0" w14:textId="32FCBB37" w:rsidR="0003733F" w:rsidRPr="000F1FCE" w:rsidRDefault="0003733F" w:rsidP="00A01A4A">
            <w:pPr>
              <w:pStyle w:val="NormalWeb"/>
              <w:spacing w:before="0" w:beforeAutospacing="0" w:after="0" w:afterAutospacing="0" w:line="276" w:lineRule="auto"/>
              <w:jc w:val="both"/>
              <w:rPr>
                <w:rFonts w:ascii="Arial" w:hAnsi="Arial" w:cs="Arial"/>
                <w:sz w:val="20"/>
                <w:szCs w:val="20"/>
              </w:rPr>
            </w:pPr>
            <w:r w:rsidRPr="00FD03D0">
              <w:rPr>
                <w:rFonts w:ascii="Arial" w:hAnsi="Arial" w:cs="Arial"/>
                <w:color w:val="000000" w:themeColor="text1"/>
                <w:sz w:val="20"/>
                <w:szCs w:val="20"/>
              </w:rPr>
              <w:t xml:space="preserve">El manipulador de alimentos es considerado el </w:t>
            </w:r>
            <w:r w:rsidRPr="00FD03D0">
              <w:rPr>
                <w:rStyle w:val="Textoennegrita"/>
                <w:rFonts w:ascii="Arial" w:hAnsi="Arial" w:cs="Arial"/>
                <w:color w:val="000000" w:themeColor="text1"/>
                <w:sz w:val="20"/>
                <w:szCs w:val="20"/>
              </w:rPr>
              <w:t>principal punto crítico humano</w:t>
            </w:r>
            <w:r w:rsidRPr="00FD03D0">
              <w:rPr>
                <w:rFonts w:ascii="Arial" w:hAnsi="Arial" w:cs="Arial"/>
                <w:color w:val="000000" w:themeColor="text1"/>
                <w:sz w:val="20"/>
                <w:szCs w:val="20"/>
              </w:rPr>
              <w:t xml:space="preserve"> dentro de la cadena de inocuidad, ya que interviene directamente en el producto. Diversos estudios en seguridad alimentaria han demostrado que una alta proporción de brotes de enfermedades transmitidas por alimentos (ETA) se originan por prácticas inadecuadas del personal.</w:t>
            </w:r>
          </w:p>
        </w:tc>
      </w:tr>
    </w:tbl>
    <w:p w14:paraId="72904977" w14:textId="77777777" w:rsidR="0003733F" w:rsidRDefault="0003733F" w:rsidP="000A2A08">
      <w:pPr>
        <w:pStyle w:val="NormalWeb"/>
        <w:spacing w:before="0" w:beforeAutospacing="0" w:after="0" w:afterAutospacing="0" w:line="276" w:lineRule="auto"/>
        <w:jc w:val="both"/>
        <w:rPr>
          <w:rFonts w:ascii="Arial" w:hAnsi="Arial" w:cs="Arial"/>
          <w:color w:val="000000" w:themeColor="text1"/>
          <w:sz w:val="20"/>
          <w:szCs w:val="20"/>
        </w:rPr>
      </w:pPr>
    </w:p>
    <w:p w14:paraId="3E654B7A" w14:textId="3209C7F5" w:rsidR="00D42A22" w:rsidRPr="00FD03D0" w:rsidRDefault="00D42A22" w:rsidP="00DF6DCC">
      <w:pPr>
        <w:pStyle w:val="Ttulo1"/>
        <w:numPr>
          <w:ilvl w:val="1"/>
          <w:numId w:val="75"/>
        </w:numPr>
        <w:ind w:left="567" w:hanging="567"/>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 xml:space="preserve">Rol del manipulador en la cadena de inocuidad </w:t>
      </w:r>
    </w:p>
    <w:p w14:paraId="1FFE8C5D" w14:textId="77777777" w:rsidR="00897537" w:rsidRDefault="00897537" w:rsidP="000A2A08">
      <w:pPr>
        <w:pStyle w:val="Ttulo2"/>
        <w:spacing w:before="0" w:after="0" w:line="276" w:lineRule="auto"/>
        <w:jc w:val="both"/>
        <w:rPr>
          <w:rFonts w:ascii="Arial" w:hAnsi="Arial" w:cs="Arial"/>
          <w:color w:val="000000" w:themeColor="text1"/>
          <w:sz w:val="20"/>
          <w:szCs w:val="20"/>
        </w:rPr>
      </w:pPr>
    </w:p>
    <w:p w14:paraId="4F0D5EE9" w14:textId="53997D2E" w:rsidR="00D42A22" w:rsidRDefault="00D42A22" w:rsidP="00E4751B">
      <w:pPr>
        <w:pStyle w:val="Ttulo2"/>
        <w:spacing w:before="0" w:after="0" w:line="276" w:lineRule="auto"/>
        <w:ind w:left="567"/>
        <w:jc w:val="both"/>
        <w:rPr>
          <w:rFonts w:ascii="Arial" w:hAnsi="Arial" w:cs="Arial"/>
          <w:color w:val="000000" w:themeColor="text1"/>
          <w:sz w:val="20"/>
          <w:szCs w:val="20"/>
        </w:rPr>
      </w:pPr>
      <w:r w:rsidRPr="00FD03D0">
        <w:rPr>
          <w:rFonts w:ascii="Arial" w:hAnsi="Arial" w:cs="Arial"/>
          <w:color w:val="000000" w:themeColor="text1"/>
          <w:sz w:val="20"/>
          <w:szCs w:val="20"/>
        </w:rPr>
        <w:t xml:space="preserve">El manipulador no solo ejecuta tareas, sino que actúa como un </w:t>
      </w:r>
      <w:r w:rsidRPr="001B23D0">
        <w:rPr>
          <w:rStyle w:val="Textoennegrita"/>
          <w:rFonts w:ascii="Arial" w:hAnsi="Arial" w:cs="Arial"/>
          <w:b w:val="0"/>
          <w:bCs w:val="0"/>
          <w:color w:val="000000" w:themeColor="text1"/>
          <w:sz w:val="20"/>
          <w:szCs w:val="20"/>
        </w:rPr>
        <w:t>controlador activo de riesgos</w:t>
      </w:r>
      <w:r w:rsidR="00E4751B">
        <w:rPr>
          <w:rStyle w:val="Textoennegrita"/>
          <w:rFonts w:ascii="Arial" w:hAnsi="Arial" w:cs="Arial"/>
          <w:b w:val="0"/>
          <w:bCs w:val="0"/>
          <w:color w:val="000000" w:themeColor="text1"/>
          <w:sz w:val="20"/>
          <w:szCs w:val="20"/>
        </w:rPr>
        <w:t>. El enfoque por etapas es</w:t>
      </w:r>
      <w:r w:rsidR="005A57DD">
        <w:rPr>
          <w:rStyle w:val="Textoennegrita"/>
          <w:rFonts w:ascii="Arial" w:hAnsi="Arial" w:cs="Arial"/>
          <w:b w:val="0"/>
          <w:bCs w:val="0"/>
          <w:color w:val="000000" w:themeColor="text1"/>
          <w:sz w:val="20"/>
          <w:szCs w:val="20"/>
        </w:rPr>
        <w:t xml:space="preserve"> el siguiente:</w:t>
      </w:r>
    </w:p>
    <w:p w14:paraId="18A9EE40" w14:textId="77777777" w:rsidR="005A57DD" w:rsidRDefault="005A57DD" w:rsidP="005A57DD"/>
    <w:tbl>
      <w:tblPr>
        <w:tblStyle w:val="Tablaconcuadrcula"/>
        <w:tblW w:w="0" w:type="auto"/>
        <w:tblLayout w:type="fixed"/>
        <w:tblLook w:val="04A0" w:firstRow="1" w:lastRow="0" w:firstColumn="1" w:lastColumn="0" w:noHBand="0" w:noVBand="1"/>
      </w:tblPr>
      <w:tblGrid>
        <w:gridCol w:w="2122"/>
        <w:gridCol w:w="4819"/>
        <w:gridCol w:w="3021"/>
      </w:tblGrid>
      <w:tr w:rsidR="00CB2194" w:rsidRPr="00076D99" w14:paraId="65010345" w14:textId="77777777" w:rsidTr="00A01A4A">
        <w:tc>
          <w:tcPr>
            <w:tcW w:w="9962" w:type="dxa"/>
            <w:gridSpan w:val="3"/>
            <w:shd w:val="clear" w:color="auto" w:fill="9BBB59" w:themeFill="accent3"/>
          </w:tcPr>
          <w:p w14:paraId="738F8C29" w14:textId="77777777" w:rsidR="00CB2194" w:rsidRPr="00076D99" w:rsidRDefault="00CB2194"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S</w:t>
            </w:r>
            <w:r w:rsidRPr="0032769B">
              <w:rPr>
                <w:rFonts w:ascii="Arial" w:hAnsi="Arial" w:cs="Arial"/>
                <w:b/>
                <w:bCs/>
                <w:color w:val="000000"/>
                <w:sz w:val="20"/>
                <w:szCs w:val="20"/>
                <w:lang w:val="es-MX"/>
              </w:rPr>
              <w:t>lide</w:t>
            </w:r>
          </w:p>
        </w:tc>
      </w:tr>
      <w:tr w:rsidR="00CB2194" w:rsidRPr="00076D99" w14:paraId="50611E09" w14:textId="77777777" w:rsidTr="00A01A4A">
        <w:trPr>
          <w:trHeight w:val="550"/>
        </w:trPr>
        <w:tc>
          <w:tcPr>
            <w:tcW w:w="2122" w:type="dxa"/>
          </w:tcPr>
          <w:p w14:paraId="43A80D97" w14:textId="77777777" w:rsidR="00CB2194" w:rsidRDefault="00CB2194" w:rsidP="00CB2194">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Enfoque por etapas del proceso cárnico</w:t>
            </w:r>
          </w:p>
          <w:p w14:paraId="72E74A00" w14:textId="77777777" w:rsidR="00CB2194" w:rsidRPr="00DC23B2" w:rsidRDefault="00CB2194" w:rsidP="00A01A4A">
            <w:pPr>
              <w:spacing w:line="276" w:lineRule="auto"/>
              <w:jc w:val="both"/>
              <w:rPr>
                <w:rFonts w:ascii="Arial" w:hAnsi="Arial" w:cs="Arial"/>
                <w:b/>
                <w:bCs/>
                <w:color w:val="000000" w:themeColor="text1"/>
                <w:sz w:val="20"/>
                <w:szCs w:val="20"/>
              </w:rPr>
            </w:pPr>
          </w:p>
        </w:tc>
        <w:tc>
          <w:tcPr>
            <w:tcW w:w="4819" w:type="dxa"/>
          </w:tcPr>
          <w:p w14:paraId="532897F0" w14:textId="77777777" w:rsidR="00C33175" w:rsidRPr="00C33175" w:rsidRDefault="00C33175" w:rsidP="00C33175">
            <w:pPr>
              <w:pStyle w:val="Ttulo2"/>
              <w:spacing w:before="0" w:after="0" w:line="276" w:lineRule="auto"/>
              <w:jc w:val="both"/>
              <w:rPr>
                <w:rFonts w:ascii="Arial" w:hAnsi="Arial" w:cs="Arial"/>
                <w:color w:val="000000" w:themeColor="text1"/>
                <w:sz w:val="20"/>
                <w:szCs w:val="20"/>
              </w:rPr>
            </w:pPr>
            <w:r w:rsidRPr="00C33175">
              <w:rPr>
                <w:rFonts w:ascii="Arial" w:hAnsi="Arial" w:cs="Arial"/>
                <w:color w:val="000000" w:themeColor="text1"/>
                <w:sz w:val="20"/>
                <w:szCs w:val="20"/>
              </w:rPr>
              <w:t xml:space="preserve">En la recepción, se verifica calidad y temperatura para evitar materia prima contaminada. En corte y desposte, se previene la contaminación cruzada. En procesamiento, se controlan riesgos microbianos mediante BPM. En empaque, se evitan </w:t>
            </w:r>
            <w:proofErr w:type="spellStart"/>
            <w:r w:rsidRPr="00C33175">
              <w:rPr>
                <w:rFonts w:ascii="Arial" w:hAnsi="Arial" w:cs="Arial"/>
                <w:color w:val="000000" w:themeColor="text1"/>
                <w:sz w:val="20"/>
                <w:szCs w:val="20"/>
              </w:rPr>
              <w:t>recontaminaciones</w:t>
            </w:r>
            <w:proofErr w:type="spellEnd"/>
            <w:r w:rsidRPr="00C33175">
              <w:rPr>
                <w:rFonts w:ascii="Arial" w:hAnsi="Arial" w:cs="Arial"/>
                <w:color w:val="000000" w:themeColor="text1"/>
                <w:sz w:val="20"/>
                <w:szCs w:val="20"/>
              </w:rPr>
              <w:t>, y en almacenamiento, se controla la temperatura para impedir crecimiento bacteriano.</w:t>
            </w:r>
          </w:p>
          <w:p w14:paraId="34C099BC" w14:textId="12FCB909" w:rsidR="00C33175" w:rsidRPr="004640F8" w:rsidRDefault="00C33175" w:rsidP="00C33175">
            <w:pPr>
              <w:spacing w:line="276" w:lineRule="auto"/>
              <w:ind w:left="96"/>
              <w:jc w:val="both"/>
              <w:rPr>
                <w:rFonts w:ascii="Arial" w:hAnsi="Arial" w:cs="Arial"/>
                <w:color w:val="000000" w:themeColor="text1"/>
                <w:sz w:val="20"/>
                <w:szCs w:val="20"/>
              </w:rPr>
            </w:pPr>
          </w:p>
        </w:tc>
        <w:tc>
          <w:tcPr>
            <w:tcW w:w="3021" w:type="dxa"/>
          </w:tcPr>
          <w:p w14:paraId="5BD68960" w14:textId="3004D275" w:rsidR="00CB2194" w:rsidRPr="005104AC" w:rsidRDefault="00C5664F"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440A9CD5" wp14:editId="06F7D5D6">
                  <wp:extent cx="930901" cy="506437"/>
                  <wp:effectExtent l="0" t="0" r="0" b="1905"/>
                  <wp:docPr id="328777480"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77480" name="Imagen 328777480"/>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954498" cy="519275"/>
                          </a:xfrm>
                          <a:prstGeom prst="rect">
                            <a:avLst/>
                          </a:prstGeom>
                        </pic:spPr>
                      </pic:pic>
                    </a:graphicData>
                  </a:graphic>
                </wp:inline>
              </w:drawing>
            </w:r>
          </w:p>
        </w:tc>
      </w:tr>
      <w:tr w:rsidR="000B2041" w:rsidRPr="00076D99" w14:paraId="7BE576BB" w14:textId="77777777" w:rsidTr="00A01A4A">
        <w:trPr>
          <w:trHeight w:val="550"/>
        </w:trPr>
        <w:tc>
          <w:tcPr>
            <w:tcW w:w="2122" w:type="dxa"/>
          </w:tcPr>
          <w:p w14:paraId="758B4604" w14:textId="77777777" w:rsidR="000B2041" w:rsidRPr="00FD03D0" w:rsidRDefault="000B2041" w:rsidP="000B2041">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Ejemplo práctico</w:t>
            </w:r>
          </w:p>
          <w:p w14:paraId="6868A1E6" w14:textId="77777777" w:rsidR="000B2041" w:rsidRPr="00FD03D0" w:rsidRDefault="000B2041" w:rsidP="00CB2194">
            <w:pPr>
              <w:pStyle w:val="Ttulo3"/>
              <w:spacing w:before="0" w:after="0" w:line="276" w:lineRule="auto"/>
              <w:jc w:val="both"/>
              <w:rPr>
                <w:rStyle w:val="Textoennegrita"/>
                <w:rFonts w:ascii="Arial" w:hAnsi="Arial" w:cs="Arial"/>
                <w:color w:val="000000" w:themeColor="text1"/>
                <w:sz w:val="20"/>
                <w:szCs w:val="20"/>
              </w:rPr>
            </w:pPr>
          </w:p>
        </w:tc>
        <w:tc>
          <w:tcPr>
            <w:tcW w:w="4819" w:type="dxa"/>
          </w:tcPr>
          <w:p w14:paraId="238EDC45" w14:textId="77777777" w:rsidR="000B2041" w:rsidRPr="00FD03D0" w:rsidRDefault="000B2041" w:rsidP="00121D7D">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Un operario que no se lava las manos después de manipular vísceras puede transferir microorganismos como </w:t>
            </w:r>
            <w:r w:rsidRPr="00FD03D0">
              <w:rPr>
                <w:rStyle w:val="nfasis"/>
                <w:rFonts w:ascii="Arial" w:hAnsi="Arial" w:cs="Arial"/>
                <w:color w:val="000000" w:themeColor="text1"/>
                <w:sz w:val="20"/>
                <w:szCs w:val="20"/>
              </w:rPr>
              <w:t>Salmonella</w:t>
            </w:r>
            <w:r w:rsidRPr="00FD03D0">
              <w:rPr>
                <w:rFonts w:ascii="Arial" w:hAnsi="Arial" w:cs="Arial"/>
                <w:color w:val="000000" w:themeColor="text1"/>
                <w:sz w:val="20"/>
                <w:szCs w:val="20"/>
              </w:rPr>
              <w:t xml:space="preserve"> a carne limpia → </w:t>
            </w:r>
            <w:r w:rsidRPr="00FD03D0">
              <w:rPr>
                <w:rStyle w:val="Textoennegrita"/>
                <w:rFonts w:ascii="Arial" w:hAnsi="Arial" w:cs="Arial"/>
                <w:color w:val="000000" w:themeColor="text1"/>
                <w:sz w:val="20"/>
                <w:szCs w:val="20"/>
              </w:rPr>
              <w:t>contaminación cruzada directa</w:t>
            </w:r>
            <w:r w:rsidRPr="00FD03D0">
              <w:rPr>
                <w:rFonts w:ascii="Arial" w:hAnsi="Arial" w:cs="Arial"/>
                <w:color w:val="000000" w:themeColor="text1"/>
                <w:sz w:val="20"/>
                <w:szCs w:val="20"/>
              </w:rPr>
              <w:t>.</w:t>
            </w:r>
          </w:p>
          <w:p w14:paraId="1117E600" w14:textId="77777777" w:rsidR="000B2041" w:rsidRPr="00C33175" w:rsidRDefault="000B2041" w:rsidP="00C33175">
            <w:pPr>
              <w:pStyle w:val="Ttulo2"/>
              <w:spacing w:before="0" w:after="0" w:line="276" w:lineRule="auto"/>
              <w:jc w:val="both"/>
              <w:rPr>
                <w:rFonts w:ascii="Arial" w:hAnsi="Arial" w:cs="Arial"/>
                <w:color w:val="000000" w:themeColor="text1"/>
                <w:sz w:val="20"/>
                <w:szCs w:val="20"/>
              </w:rPr>
            </w:pPr>
          </w:p>
        </w:tc>
        <w:tc>
          <w:tcPr>
            <w:tcW w:w="3021" w:type="dxa"/>
          </w:tcPr>
          <w:p w14:paraId="5CDF41A0" w14:textId="4BDD796B" w:rsidR="000B2041" w:rsidRPr="005104AC" w:rsidRDefault="00952ADF"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A87D65D" wp14:editId="2EA18F01">
                  <wp:extent cx="998806" cy="774118"/>
                  <wp:effectExtent l="0" t="0" r="5080" b="635"/>
                  <wp:docPr id="186757042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70421" name="Imagen 186757042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023322" cy="793119"/>
                          </a:xfrm>
                          <a:prstGeom prst="rect">
                            <a:avLst/>
                          </a:prstGeom>
                        </pic:spPr>
                      </pic:pic>
                    </a:graphicData>
                  </a:graphic>
                </wp:inline>
              </w:drawing>
            </w:r>
          </w:p>
        </w:tc>
      </w:tr>
    </w:tbl>
    <w:p w14:paraId="255111E4" w14:textId="77777777" w:rsidR="005A57DD" w:rsidRPr="005A57DD" w:rsidRDefault="005A57DD" w:rsidP="005A57DD"/>
    <w:p w14:paraId="3A6FCB3C" w14:textId="77777777" w:rsidR="00D42A22" w:rsidRPr="00FD03D0" w:rsidRDefault="00D42A22" w:rsidP="000A2A08">
      <w:pPr>
        <w:spacing w:line="276" w:lineRule="auto"/>
        <w:jc w:val="both"/>
        <w:rPr>
          <w:rFonts w:ascii="Arial" w:hAnsi="Arial" w:cs="Arial"/>
          <w:color w:val="000000" w:themeColor="text1"/>
          <w:sz w:val="20"/>
          <w:szCs w:val="20"/>
        </w:rPr>
      </w:pPr>
    </w:p>
    <w:p w14:paraId="1158A93B" w14:textId="77777777" w:rsidR="00D42A22" w:rsidRPr="000F0C9C" w:rsidRDefault="00D42A22" w:rsidP="00B9711C">
      <w:pPr>
        <w:pStyle w:val="NormalWeb"/>
        <w:spacing w:before="0" w:beforeAutospacing="0" w:after="0" w:afterAutospacing="0" w:line="276" w:lineRule="auto"/>
        <w:ind w:left="720"/>
        <w:jc w:val="both"/>
        <w:rPr>
          <w:rFonts w:ascii="Arial" w:hAnsi="Arial" w:cs="Arial"/>
          <w:b/>
          <w:bCs/>
          <w:color w:val="000000" w:themeColor="text1"/>
          <w:sz w:val="20"/>
          <w:szCs w:val="20"/>
        </w:rPr>
      </w:pPr>
      <w:r w:rsidRPr="00FD03D0">
        <w:rPr>
          <w:rFonts w:ascii="Arial" w:hAnsi="Arial" w:cs="Arial"/>
          <w:color w:val="000000" w:themeColor="text1"/>
          <w:sz w:val="20"/>
          <w:szCs w:val="20"/>
        </w:rPr>
        <w:t xml:space="preserve">El manipulador es considerado un </w:t>
      </w:r>
      <w:r w:rsidRPr="000F0C9C">
        <w:rPr>
          <w:rStyle w:val="Textoennegrita"/>
          <w:rFonts w:ascii="Arial" w:hAnsi="Arial" w:cs="Arial"/>
          <w:b w:val="0"/>
          <w:bCs w:val="0"/>
          <w:color w:val="000000" w:themeColor="text1"/>
          <w:sz w:val="20"/>
          <w:szCs w:val="20"/>
        </w:rPr>
        <w:t>vector de contaminación</w:t>
      </w:r>
      <w:r w:rsidRPr="000F0C9C">
        <w:rPr>
          <w:rFonts w:ascii="Arial" w:hAnsi="Arial" w:cs="Arial"/>
          <w:b/>
          <w:bCs/>
          <w:color w:val="000000" w:themeColor="text1"/>
          <w:sz w:val="20"/>
          <w:szCs w:val="20"/>
        </w:rPr>
        <w:t xml:space="preserve">, </w:t>
      </w:r>
      <w:r w:rsidRPr="000F0C9C">
        <w:rPr>
          <w:rFonts w:ascii="Arial" w:hAnsi="Arial" w:cs="Arial"/>
          <w:color w:val="000000" w:themeColor="text1"/>
          <w:sz w:val="20"/>
          <w:szCs w:val="20"/>
        </w:rPr>
        <w:t>pero también el primer</w:t>
      </w:r>
      <w:r w:rsidRPr="000F0C9C">
        <w:rPr>
          <w:rFonts w:ascii="Arial" w:hAnsi="Arial" w:cs="Arial"/>
          <w:b/>
          <w:bCs/>
          <w:color w:val="000000" w:themeColor="text1"/>
          <w:sz w:val="20"/>
          <w:szCs w:val="20"/>
        </w:rPr>
        <w:t xml:space="preserve"> </w:t>
      </w:r>
      <w:r w:rsidRPr="000F0C9C">
        <w:rPr>
          <w:rStyle w:val="Textoennegrita"/>
          <w:rFonts w:ascii="Arial" w:hAnsi="Arial" w:cs="Arial"/>
          <w:b w:val="0"/>
          <w:bCs w:val="0"/>
          <w:color w:val="000000" w:themeColor="text1"/>
          <w:sz w:val="20"/>
          <w:szCs w:val="20"/>
        </w:rPr>
        <w:t>control sanitario del proceso</w:t>
      </w:r>
      <w:r w:rsidRPr="000F0C9C">
        <w:rPr>
          <w:rFonts w:ascii="Arial" w:hAnsi="Arial" w:cs="Arial"/>
          <w:b/>
          <w:bCs/>
          <w:color w:val="000000" w:themeColor="text1"/>
          <w:sz w:val="20"/>
          <w:szCs w:val="20"/>
        </w:rPr>
        <w:t>.</w:t>
      </w:r>
    </w:p>
    <w:p w14:paraId="0C296377" w14:textId="77777777" w:rsidR="00897537" w:rsidRDefault="00897537" w:rsidP="000A2A08">
      <w:pPr>
        <w:pStyle w:val="Ttulo2"/>
        <w:spacing w:before="0" w:after="0" w:line="276" w:lineRule="auto"/>
        <w:jc w:val="both"/>
        <w:rPr>
          <w:rStyle w:val="Textoennegrita"/>
          <w:rFonts w:ascii="Arial" w:hAnsi="Arial" w:cs="Arial"/>
          <w:color w:val="000000" w:themeColor="text1"/>
          <w:sz w:val="20"/>
          <w:szCs w:val="20"/>
        </w:rPr>
      </w:pPr>
    </w:p>
    <w:p w14:paraId="1161093D" w14:textId="31C58C67" w:rsidR="00D42A22" w:rsidRPr="00FD03D0" w:rsidRDefault="00D42A22" w:rsidP="00B9711C">
      <w:pPr>
        <w:pStyle w:val="Ttulo1"/>
        <w:numPr>
          <w:ilvl w:val="1"/>
          <w:numId w:val="75"/>
        </w:numPr>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 xml:space="preserve">Responsabilidad legal </w:t>
      </w:r>
    </w:p>
    <w:p w14:paraId="787A6C97" w14:textId="77777777" w:rsidR="00897537" w:rsidRDefault="00897537" w:rsidP="000A2A08">
      <w:pPr>
        <w:pStyle w:val="NormalWeb"/>
        <w:spacing w:before="0" w:beforeAutospacing="0" w:after="0" w:afterAutospacing="0" w:line="276" w:lineRule="auto"/>
        <w:jc w:val="both"/>
        <w:rPr>
          <w:rFonts w:ascii="Arial" w:hAnsi="Arial" w:cs="Arial"/>
          <w:color w:val="000000" w:themeColor="text1"/>
          <w:sz w:val="20"/>
          <w:szCs w:val="20"/>
        </w:rPr>
      </w:pPr>
    </w:p>
    <w:p w14:paraId="48A23190" w14:textId="5CF57C90" w:rsidR="003B2072" w:rsidRPr="003B2072" w:rsidRDefault="00D42A22" w:rsidP="003B2072">
      <w:pPr>
        <w:pStyle w:val="NormalWeb"/>
        <w:spacing w:before="0" w:beforeAutospacing="0" w:after="0" w:afterAutospacing="0" w:line="276" w:lineRule="auto"/>
        <w:ind w:left="567"/>
        <w:jc w:val="both"/>
      </w:pPr>
      <w:r w:rsidRPr="00FD03D0">
        <w:rPr>
          <w:rFonts w:ascii="Arial" w:hAnsi="Arial" w:cs="Arial"/>
          <w:color w:val="000000" w:themeColor="text1"/>
          <w:sz w:val="20"/>
          <w:szCs w:val="20"/>
        </w:rPr>
        <w:t>La legislación colombiana establece que el manipulador es responsable de cumplir normas sanitarias obligatorias.</w:t>
      </w:r>
      <w:r w:rsidR="007F2768">
        <w:rPr>
          <w:rFonts w:ascii="Arial" w:hAnsi="Arial" w:cs="Arial"/>
          <w:color w:val="000000" w:themeColor="text1"/>
          <w:sz w:val="20"/>
          <w:szCs w:val="20"/>
        </w:rPr>
        <w:t xml:space="preserve"> </w:t>
      </w:r>
      <w:r w:rsidR="001D04E2">
        <w:rPr>
          <w:rFonts w:ascii="Arial" w:hAnsi="Arial" w:cs="Arial"/>
          <w:color w:val="000000" w:themeColor="text1"/>
          <w:sz w:val="20"/>
          <w:szCs w:val="20"/>
        </w:rPr>
        <w:t>Las normas, responsabilidades y análisis de riesgos son:</w:t>
      </w:r>
    </w:p>
    <w:p w14:paraId="7553523F" w14:textId="77777777" w:rsidR="0067392F" w:rsidRDefault="0067392F" w:rsidP="0067392F">
      <w:pPr>
        <w:pStyle w:val="Ttulo3"/>
        <w:spacing w:before="0" w:after="0" w:line="276" w:lineRule="auto"/>
        <w:ind w:firstLine="360"/>
        <w:jc w:val="both"/>
        <w:rPr>
          <w:rStyle w:val="Textoennegrita"/>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8A286A" w:rsidRPr="00076D99" w14:paraId="2B8D3093" w14:textId="77777777" w:rsidTr="00A01A4A">
        <w:tc>
          <w:tcPr>
            <w:tcW w:w="9962" w:type="dxa"/>
            <w:gridSpan w:val="3"/>
            <w:shd w:val="clear" w:color="auto" w:fill="9BBB59" w:themeFill="accent3"/>
          </w:tcPr>
          <w:p w14:paraId="1563AA69" w14:textId="77777777" w:rsidR="008A286A" w:rsidRPr="00076D99" w:rsidRDefault="008A286A"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S</w:t>
            </w:r>
            <w:r w:rsidRPr="0032769B">
              <w:rPr>
                <w:rFonts w:ascii="Arial" w:hAnsi="Arial" w:cs="Arial"/>
                <w:b/>
                <w:bCs/>
                <w:color w:val="000000"/>
                <w:sz w:val="20"/>
                <w:szCs w:val="20"/>
                <w:lang w:val="es-MX"/>
              </w:rPr>
              <w:t>lide</w:t>
            </w:r>
          </w:p>
        </w:tc>
      </w:tr>
      <w:tr w:rsidR="008A286A" w:rsidRPr="00076D99" w14:paraId="65668E9C" w14:textId="77777777" w:rsidTr="00A01A4A">
        <w:trPr>
          <w:trHeight w:val="550"/>
        </w:trPr>
        <w:tc>
          <w:tcPr>
            <w:tcW w:w="2122" w:type="dxa"/>
          </w:tcPr>
          <w:p w14:paraId="4C34A7EA" w14:textId="77777777" w:rsidR="001D04E2" w:rsidRPr="00FD03D0" w:rsidRDefault="001D04E2" w:rsidP="001D04E2">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Profundización normativa</w:t>
            </w:r>
          </w:p>
          <w:p w14:paraId="0F3DAD79" w14:textId="77777777" w:rsidR="001D04E2" w:rsidRPr="001D04E2" w:rsidRDefault="001D04E2" w:rsidP="001D04E2"/>
          <w:p w14:paraId="5E1A1B3E" w14:textId="77777777" w:rsidR="008A286A" w:rsidRPr="00DC23B2" w:rsidRDefault="008A286A" w:rsidP="00A01A4A">
            <w:pPr>
              <w:spacing w:line="276" w:lineRule="auto"/>
              <w:jc w:val="both"/>
              <w:rPr>
                <w:rFonts w:ascii="Arial" w:hAnsi="Arial" w:cs="Arial"/>
                <w:b/>
                <w:bCs/>
                <w:color w:val="000000" w:themeColor="text1"/>
                <w:sz w:val="20"/>
                <w:szCs w:val="20"/>
              </w:rPr>
            </w:pPr>
          </w:p>
        </w:tc>
        <w:tc>
          <w:tcPr>
            <w:tcW w:w="4819" w:type="dxa"/>
          </w:tcPr>
          <w:p w14:paraId="50652126" w14:textId="77777777" w:rsidR="001D04E2" w:rsidRDefault="001D04E2" w:rsidP="00492158">
            <w:pPr>
              <w:numPr>
                <w:ilvl w:val="0"/>
                <w:numId w:val="41"/>
              </w:numPr>
              <w:spacing w:line="276" w:lineRule="auto"/>
              <w:ind w:left="314"/>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Resolución 2674 de 2013</w:t>
            </w:r>
            <w:r w:rsidRPr="00FD03D0">
              <w:rPr>
                <w:rFonts w:ascii="Arial" w:hAnsi="Arial" w:cs="Arial"/>
                <w:color w:val="000000" w:themeColor="text1"/>
                <w:sz w:val="20"/>
                <w:szCs w:val="20"/>
              </w:rPr>
              <w:t xml:space="preserve"> </w:t>
            </w:r>
          </w:p>
          <w:p w14:paraId="37D0B7AA" w14:textId="77777777" w:rsidR="00492158" w:rsidRPr="00FD03D0" w:rsidRDefault="00492158" w:rsidP="00492158">
            <w:pPr>
              <w:spacing w:line="276" w:lineRule="auto"/>
              <w:ind w:left="314"/>
              <w:jc w:val="both"/>
              <w:rPr>
                <w:rFonts w:ascii="Arial" w:hAnsi="Arial" w:cs="Arial"/>
                <w:color w:val="000000" w:themeColor="text1"/>
                <w:sz w:val="20"/>
                <w:szCs w:val="20"/>
              </w:rPr>
            </w:pPr>
          </w:p>
          <w:p w14:paraId="52B58173" w14:textId="77777777" w:rsidR="001D04E2" w:rsidRPr="00FD03D0" w:rsidRDefault="001D04E2" w:rsidP="00492158">
            <w:pPr>
              <w:numPr>
                <w:ilvl w:val="2"/>
                <w:numId w:val="41"/>
              </w:numPr>
              <w:spacing w:line="276" w:lineRule="auto"/>
              <w:ind w:left="739"/>
              <w:jc w:val="both"/>
              <w:rPr>
                <w:rFonts w:ascii="Arial" w:hAnsi="Arial" w:cs="Arial"/>
                <w:color w:val="000000" w:themeColor="text1"/>
                <w:sz w:val="20"/>
                <w:szCs w:val="20"/>
              </w:rPr>
            </w:pPr>
            <w:r w:rsidRPr="00FD03D0">
              <w:rPr>
                <w:rFonts w:ascii="Arial" w:hAnsi="Arial" w:cs="Arial"/>
                <w:color w:val="000000" w:themeColor="text1"/>
                <w:sz w:val="20"/>
                <w:szCs w:val="20"/>
              </w:rPr>
              <w:t xml:space="preserve">Exige capacitación obligatoria </w:t>
            </w:r>
          </w:p>
          <w:p w14:paraId="18340008" w14:textId="77777777" w:rsidR="001D04E2" w:rsidRPr="00FD03D0" w:rsidRDefault="001D04E2" w:rsidP="00492158">
            <w:pPr>
              <w:numPr>
                <w:ilvl w:val="2"/>
                <w:numId w:val="41"/>
              </w:numPr>
              <w:spacing w:line="276" w:lineRule="auto"/>
              <w:ind w:left="739"/>
              <w:jc w:val="both"/>
              <w:rPr>
                <w:rFonts w:ascii="Arial" w:hAnsi="Arial" w:cs="Arial"/>
                <w:color w:val="000000" w:themeColor="text1"/>
                <w:sz w:val="20"/>
                <w:szCs w:val="20"/>
              </w:rPr>
            </w:pPr>
            <w:r w:rsidRPr="00FD03D0">
              <w:rPr>
                <w:rFonts w:ascii="Arial" w:hAnsi="Arial" w:cs="Arial"/>
                <w:color w:val="000000" w:themeColor="text1"/>
                <w:sz w:val="20"/>
                <w:szCs w:val="20"/>
              </w:rPr>
              <w:t xml:space="preserve">Control de salud del manipulador </w:t>
            </w:r>
          </w:p>
          <w:p w14:paraId="1DF1F1EC" w14:textId="77777777" w:rsidR="001D04E2" w:rsidRPr="00FD03D0" w:rsidRDefault="001D04E2" w:rsidP="00492158">
            <w:pPr>
              <w:numPr>
                <w:ilvl w:val="2"/>
                <w:numId w:val="41"/>
              </w:numPr>
              <w:spacing w:line="276" w:lineRule="auto"/>
              <w:ind w:left="739"/>
              <w:jc w:val="both"/>
              <w:rPr>
                <w:rFonts w:ascii="Arial" w:hAnsi="Arial" w:cs="Arial"/>
                <w:color w:val="000000" w:themeColor="text1"/>
                <w:sz w:val="20"/>
                <w:szCs w:val="20"/>
              </w:rPr>
            </w:pPr>
            <w:r w:rsidRPr="00FD03D0">
              <w:rPr>
                <w:rFonts w:ascii="Arial" w:hAnsi="Arial" w:cs="Arial"/>
                <w:color w:val="000000" w:themeColor="text1"/>
                <w:sz w:val="20"/>
                <w:szCs w:val="20"/>
              </w:rPr>
              <w:t xml:space="preserve">Cumplimiento de higiene </w:t>
            </w:r>
          </w:p>
          <w:p w14:paraId="77D1615C" w14:textId="77777777" w:rsidR="00492158" w:rsidRPr="00492158" w:rsidRDefault="00492158" w:rsidP="00492158">
            <w:pPr>
              <w:spacing w:line="276" w:lineRule="auto"/>
              <w:ind w:left="314"/>
              <w:jc w:val="both"/>
              <w:rPr>
                <w:rStyle w:val="Textoennegrita"/>
                <w:rFonts w:ascii="Arial" w:hAnsi="Arial" w:cs="Arial"/>
                <w:b w:val="0"/>
                <w:bCs w:val="0"/>
                <w:color w:val="000000" w:themeColor="text1"/>
                <w:sz w:val="20"/>
                <w:szCs w:val="20"/>
              </w:rPr>
            </w:pPr>
          </w:p>
          <w:p w14:paraId="65DABB5B" w14:textId="5F666F86" w:rsidR="001D04E2" w:rsidRPr="00FD03D0" w:rsidRDefault="001D04E2" w:rsidP="00492158">
            <w:pPr>
              <w:numPr>
                <w:ilvl w:val="0"/>
                <w:numId w:val="41"/>
              </w:numPr>
              <w:spacing w:line="276" w:lineRule="auto"/>
              <w:ind w:left="314"/>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Decreto 1500 de 2007</w:t>
            </w:r>
            <w:r w:rsidRPr="00FD03D0">
              <w:rPr>
                <w:rFonts w:ascii="Arial" w:hAnsi="Arial" w:cs="Arial"/>
                <w:color w:val="000000" w:themeColor="text1"/>
                <w:sz w:val="20"/>
                <w:szCs w:val="20"/>
              </w:rPr>
              <w:t xml:space="preserve"> </w:t>
            </w:r>
          </w:p>
          <w:p w14:paraId="74A0FAE7" w14:textId="77777777" w:rsidR="00492158" w:rsidRDefault="00492158" w:rsidP="00CA188B">
            <w:pPr>
              <w:spacing w:line="276" w:lineRule="auto"/>
              <w:ind w:left="739"/>
              <w:jc w:val="both"/>
              <w:rPr>
                <w:rFonts w:ascii="Arial" w:hAnsi="Arial" w:cs="Arial"/>
                <w:color w:val="000000" w:themeColor="text1"/>
                <w:sz w:val="20"/>
                <w:szCs w:val="20"/>
              </w:rPr>
            </w:pPr>
          </w:p>
          <w:p w14:paraId="13527CFC" w14:textId="36910607" w:rsidR="001D04E2" w:rsidRPr="00FD03D0" w:rsidRDefault="001D04E2" w:rsidP="00492158">
            <w:pPr>
              <w:numPr>
                <w:ilvl w:val="2"/>
                <w:numId w:val="41"/>
              </w:numPr>
              <w:spacing w:line="276" w:lineRule="auto"/>
              <w:ind w:left="739"/>
              <w:jc w:val="both"/>
              <w:rPr>
                <w:rFonts w:ascii="Arial" w:hAnsi="Arial" w:cs="Arial"/>
                <w:color w:val="000000" w:themeColor="text1"/>
                <w:sz w:val="20"/>
                <w:szCs w:val="20"/>
              </w:rPr>
            </w:pPr>
            <w:r w:rsidRPr="00FD03D0">
              <w:rPr>
                <w:rFonts w:ascii="Arial" w:hAnsi="Arial" w:cs="Arial"/>
                <w:color w:val="000000" w:themeColor="text1"/>
                <w:sz w:val="20"/>
                <w:szCs w:val="20"/>
              </w:rPr>
              <w:t xml:space="preserve">Regula plantas de beneficio </w:t>
            </w:r>
          </w:p>
          <w:p w14:paraId="5E918ABD" w14:textId="77777777" w:rsidR="001D04E2" w:rsidRPr="00FD03D0" w:rsidRDefault="001D04E2" w:rsidP="00492158">
            <w:pPr>
              <w:numPr>
                <w:ilvl w:val="2"/>
                <w:numId w:val="41"/>
              </w:numPr>
              <w:spacing w:line="276" w:lineRule="auto"/>
              <w:ind w:left="739"/>
              <w:jc w:val="both"/>
              <w:rPr>
                <w:rFonts w:ascii="Arial" w:hAnsi="Arial" w:cs="Arial"/>
                <w:color w:val="000000" w:themeColor="text1"/>
                <w:sz w:val="20"/>
                <w:szCs w:val="20"/>
              </w:rPr>
            </w:pPr>
            <w:r w:rsidRPr="00FD03D0">
              <w:rPr>
                <w:rFonts w:ascii="Arial" w:hAnsi="Arial" w:cs="Arial"/>
                <w:color w:val="000000" w:themeColor="text1"/>
                <w:sz w:val="20"/>
                <w:szCs w:val="20"/>
              </w:rPr>
              <w:t xml:space="preserve">Establece controles estrictos en carne </w:t>
            </w:r>
          </w:p>
          <w:p w14:paraId="7DF344FD" w14:textId="77777777" w:rsidR="00492158" w:rsidRPr="00492158" w:rsidRDefault="00492158" w:rsidP="00492158">
            <w:pPr>
              <w:spacing w:line="276" w:lineRule="auto"/>
              <w:ind w:left="314"/>
              <w:jc w:val="both"/>
              <w:rPr>
                <w:rStyle w:val="Textoennegrita"/>
                <w:rFonts w:ascii="Arial" w:hAnsi="Arial" w:cs="Arial"/>
                <w:b w:val="0"/>
                <w:bCs w:val="0"/>
                <w:color w:val="000000" w:themeColor="text1"/>
                <w:sz w:val="20"/>
                <w:szCs w:val="20"/>
              </w:rPr>
            </w:pPr>
          </w:p>
          <w:p w14:paraId="10846189" w14:textId="5EC6713E" w:rsidR="001D04E2" w:rsidRPr="00FD03D0" w:rsidRDefault="001D04E2" w:rsidP="00492158">
            <w:pPr>
              <w:numPr>
                <w:ilvl w:val="0"/>
                <w:numId w:val="41"/>
              </w:numPr>
              <w:spacing w:line="276" w:lineRule="auto"/>
              <w:ind w:left="314"/>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Ley 9 de 1979</w:t>
            </w:r>
            <w:r w:rsidRPr="00FD03D0">
              <w:rPr>
                <w:rFonts w:ascii="Arial" w:hAnsi="Arial" w:cs="Arial"/>
                <w:color w:val="000000" w:themeColor="text1"/>
                <w:sz w:val="20"/>
                <w:szCs w:val="20"/>
              </w:rPr>
              <w:t xml:space="preserve"> </w:t>
            </w:r>
          </w:p>
          <w:p w14:paraId="46AB573F" w14:textId="77777777" w:rsidR="00492158" w:rsidRDefault="00492158" w:rsidP="00492158">
            <w:pPr>
              <w:spacing w:line="276" w:lineRule="auto"/>
              <w:ind w:left="314"/>
              <w:jc w:val="both"/>
              <w:rPr>
                <w:rFonts w:ascii="Arial" w:hAnsi="Arial" w:cs="Arial"/>
                <w:color w:val="000000" w:themeColor="text1"/>
                <w:sz w:val="20"/>
                <w:szCs w:val="20"/>
              </w:rPr>
            </w:pPr>
          </w:p>
          <w:p w14:paraId="0C250358" w14:textId="79E16380" w:rsidR="008A286A" w:rsidRPr="004640F8" w:rsidRDefault="001D04E2" w:rsidP="00CA188B">
            <w:pPr>
              <w:numPr>
                <w:ilvl w:val="2"/>
                <w:numId w:val="41"/>
              </w:numPr>
              <w:spacing w:line="276" w:lineRule="auto"/>
              <w:ind w:left="739"/>
              <w:jc w:val="both"/>
              <w:rPr>
                <w:rFonts w:ascii="Arial" w:hAnsi="Arial" w:cs="Arial"/>
                <w:color w:val="000000" w:themeColor="text1"/>
                <w:sz w:val="20"/>
                <w:szCs w:val="20"/>
              </w:rPr>
            </w:pPr>
            <w:r w:rsidRPr="00FD03D0">
              <w:rPr>
                <w:rFonts w:ascii="Arial" w:hAnsi="Arial" w:cs="Arial"/>
                <w:color w:val="000000" w:themeColor="text1"/>
                <w:sz w:val="20"/>
                <w:szCs w:val="20"/>
              </w:rPr>
              <w:t xml:space="preserve">Define responsabilidades sanitarias generales </w:t>
            </w:r>
          </w:p>
        </w:tc>
        <w:tc>
          <w:tcPr>
            <w:tcW w:w="3021" w:type="dxa"/>
          </w:tcPr>
          <w:p w14:paraId="02FE0085" w14:textId="2459176E" w:rsidR="008A286A" w:rsidRPr="005104AC" w:rsidRDefault="001A6168"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8E48A37" wp14:editId="7F25C8B7">
                  <wp:extent cx="1280160" cy="1024128"/>
                  <wp:effectExtent l="0" t="0" r="2540" b="5080"/>
                  <wp:docPr id="136543495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34954" name="Imagen 1365434954"/>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283578" cy="1026862"/>
                          </a:xfrm>
                          <a:prstGeom prst="rect">
                            <a:avLst/>
                          </a:prstGeom>
                        </pic:spPr>
                      </pic:pic>
                    </a:graphicData>
                  </a:graphic>
                </wp:inline>
              </w:drawing>
            </w:r>
          </w:p>
        </w:tc>
      </w:tr>
      <w:tr w:rsidR="001C49FF" w:rsidRPr="00076D99" w14:paraId="73872906" w14:textId="77777777" w:rsidTr="00A01A4A">
        <w:trPr>
          <w:trHeight w:val="550"/>
        </w:trPr>
        <w:tc>
          <w:tcPr>
            <w:tcW w:w="2122" w:type="dxa"/>
          </w:tcPr>
          <w:p w14:paraId="3537521F" w14:textId="31372C06" w:rsidR="001C49FF" w:rsidRPr="00FD03D0" w:rsidRDefault="001C49FF" w:rsidP="001D04E2">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Responsabilidad compartida</w:t>
            </w:r>
          </w:p>
        </w:tc>
        <w:tc>
          <w:tcPr>
            <w:tcW w:w="4819" w:type="dxa"/>
          </w:tcPr>
          <w:p w14:paraId="26562FED" w14:textId="69BD3E50" w:rsidR="001C49FF" w:rsidRPr="00FD03D0" w:rsidRDefault="00AF3E8B" w:rsidP="00AF3E8B">
            <w:pPr>
              <w:spacing w:line="276" w:lineRule="auto"/>
              <w:jc w:val="both"/>
              <w:rPr>
                <w:rStyle w:val="Textoennegrita"/>
                <w:rFonts w:ascii="Arial" w:hAnsi="Arial" w:cs="Arial"/>
                <w:color w:val="000000" w:themeColor="text1"/>
                <w:sz w:val="20"/>
                <w:szCs w:val="20"/>
              </w:rPr>
            </w:pPr>
            <w:r w:rsidRPr="00AF3E8B">
              <w:rPr>
                <w:rFonts w:ascii="Arial" w:hAnsi="Arial" w:cs="Arial"/>
                <w:color w:val="000000" w:themeColor="text1"/>
                <w:sz w:val="20"/>
                <w:szCs w:val="20"/>
              </w:rPr>
              <w:t>En el control sanitario, la empresa es responsable de capacitar y supervisar al personal, el manipulador debe cumplir las normas establecidas y la autoridad sanitaria se encarga de vigilar y sancionar el cumplimiento</w:t>
            </w:r>
            <w:r>
              <w:t>.</w:t>
            </w:r>
          </w:p>
        </w:tc>
        <w:tc>
          <w:tcPr>
            <w:tcW w:w="3021" w:type="dxa"/>
          </w:tcPr>
          <w:p w14:paraId="53796792" w14:textId="7402F884" w:rsidR="001C49FF" w:rsidRPr="005104AC" w:rsidRDefault="00D84507"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104D2D2" wp14:editId="51F6ABB3">
                  <wp:extent cx="1223889" cy="934606"/>
                  <wp:effectExtent l="0" t="0" r="0" b="5715"/>
                  <wp:docPr id="4941810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8104" name="Imagen 49418104"/>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234003" cy="942329"/>
                          </a:xfrm>
                          <a:prstGeom prst="rect">
                            <a:avLst/>
                          </a:prstGeom>
                        </pic:spPr>
                      </pic:pic>
                    </a:graphicData>
                  </a:graphic>
                </wp:inline>
              </w:drawing>
            </w:r>
          </w:p>
        </w:tc>
      </w:tr>
      <w:tr w:rsidR="001C49FF" w:rsidRPr="00076D99" w14:paraId="38D194F3" w14:textId="77777777" w:rsidTr="00A01A4A">
        <w:trPr>
          <w:trHeight w:val="550"/>
        </w:trPr>
        <w:tc>
          <w:tcPr>
            <w:tcW w:w="2122" w:type="dxa"/>
          </w:tcPr>
          <w:p w14:paraId="4E55ADC7" w14:textId="5A38C0C1" w:rsidR="001C49FF" w:rsidRPr="001C49FF" w:rsidRDefault="001C49FF" w:rsidP="001D04E2">
            <w:pPr>
              <w:pStyle w:val="Ttulo3"/>
              <w:spacing w:before="0" w:after="0" w:line="276" w:lineRule="auto"/>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Análisis de riesgo legal</w:t>
            </w:r>
          </w:p>
        </w:tc>
        <w:tc>
          <w:tcPr>
            <w:tcW w:w="4819" w:type="dxa"/>
          </w:tcPr>
          <w:p w14:paraId="4B75E9CB" w14:textId="77777777" w:rsidR="001C49FF" w:rsidRDefault="001C49FF" w:rsidP="001C49FF">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Si un manipulador enfermo contamina alimentos y causa un brote:</w:t>
            </w:r>
          </w:p>
          <w:p w14:paraId="39E340D5" w14:textId="77777777" w:rsidR="001C49FF" w:rsidRPr="00FD03D0" w:rsidRDefault="001C49FF" w:rsidP="001C49FF">
            <w:pPr>
              <w:pStyle w:val="NormalWeb"/>
              <w:spacing w:before="0" w:beforeAutospacing="0" w:after="0" w:afterAutospacing="0" w:line="276" w:lineRule="auto"/>
              <w:jc w:val="both"/>
              <w:rPr>
                <w:rFonts w:ascii="Arial" w:hAnsi="Arial" w:cs="Arial"/>
                <w:color w:val="000000" w:themeColor="text1"/>
                <w:sz w:val="20"/>
                <w:szCs w:val="20"/>
              </w:rPr>
            </w:pPr>
          </w:p>
          <w:p w14:paraId="0596F215" w14:textId="77777777" w:rsidR="001C49FF" w:rsidRPr="00FD03D0" w:rsidRDefault="001C49FF" w:rsidP="001C49FF">
            <w:pPr>
              <w:numPr>
                <w:ilvl w:val="0"/>
                <w:numId w:val="42"/>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Puede haber </w:t>
            </w:r>
            <w:r w:rsidRPr="00FD03D0">
              <w:rPr>
                <w:rStyle w:val="Textoennegrita"/>
                <w:rFonts w:ascii="Arial" w:hAnsi="Arial" w:cs="Arial"/>
                <w:color w:val="000000" w:themeColor="text1"/>
                <w:sz w:val="20"/>
                <w:szCs w:val="20"/>
              </w:rPr>
              <w:t>responsabilidad disciplinaria</w:t>
            </w:r>
            <w:r w:rsidRPr="00FD03D0">
              <w:rPr>
                <w:rFonts w:ascii="Arial" w:hAnsi="Arial" w:cs="Arial"/>
                <w:color w:val="000000" w:themeColor="text1"/>
                <w:sz w:val="20"/>
                <w:szCs w:val="20"/>
              </w:rPr>
              <w:t xml:space="preserve"> </w:t>
            </w:r>
          </w:p>
          <w:p w14:paraId="0AD1C13C" w14:textId="77777777" w:rsidR="001C49FF" w:rsidRPr="00FD03D0" w:rsidRDefault="001C49FF" w:rsidP="001C49FF">
            <w:pPr>
              <w:numPr>
                <w:ilvl w:val="0"/>
                <w:numId w:val="42"/>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Sanciones al establecimiento </w:t>
            </w:r>
          </w:p>
          <w:p w14:paraId="47F88BBA" w14:textId="36BA5F31" w:rsidR="001C49FF" w:rsidRPr="001C49FF" w:rsidRDefault="001C49FF" w:rsidP="001C49FF">
            <w:pPr>
              <w:numPr>
                <w:ilvl w:val="0"/>
                <w:numId w:val="42"/>
              </w:numPr>
              <w:spacing w:line="276" w:lineRule="auto"/>
              <w:jc w:val="both"/>
              <w:rPr>
                <w:rStyle w:val="Textoennegrita"/>
                <w:rFonts w:ascii="Arial" w:hAnsi="Arial" w:cs="Arial"/>
                <w:b w:val="0"/>
                <w:bCs w:val="0"/>
                <w:color w:val="000000" w:themeColor="text1"/>
                <w:sz w:val="20"/>
                <w:szCs w:val="20"/>
              </w:rPr>
            </w:pPr>
            <w:r w:rsidRPr="00FD03D0">
              <w:rPr>
                <w:rFonts w:ascii="Arial" w:hAnsi="Arial" w:cs="Arial"/>
                <w:color w:val="000000" w:themeColor="text1"/>
                <w:sz w:val="20"/>
                <w:szCs w:val="20"/>
              </w:rPr>
              <w:t xml:space="preserve">Afectación a la salud pública </w:t>
            </w:r>
          </w:p>
        </w:tc>
        <w:tc>
          <w:tcPr>
            <w:tcW w:w="3021" w:type="dxa"/>
          </w:tcPr>
          <w:p w14:paraId="25152FA5" w14:textId="271B3701" w:rsidR="001C49FF" w:rsidRPr="005104AC" w:rsidRDefault="006B7A9E"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5A19F61B" wp14:editId="6246D217">
                  <wp:extent cx="1210426" cy="844062"/>
                  <wp:effectExtent l="0" t="0" r="0" b="0"/>
                  <wp:docPr id="84960676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06767" name="Imagen 849606767"/>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227476" cy="855951"/>
                          </a:xfrm>
                          <a:prstGeom prst="rect">
                            <a:avLst/>
                          </a:prstGeom>
                        </pic:spPr>
                      </pic:pic>
                    </a:graphicData>
                  </a:graphic>
                </wp:inline>
              </w:drawing>
            </w:r>
          </w:p>
        </w:tc>
      </w:tr>
    </w:tbl>
    <w:p w14:paraId="5D554476" w14:textId="77777777" w:rsidR="0067392F" w:rsidRDefault="0067392F" w:rsidP="0067392F">
      <w:pPr>
        <w:pStyle w:val="Ttulo3"/>
        <w:spacing w:before="0" w:after="0" w:line="276" w:lineRule="auto"/>
        <w:ind w:firstLine="567"/>
        <w:jc w:val="both"/>
        <w:rPr>
          <w:rStyle w:val="Textoennegrita"/>
          <w:rFonts w:ascii="Arial" w:hAnsi="Arial" w:cs="Arial"/>
          <w:color w:val="000000" w:themeColor="text1"/>
          <w:sz w:val="20"/>
          <w:szCs w:val="20"/>
        </w:rPr>
      </w:pPr>
    </w:p>
    <w:p w14:paraId="51C7E8CD" w14:textId="1EA1689E" w:rsidR="00D42A22" w:rsidRPr="00FD03D0" w:rsidRDefault="00D42A22" w:rsidP="000A2A08">
      <w:pPr>
        <w:pStyle w:val="Ttulo3"/>
        <w:spacing w:before="0" w:after="0" w:line="276" w:lineRule="auto"/>
        <w:jc w:val="both"/>
        <w:rPr>
          <w:rFonts w:ascii="Arial" w:hAnsi="Arial" w:cs="Arial"/>
          <w:color w:val="000000" w:themeColor="text1"/>
          <w:sz w:val="20"/>
          <w:szCs w:val="20"/>
        </w:rPr>
      </w:pPr>
    </w:p>
    <w:p w14:paraId="57F86E07" w14:textId="74BBD79B" w:rsidR="00D42A22" w:rsidRPr="00FD03D0" w:rsidRDefault="00D42A22" w:rsidP="00B9711C">
      <w:pPr>
        <w:pStyle w:val="Ttulo1"/>
        <w:numPr>
          <w:ilvl w:val="1"/>
          <w:numId w:val="75"/>
        </w:numPr>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 xml:space="preserve">Ética y compromiso </w:t>
      </w:r>
    </w:p>
    <w:p w14:paraId="292D65F1" w14:textId="77777777" w:rsidR="00897537" w:rsidRDefault="00897537" w:rsidP="000A2A08">
      <w:pPr>
        <w:pStyle w:val="NormalWeb"/>
        <w:spacing w:before="0" w:beforeAutospacing="0" w:after="0" w:afterAutospacing="0" w:line="276" w:lineRule="auto"/>
        <w:jc w:val="both"/>
        <w:rPr>
          <w:rFonts w:ascii="Arial" w:hAnsi="Arial" w:cs="Arial"/>
          <w:color w:val="000000" w:themeColor="text1"/>
          <w:sz w:val="20"/>
          <w:szCs w:val="20"/>
        </w:rPr>
      </w:pPr>
    </w:p>
    <w:p w14:paraId="70A1EC44" w14:textId="402010B2" w:rsidR="00D42A22" w:rsidRDefault="00D42A22" w:rsidP="00DC0248">
      <w:pPr>
        <w:pStyle w:val="NormalWeb"/>
        <w:spacing w:before="0" w:beforeAutospacing="0" w:after="0" w:afterAutospacing="0" w:line="276" w:lineRule="auto"/>
        <w:ind w:firstLine="567"/>
        <w:jc w:val="both"/>
        <w:rPr>
          <w:rFonts w:ascii="Arial" w:hAnsi="Arial" w:cs="Arial"/>
          <w:color w:val="000000" w:themeColor="text1"/>
          <w:sz w:val="20"/>
          <w:szCs w:val="20"/>
        </w:rPr>
      </w:pPr>
      <w:r w:rsidRPr="00FD03D0">
        <w:rPr>
          <w:rFonts w:ascii="Arial" w:hAnsi="Arial" w:cs="Arial"/>
          <w:color w:val="000000" w:themeColor="text1"/>
          <w:sz w:val="20"/>
          <w:szCs w:val="20"/>
        </w:rPr>
        <w:t xml:space="preserve">Más allá de la norma, el manipulador debe actuar con </w:t>
      </w:r>
      <w:r w:rsidRPr="007A2C25">
        <w:rPr>
          <w:rStyle w:val="Textoennegrita"/>
          <w:rFonts w:ascii="Arial" w:hAnsi="Arial" w:cs="Arial"/>
          <w:b w:val="0"/>
          <w:bCs w:val="0"/>
          <w:color w:val="000000" w:themeColor="text1"/>
          <w:sz w:val="20"/>
          <w:szCs w:val="20"/>
        </w:rPr>
        <w:t>conciencia sanitaria</w:t>
      </w:r>
      <w:r w:rsidRPr="00FD03D0">
        <w:rPr>
          <w:rFonts w:ascii="Arial" w:hAnsi="Arial" w:cs="Arial"/>
          <w:color w:val="000000" w:themeColor="text1"/>
          <w:sz w:val="20"/>
          <w:szCs w:val="20"/>
        </w:rPr>
        <w:t>.</w:t>
      </w:r>
    </w:p>
    <w:p w14:paraId="644C219D" w14:textId="77777777" w:rsidR="00D818D2" w:rsidRPr="00FD03D0" w:rsidRDefault="00D818D2" w:rsidP="00DC0248">
      <w:pPr>
        <w:pStyle w:val="NormalWeb"/>
        <w:spacing w:before="0" w:beforeAutospacing="0" w:after="0" w:afterAutospacing="0" w:line="276" w:lineRule="auto"/>
        <w:ind w:firstLine="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7982"/>
      </w:tblGrid>
      <w:tr w:rsidR="00D818D2" w:rsidRPr="00076D99" w14:paraId="11C2DDBE" w14:textId="77777777" w:rsidTr="00A01A4A">
        <w:tc>
          <w:tcPr>
            <w:tcW w:w="9962" w:type="dxa"/>
            <w:gridSpan w:val="2"/>
            <w:shd w:val="clear" w:color="auto" w:fill="9BBB59" w:themeFill="accent3"/>
          </w:tcPr>
          <w:p w14:paraId="2FC7743C" w14:textId="6C2922C0" w:rsidR="00D818D2" w:rsidRPr="00076D99" w:rsidRDefault="009F16DB"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Slide</w:t>
            </w:r>
          </w:p>
        </w:tc>
      </w:tr>
      <w:tr w:rsidR="00D818D2" w:rsidRPr="00076D99" w14:paraId="5DDD649A" w14:textId="77777777" w:rsidTr="00A01A4A">
        <w:tc>
          <w:tcPr>
            <w:tcW w:w="1980" w:type="dxa"/>
          </w:tcPr>
          <w:p w14:paraId="18874728" w14:textId="77777777" w:rsidR="00D818D2" w:rsidRPr="00FD03D0" w:rsidRDefault="00D818D2" w:rsidP="00D818D2">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Dimensión ética ampliada</w:t>
            </w:r>
          </w:p>
          <w:p w14:paraId="49916C7B" w14:textId="77777777" w:rsidR="00D818D2" w:rsidRPr="00CE7260" w:rsidRDefault="00D818D2" w:rsidP="00A01A4A"/>
        </w:tc>
        <w:tc>
          <w:tcPr>
            <w:tcW w:w="7982" w:type="dxa"/>
          </w:tcPr>
          <w:p w14:paraId="6AFB7CE1" w14:textId="77777777" w:rsidR="00D818D2" w:rsidRPr="00FD03D0" w:rsidRDefault="00D818D2" w:rsidP="00A01A4A">
            <w:pPr>
              <w:numPr>
                <w:ilvl w:val="0"/>
                <w:numId w:val="3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Inspección de materias primas </w:t>
            </w:r>
          </w:p>
          <w:p w14:paraId="4CF2A78B" w14:textId="77777777" w:rsidR="00D818D2" w:rsidRPr="00FD03D0" w:rsidRDefault="00D818D2" w:rsidP="00A01A4A">
            <w:pPr>
              <w:numPr>
                <w:ilvl w:val="0"/>
                <w:numId w:val="3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Control de temperatura </w:t>
            </w:r>
          </w:p>
          <w:p w14:paraId="1412573D" w14:textId="77777777" w:rsidR="00D818D2" w:rsidRPr="00FD03D0" w:rsidRDefault="00D818D2" w:rsidP="00A01A4A">
            <w:pPr>
              <w:numPr>
                <w:ilvl w:val="0"/>
                <w:numId w:val="3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Análisis microbiológicos </w:t>
            </w:r>
          </w:p>
          <w:p w14:paraId="1EA98D8A" w14:textId="77777777" w:rsidR="00D818D2" w:rsidRPr="00FD03D0" w:rsidRDefault="00D818D2" w:rsidP="00A01A4A">
            <w:pPr>
              <w:numPr>
                <w:ilvl w:val="0"/>
                <w:numId w:val="3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Verificación de procesos </w:t>
            </w:r>
          </w:p>
          <w:p w14:paraId="69A79A75" w14:textId="77777777" w:rsidR="00D818D2" w:rsidRPr="00835355" w:rsidRDefault="00D818D2" w:rsidP="00A01A4A">
            <w:pPr>
              <w:numPr>
                <w:ilvl w:val="0"/>
                <w:numId w:val="38"/>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Control de vida útil </w:t>
            </w:r>
          </w:p>
        </w:tc>
      </w:tr>
      <w:tr w:rsidR="00404AB1" w:rsidRPr="00076D99" w14:paraId="49E12D7C" w14:textId="77777777" w:rsidTr="00A01A4A">
        <w:tc>
          <w:tcPr>
            <w:tcW w:w="1980" w:type="dxa"/>
          </w:tcPr>
          <w:p w14:paraId="4EC34E0A" w14:textId="3D75A8ED" w:rsidR="00404AB1" w:rsidRPr="00FD03D0" w:rsidRDefault="00404AB1" w:rsidP="00D818D2">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Ejemplo real aplicado</w:t>
            </w:r>
          </w:p>
        </w:tc>
        <w:tc>
          <w:tcPr>
            <w:tcW w:w="7982" w:type="dxa"/>
          </w:tcPr>
          <w:p w14:paraId="0767AAF4" w14:textId="77777777" w:rsidR="00404AB1" w:rsidRDefault="00404AB1" w:rsidP="00BF3C33">
            <w:pPr>
              <w:pStyle w:val="NormalWeb"/>
              <w:spacing w:before="0" w:beforeAutospacing="0" w:after="0" w:afterAutospacing="0" w:line="276" w:lineRule="auto"/>
              <w:jc w:val="both"/>
              <w:rPr>
                <w:rFonts w:ascii="Arial" w:hAnsi="Arial" w:cs="Arial"/>
                <w:color w:val="000000" w:themeColor="text1"/>
                <w:sz w:val="20"/>
                <w:szCs w:val="20"/>
              </w:rPr>
            </w:pPr>
            <w:r w:rsidRPr="00404AB1">
              <w:rPr>
                <w:rFonts w:ascii="Arial" w:hAnsi="Arial" w:cs="Arial"/>
                <w:color w:val="000000" w:themeColor="text1"/>
                <w:sz w:val="20"/>
                <w:szCs w:val="20"/>
              </w:rPr>
              <w:t>El manipulador de alimentos trabaja con productos destinados a niños, adultos y poblaciones vulnerables; por ello, un error puede provocar hospitalizaciones o incluso muertes, evidenciando el impacto social directo de su labor.</w:t>
            </w:r>
          </w:p>
          <w:p w14:paraId="7D23257A" w14:textId="77777777" w:rsidR="000C40FE" w:rsidRDefault="000C40FE" w:rsidP="00BF3C33">
            <w:pPr>
              <w:pStyle w:val="NormalWeb"/>
              <w:spacing w:before="0" w:beforeAutospacing="0" w:after="0" w:afterAutospacing="0" w:line="276" w:lineRule="auto"/>
              <w:jc w:val="both"/>
            </w:pPr>
          </w:p>
          <w:p w14:paraId="4861BF38" w14:textId="77777777" w:rsidR="000C40FE" w:rsidRPr="00FD03D0" w:rsidRDefault="000C40FE" w:rsidP="000C40FE">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Un trabajador que decide no reportar diarrea por miedo a perder el día laboral puede provocar un brote alimentario.</w:t>
            </w:r>
          </w:p>
          <w:p w14:paraId="214854FB" w14:textId="77777777" w:rsidR="000C40FE" w:rsidRDefault="000C40FE" w:rsidP="000C40FE">
            <w:pPr>
              <w:pStyle w:val="NormalWeb"/>
              <w:spacing w:before="0" w:beforeAutospacing="0" w:after="0" w:afterAutospacing="0" w:line="276" w:lineRule="auto"/>
              <w:jc w:val="both"/>
              <w:rPr>
                <w:rFonts w:ascii="Arial" w:hAnsi="Arial" w:cs="Arial"/>
                <w:color w:val="000000" w:themeColor="text1"/>
                <w:sz w:val="20"/>
                <w:szCs w:val="20"/>
              </w:rPr>
            </w:pPr>
          </w:p>
          <w:p w14:paraId="3595AB80" w14:textId="3CDD1509" w:rsidR="000C40FE" w:rsidRPr="00FD03D0" w:rsidRDefault="000C40FE" w:rsidP="00BF3C33">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Esto convierte la ética en un </w:t>
            </w:r>
            <w:r w:rsidRPr="000C40FE">
              <w:rPr>
                <w:rStyle w:val="Textoennegrita"/>
                <w:rFonts w:ascii="Arial" w:hAnsi="Arial" w:cs="Arial"/>
                <w:b w:val="0"/>
                <w:bCs w:val="0"/>
                <w:color w:val="000000" w:themeColor="text1"/>
                <w:sz w:val="20"/>
                <w:szCs w:val="20"/>
              </w:rPr>
              <w:t>factor crítico de inocuidad</w:t>
            </w:r>
            <w:r w:rsidRPr="000C40FE">
              <w:rPr>
                <w:rFonts w:ascii="Arial" w:hAnsi="Arial" w:cs="Arial"/>
                <w:b/>
                <w:bCs/>
                <w:color w:val="000000" w:themeColor="text1"/>
                <w:sz w:val="20"/>
                <w:szCs w:val="20"/>
              </w:rPr>
              <w:t>.</w:t>
            </w:r>
          </w:p>
        </w:tc>
      </w:tr>
      <w:tr w:rsidR="000C40FE" w:rsidRPr="00076D99" w14:paraId="45AD3B31" w14:textId="77777777" w:rsidTr="00A01A4A">
        <w:tc>
          <w:tcPr>
            <w:tcW w:w="1980" w:type="dxa"/>
          </w:tcPr>
          <w:p w14:paraId="57F29A27" w14:textId="5DD34953" w:rsidR="000C40FE" w:rsidRPr="000C40FE" w:rsidRDefault="000C40FE" w:rsidP="00D818D2">
            <w:pPr>
              <w:pStyle w:val="Ttulo3"/>
              <w:spacing w:before="0" w:after="0" w:line="276" w:lineRule="auto"/>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Cultura de inocuidad</w:t>
            </w:r>
          </w:p>
        </w:tc>
        <w:tc>
          <w:tcPr>
            <w:tcW w:w="7982" w:type="dxa"/>
          </w:tcPr>
          <w:p w14:paraId="1C1B762D" w14:textId="77777777" w:rsidR="000C40FE" w:rsidRDefault="000C40FE" w:rsidP="000C40FE">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Se promueve cuando el manipulador:</w:t>
            </w:r>
          </w:p>
          <w:p w14:paraId="524F5742" w14:textId="77777777" w:rsidR="000C40FE" w:rsidRPr="00FD03D0" w:rsidRDefault="000C40FE" w:rsidP="000C40FE">
            <w:pPr>
              <w:pStyle w:val="NormalWeb"/>
              <w:spacing w:before="0" w:beforeAutospacing="0" w:after="0" w:afterAutospacing="0" w:line="276" w:lineRule="auto"/>
              <w:jc w:val="both"/>
              <w:rPr>
                <w:rFonts w:ascii="Arial" w:hAnsi="Arial" w:cs="Arial"/>
                <w:color w:val="000000" w:themeColor="text1"/>
                <w:sz w:val="20"/>
                <w:szCs w:val="20"/>
              </w:rPr>
            </w:pPr>
          </w:p>
          <w:p w14:paraId="6491621B" w14:textId="77777777" w:rsidR="000C40FE" w:rsidRPr="00FD03D0" w:rsidRDefault="000C40FE" w:rsidP="000C40FE">
            <w:pPr>
              <w:numPr>
                <w:ilvl w:val="0"/>
                <w:numId w:val="4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Comprende el riesgo </w:t>
            </w:r>
          </w:p>
          <w:p w14:paraId="386D83C5" w14:textId="77777777" w:rsidR="000C40FE" w:rsidRPr="00FD03D0" w:rsidRDefault="000C40FE" w:rsidP="000C40FE">
            <w:pPr>
              <w:numPr>
                <w:ilvl w:val="0"/>
                <w:numId w:val="4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Actúa preventivamente </w:t>
            </w:r>
          </w:p>
          <w:p w14:paraId="11109EEA" w14:textId="7C46172C" w:rsidR="000C40FE" w:rsidRPr="009F16DB" w:rsidRDefault="000C40FE" w:rsidP="00BF3C33">
            <w:pPr>
              <w:numPr>
                <w:ilvl w:val="0"/>
                <w:numId w:val="4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Se apropia de las normas </w:t>
            </w:r>
          </w:p>
        </w:tc>
      </w:tr>
    </w:tbl>
    <w:p w14:paraId="0F38803F" w14:textId="77777777" w:rsidR="00D818D2" w:rsidRDefault="00D818D2" w:rsidP="000A2A08">
      <w:pPr>
        <w:pStyle w:val="Ttulo3"/>
        <w:spacing w:before="0" w:after="0" w:line="276" w:lineRule="auto"/>
        <w:jc w:val="both"/>
        <w:rPr>
          <w:rStyle w:val="Textoennegrita"/>
          <w:rFonts w:ascii="Arial" w:hAnsi="Arial" w:cs="Arial"/>
          <w:color w:val="000000" w:themeColor="text1"/>
          <w:sz w:val="20"/>
          <w:szCs w:val="20"/>
        </w:rPr>
      </w:pPr>
    </w:p>
    <w:p w14:paraId="66045F39" w14:textId="0A84FC41" w:rsidR="00D42A22" w:rsidRPr="00FD03D0" w:rsidRDefault="00D42A22" w:rsidP="00B9711C">
      <w:pPr>
        <w:pStyle w:val="Ttulo1"/>
        <w:numPr>
          <w:ilvl w:val="1"/>
          <w:numId w:val="75"/>
        </w:numPr>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 xml:space="preserve">Condiciones de salud del manipulador </w:t>
      </w:r>
    </w:p>
    <w:p w14:paraId="4F40EAA9" w14:textId="77777777" w:rsidR="00897537" w:rsidRDefault="00897537" w:rsidP="000A2A08">
      <w:pPr>
        <w:pStyle w:val="NormalWeb"/>
        <w:spacing w:before="0" w:beforeAutospacing="0" w:after="0" w:afterAutospacing="0" w:line="276" w:lineRule="auto"/>
        <w:jc w:val="both"/>
        <w:rPr>
          <w:rFonts w:ascii="Arial" w:hAnsi="Arial" w:cs="Arial"/>
          <w:color w:val="000000" w:themeColor="text1"/>
          <w:sz w:val="20"/>
          <w:szCs w:val="20"/>
        </w:rPr>
      </w:pPr>
    </w:p>
    <w:p w14:paraId="6124EDE7" w14:textId="77777777" w:rsidR="00897537" w:rsidRDefault="00897537" w:rsidP="000A2A08">
      <w:pPr>
        <w:pStyle w:val="NormalWeb"/>
        <w:spacing w:before="0" w:beforeAutospacing="0" w:after="0" w:afterAutospacing="0" w:line="276" w:lineRule="auto"/>
        <w:jc w:val="both"/>
        <w:rPr>
          <w:rFonts w:ascii="Arial" w:hAnsi="Arial" w:cs="Arial"/>
          <w:color w:val="000000" w:themeColor="text1"/>
          <w:sz w:val="20"/>
          <w:szCs w:val="20"/>
        </w:rPr>
      </w:pPr>
    </w:p>
    <w:p w14:paraId="50C5F2C9" w14:textId="005099E9" w:rsidR="00D42A22" w:rsidRDefault="00D42A22" w:rsidP="00E93A8C">
      <w:pPr>
        <w:pStyle w:val="NormalWeb"/>
        <w:spacing w:before="0" w:beforeAutospacing="0" w:after="0" w:afterAutospacing="0" w:line="276" w:lineRule="auto"/>
        <w:ind w:left="567"/>
        <w:jc w:val="both"/>
        <w:rPr>
          <w:rFonts w:ascii="Arial" w:hAnsi="Arial" w:cs="Arial"/>
          <w:sz w:val="20"/>
          <w:szCs w:val="20"/>
        </w:rPr>
      </w:pPr>
      <w:r w:rsidRPr="00FD03D0">
        <w:rPr>
          <w:rFonts w:ascii="Arial" w:hAnsi="Arial" w:cs="Arial"/>
          <w:color w:val="000000" w:themeColor="text1"/>
          <w:sz w:val="20"/>
          <w:szCs w:val="20"/>
        </w:rPr>
        <w:t>El cuerpo humano es un reservorio natural de microorganismos, muchos de ellos patógenos.</w:t>
      </w:r>
      <w:r w:rsidR="00E93A8C">
        <w:rPr>
          <w:rFonts w:ascii="Arial" w:hAnsi="Arial" w:cs="Arial"/>
          <w:color w:val="000000" w:themeColor="text1"/>
          <w:sz w:val="20"/>
          <w:szCs w:val="20"/>
        </w:rPr>
        <w:t xml:space="preserve"> </w:t>
      </w:r>
      <w:r w:rsidR="00E93A8C" w:rsidRPr="00E93A8C">
        <w:rPr>
          <w:rFonts w:ascii="Arial" w:hAnsi="Arial" w:cs="Arial"/>
          <w:sz w:val="20"/>
          <w:szCs w:val="20"/>
        </w:rPr>
        <w:t>Se</w:t>
      </w:r>
      <w:r w:rsidR="00E93A8C">
        <w:rPr>
          <w:rFonts w:ascii="Arial" w:hAnsi="Arial" w:cs="Arial"/>
          <w:sz w:val="20"/>
          <w:szCs w:val="20"/>
        </w:rPr>
        <w:t xml:space="preserve">guidamente, </w:t>
      </w:r>
      <w:r w:rsidR="00537AF9">
        <w:rPr>
          <w:rFonts w:ascii="Arial" w:hAnsi="Arial" w:cs="Arial"/>
          <w:sz w:val="20"/>
          <w:szCs w:val="20"/>
        </w:rPr>
        <w:t>se conocerán los tipos de portadores, las zonas críticas del cuerpo y un ejemplo técnico:</w:t>
      </w:r>
      <w:r w:rsidR="00E93A8C" w:rsidRPr="00E93A8C">
        <w:rPr>
          <w:rFonts w:ascii="Arial" w:hAnsi="Arial" w:cs="Arial"/>
          <w:sz w:val="20"/>
          <w:szCs w:val="20"/>
        </w:rPr>
        <w:t xml:space="preserve"> </w:t>
      </w:r>
    </w:p>
    <w:p w14:paraId="64A6CE55" w14:textId="77777777" w:rsidR="003D60ED" w:rsidRDefault="003D60ED" w:rsidP="00E93A8C">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7840"/>
      </w:tblGrid>
      <w:tr w:rsidR="003D60ED" w:rsidRPr="00076D99" w14:paraId="3E71C1A5" w14:textId="77777777" w:rsidTr="00A01A4A">
        <w:tc>
          <w:tcPr>
            <w:tcW w:w="9962" w:type="dxa"/>
            <w:gridSpan w:val="2"/>
            <w:shd w:val="clear" w:color="auto" w:fill="9BBB59" w:themeFill="accent3"/>
          </w:tcPr>
          <w:p w14:paraId="0E1E60BC" w14:textId="47010851" w:rsidR="003D60ED" w:rsidRPr="00076D99" w:rsidRDefault="006C710E"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Acordeón</w:t>
            </w:r>
          </w:p>
        </w:tc>
      </w:tr>
      <w:tr w:rsidR="00E064F7" w:rsidRPr="00076D99" w14:paraId="7ACBDD3E" w14:textId="77777777" w:rsidTr="007C06EA">
        <w:trPr>
          <w:trHeight w:val="550"/>
        </w:trPr>
        <w:tc>
          <w:tcPr>
            <w:tcW w:w="2122" w:type="dxa"/>
          </w:tcPr>
          <w:p w14:paraId="74549ED3" w14:textId="77777777" w:rsidR="00E064F7" w:rsidRDefault="00E064F7" w:rsidP="00A01A4A">
            <w:pPr>
              <w:pStyle w:val="Ttulo3"/>
              <w:spacing w:before="0" w:after="0" w:line="276" w:lineRule="auto"/>
              <w:jc w:val="both"/>
              <w:rPr>
                <w:rStyle w:val="Textoennegrita"/>
                <w:rFonts w:ascii="Arial" w:hAnsi="Arial" w:cs="Arial"/>
                <w:color w:val="000000" w:themeColor="text1"/>
                <w:sz w:val="20"/>
                <w:szCs w:val="20"/>
              </w:rPr>
            </w:pPr>
          </w:p>
          <w:p w14:paraId="2D1EBD5F" w14:textId="6077F090" w:rsidR="00E064F7" w:rsidRPr="00345F89" w:rsidRDefault="00E064F7" w:rsidP="00A01A4A">
            <w:pPr>
              <w:pStyle w:val="Ttulo3"/>
              <w:spacing w:before="0" w:after="0" w:line="276" w:lineRule="auto"/>
              <w:jc w:val="both"/>
              <w:rPr>
                <w:rFonts w:ascii="Arial" w:hAnsi="Arial" w:cs="Arial"/>
                <w:color w:val="000000" w:themeColor="text1"/>
                <w:sz w:val="20"/>
                <w:szCs w:val="20"/>
              </w:rPr>
            </w:pPr>
            <w:r w:rsidRPr="00345F89">
              <w:rPr>
                <w:rStyle w:val="Textoennegrita"/>
                <w:rFonts w:ascii="Arial" w:hAnsi="Arial" w:cs="Arial"/>
                <w:color w:val="000000" w:themeColor="text1"/>
                <w:sz w:val="20"/>
                <w:szCs w:val="20"/>
              </w:rPr>
              <w:t>Tipos de portadores</w:t>
            </w:r>
          </w:p>
          <w:p w14:paraId="0F53A49B" w14:textId="77777777" w:rsidR="00E064F7" w:rsidRPr="001D04E2" w:rsidRDefault="00E064F7" w:rsidP="00A01A4A"/>
          <w:p w14:paraId="16DE7F8A" w14:textId="77777777" w:rsidR="00E064F7" w:rsidRPr="00DC23B2" w:rsidRDefault="00E064F7" w:rsidP="00A01A4A">
            <w:pPr>
              <w:spacing w:line="276" w:lineRule="auto"/>
              <w:jc w:val="both"/>
              <w:rPr>
                <w:rFonts w:ascii="Arial" w:hAnsi="Arial" w:cs="Arial"/>
                <w:b/>
                <w:bCs/>
                <w:color w:val="000000" w:themeColor="text1"/>
                <w:sz w:val="20"/>
                <w:szCs w:val="20"/>
              </w:rPr>
            </w:pPr>
          </w:p>
        </w:tc>
        <w:tc>
          <w:tcPr>
            <w:tcW w:w="7840" w:type="dxa"/>
          </w:tcPr>
          <w:p w14:paraId="479A3D96" w14:textId="77777777" w:rsidR="00E064F7" w:rsidRDefault="00E064F7" w:rsidP="00345F89">
            <w:pPr>
              <w:pStyle w:val="Ttulo3"/>
              <w:spacing w:before="0" w:after="0" w:line="276" w:lineRule="auto"/>
              <w:jc w:val="both"/>
              <w:rPr>
                <w:rStyle w:val="Textoennegrita"/>
                <w:rFonts w:ascii="Arial" w:hAnsi="Arial" w:cs="Arial"/>
                <w:sz w:val="20"/>
                <w:szCs w:val="20"/>
              </w:rPr>
            </w:pPr>
          </w:p>
          <w:p w14:paraId="620B4DF8" w14:textId="6D5DEEAC" w:rsidR="00E064F7" w:rsidRDefault="00E064F7" w:rsidP="00345F89">
            <w:pPr>
              <w:pStyle w:val="Ttulo3"/>
              <w:spacing w:before="0" w:after="0" w:line="276" w:lineRule="auto"/>
              <w:jc w:val="both"/>
              <w:rPr>
                <w:rStyle w:val="Textoennegrita"/>
                <w:rFonts w:ascii="Arial" w:hAnsi="Arial" w:cs="Arial"/>
                <w:b w:val="0"/>
                <w:bCs w:val="0"/>
                <w:color w:val="000000" w:themeColor="text1"/>
                <w:sz w:val="20"/>
                <w:szCs w:val="20"/>
              </w:rPr>
            </w:pPr>
            <w:r w:rsidRPr="006A6926">
              <w:rPr>
                <w:rStyle w:val="Textoennegrita"/>
                <w:rFonts w:ascii="Arial" w:hAnsi="Arial" w:cs="Arial"/>
                <w:sz w:val="20"/>
                <w:szCs w:val="20"/>
              </w:rPr>
              <w:t xml:space="preserve">Tabla 12. </w:t>
            </w:r>
            <w:r w:rsidRPr="006A6926">
              <w:rPr>
                <w:rStyle w:val="Textoennegrita"/>
                <w:rFonts w:ascii="Arial" w:hAnsi="Arial" w:cs="Arial"/>
                <w:b w:val="0"/>
                <w:bCs w:val="0"/>
                <w:color w:val="000000" w:themeColor="text1"/>
                <w:sz w:val="20"/>
                <w:szCs w:val="20"/>
              </w:rPr>
              <w:t>Tipos de portadores</w:t>
            </w:r>
          </w:p>
          <w:p w14:paraId="66BB071F" w14:textId="77777777" w:rsidR="00E064F7" w:rsidRPr="006A6926" w:rsidRDefault="00E064F7" w:rsidP="003D60ED"/>
          <w:tbl>
            <w:tblPr>
              <w:tblW w:w="448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4"/>
              <w:gridCol w:w="3043"/>
            </w:tblGrid>
            <w:tr w:rsidR="00E064F7" w:rsidRPr="00FD03D0" w14:paraId="5AF67FD8" w14:textId="77777777" w:rsidTr="00345F89">
              <w:trPr>
                <w:trHeight w:val="333"/>
                <w:tblHeader/>
                <w:tblCellSpacing w:w="15" w:type="dxa"/>
                <w:jc w:val="center"/>
              </w:trPr>
              <w:tc>
                <w:tcPr>
                  <w:tcW w:w="1399" w:type="dxa"/>
                  <w:vAlign w:val="center"/>
                  <w:hideMark/>
                </w:tcPr>
                <w:p w14:paraId="300D1CE9" w14:textId="77777777" w:rsidR="00E064F7" w:rsidRPr="00FD03D0" w:rsidRDefault="00E064F7" w:rsidP="003D60ED">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Tipo</w:t>
                  </w:r>
                </w:p>
              </w:tc>
              <w:tc>
                <w:tcPr>
                  <w:tcW w:w="2998" w:type="dxa"/>
                  <w:vAlign w:val="center"/>
                  <w:hideMark/>
                </w:tcPr>
                <w:p w14:paraId="021AD8A9" w14:textId="77777777" w:rsidR="00E064F7" w:rsidRPr="00FD03D0" w:rsidRDefault="00E064F7" w:rsidP="003D60ED">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Descripción</w:t>
                  </w:r>
                </w:p>
              </w:tc>
            </w:tr>
            <w:tr w:rsidR="00E064F7" w:rsidRPr="00FD03D0" w14:paraId="643B78E3" w14:textId="77777777" w:rsidTr="00345F89">
              <w:trPr>
                <w:trHeight w:val="305"/>
                <w:tblCellSpacing w:w="15" w:type="dxa"/>
                <w:jc w:val="center"/>
              </w:trPr>
              <w:tc>
                <w:tcPr>
                  <w:tcW w:w="1399" w:type="dxa"/>
                  <w:vAlign w:val="center"/>
                  <w:hideMark/>
                </w:tcPr>
                <w:p w14:paraId="3D936101" w14:textId="77777777" w:rsidR="00E064F7" w:rsidRPr="00FD03D0" w:rsidRDefault="00E064F7" w:rsidP="003D60ED">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Portador sano</w:t>
                  </w:r>
                </w:p>
              </w:tc>
              <w:tc>
                <w:tcPr>
                  <w:tcW w:w="2998" w:type="dxa"/>
                  <w:vAlign w:val="center"/>
                  <w:hideMark/>
                </w:tcPr>
                <w:p w14:paraId="59FD448B" w14:textId="77777777" w:rsidR="00E064F7" w:rsidRPr="00FD03D0" w:rsidRDefault="00E064F7" w:rsidP="003D60ED">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No presenta </w:t>
                  </w:r>
                  <w:r w:rsidRPr="00FD03D0">
                    <w:rPr>
                      <w:rFonts w:ascii="Arial" w:hAnsi="Arial" w:cs="Arial"/>
                      <w:color w:val="000000" w:themeColor="text1"/>
                      <w:sz w:val="20"/>
                      <w:szCs w:val="20"/>
                    </w:rPr>
                    <w:t>síntomas,</w:t>
                  </w:r>
                  <w:r w:rsidRPr="00FD03D0">
                    <w:rPr>
                      <w:rFonts w:ascii="Arial" w:hAnsi="Arial" w:cs="Arial"/>
                      <w:color w:val="000000" w:themeColor="text1"/>
                      <w:sz w:val="20"/>
                      <w:szCs w:val="20"/>
                    </w:rPr>
                    <w:t xml:space="preserve"> pero transmite enfermedad</w:t>
                  </w:r>
                </w:p>
              </w:tc>
            </w:tr>
            <w:tr w:rsidR="00E064F7" w:rsidRPr="00FD03D0" w14:paraId="25C5A450" w14:textId="77777777" w:rsidTr="00345F89">
              <w:trPr>
                <w:trHeight w:val="333"/>
                <w:tblCellSpacing w:w="15" w:type="dxa"/>
                <w:jc w:val="center"/>
              </w:trPr>
              <w:tc>
                <w:tcPr>
                  <w:tcW w:w="1399" w:type="dxa"/>
                  <w:vAlign w:val="center"/>
                  <w:hideMark/>
                </w:tcPr>
                <w:p w14:paraId="589987FC" w14:textId="77777777" w:rsidR="00E064F7" w:rsidRPr="00FD03D0" w:rsidRDefault="00E064F7" w:rsidP="003D60ED">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Portador enfermo</w:t>
                  </w:r>
                </w:p>
              </w:tc>
              <w:tc>
                <w:tcPr>
                  <w:tcW w:w="2998" w:type="dxa"/>
                  <w:vAlign w:val="center"/>
                  <w:hideMark/>
                </w:tcPr>
                <w:p w14:paraId="1502C17D" w14:textId="77777777" w:rsidR="00E064F7" w:rsidRPr="00FD03D0" w:rsidRDefault="00E064F7" w:rsidP="003D60ED">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Presenta síntomas evidentes</w:t>
                  </w:r>
                </w:p>
              </w:tc>
            </w:tr>
            <w:tr w:rsidR="00E064F7" w:rsidRPr="00FD03D0" w14:paraId="0B997124" w14:textId="77777777" w:rsidTr="00345F89">
              <w:trPr>
                <w:trHeight w:val="305"/>
                <w:tblCellSpacing w:w="15" w:type="dxa"/>
                <w:jc w:val="center"/>
              </w:trPr>
              <w:tc>
                <w:tcPr>
                  <w:tcW w:w="1399" w:type="dxa"/>
                  <w:vAlign w:val="center"/>
                  <w:hideMark/>
                </w:tcPr>
                <w:p w14:paraId="2A3D6AFA" w14:textId="77777777" w:rsidR="00E064F7" w:rsidRPr="00FD03D0" w:rsidRDefault="00E064F7" w:rsidP="003D60ED">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Portador convaleciente</w:t>
                  </w:r>
                </w:p>
              </w:tc>
              <w:tc>
                <w:tcPr>
                  <w:tcW w:w="2998" w:type="dxa"/>
                  <w:vAlign w:val="center"/>
                  <w:hideMark/>
                </w:tcPr>
                <w:p w14:paraId="113DD177" w14:textId="77777777" w:rsidR="00E064F7" w:rsidRPr="00FD03D0" w:rsidRDefault="00E064F7" w:rsidP="003D60ED">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Ya tuvo la </w:t>
                  </w:r>
                  <w:r w:rsidRPr="00FD03D0">
                    <w:rPr>
                      <w:rFonts w:ascii="Arial" w:hAnsi="Arial" w:cs="Arial"/>
                      <w:color w:val="000000" w:themeColor="text1"/>
                      <w:sz w:val="20"/>
                      <w:szCs w:val="20"/>
                    </w:rPr>
                    <w:t>enfermedad,</w:t>
                  </w:r>
                  <w:r w:rsidRPr="00FD03D0">
                    <w:rPr>
                      <w:rFonts w:ascii="Arial" w:hAnsi="Arial" w:cs="Arial"/>
                      <w:color w:val="000000" w:themeColor="text1"/>
                      <w:sz w:val="20"/>
                      <w:szCs w:val="20"/>
                    </w:rPr>
                    <w:t xml:space="preserve"> pero aún contagia</w:t>
                  </w:r>
                </w:p>
              </w:tc>
            </w:tr>
          </w:tbl>
          <w:p w14:paraId="18961A51" w14:textId="77777777" w:rsidR="00E064F7" w:rsidRDefault="00E064F7" w:rsidP="003D60ED">
            <w:pPr>
              <w:pStyle w:val="Ttulo3"/>
              <w:spacing w:before="0" w:after="0" w:line="276" w:lineRule="auto"/>
              <w:jc w:val="both"/>
              <w:rPr>
                <w:rStyle w:val="Textoennegrita"/>
                <w:rFonts w:ascii="Arial" w:hAnsi="Arial" w:cs="Arial"/>
                <w:color w:val="000000" w:themeColor="text1"/>
                <w:sz w:val="20"/>
                <w:szCs w:val="20"/>
              </w:rPr>
            </w:pPr>
          </w:p>
          <w:p w14:paraId="13D8AF5A" w14:textId="49D589A7" w:rsidR="00E064F7" w:rsidRPr="005104AC" w:rsidRDefault="00E064F7" w:rsidP="00A01A4A">
            <w:pPr>
              <w:spacing w:line="276" w:lineRule="auto"/>
              <w:jc w:val="center"/>
              <w:rPr>
                <w:rFonts w:ascii="Arial" w:hAnsi="Arial" w:cs="Arial"/>
                <w:color w:val="000000"/>
                <w:sz w:val="20"/>
                <w:szCs w:val="20"/>
                <w:highlight w:val="yellow"/>
                <w:lang w:val="es-MX"/>
              </w:rPr>
            </w:pPr>
          </w:p>
        </w:tc>
      </w:tr>
    </w:tbl>
    <w:p w14:paraId="2391094C" w14:textId="77777777" w:rsidR="003D60ED" w:rsidRPr="00FD03D0" w:rsidRDefault="003D60ED" w:rsidP="00E93A8C">
      <w:pPr>
        <w:pStyle w:val="NormalWeb"/>
        <w:spacing w:before="0" w:beforeAutospacing="0" w:after="0" w:afterAutospacing="0" w:line="276" w:lineRule="auto"/>
        <w:ind w:left="567"/>
        <w:jc w:val="both"/>
        <w:rPr>
          <w:rFonts w:ascii="Arial" w:hAnsi="Arial" w:cs="Arial"/>
          <w:color w:val="000000" w:themeColor="text1"/>
          <w:sz w:val="20"/>
          <w:szCs w:val="20"/>
        </w:rPr>
      </w:pPr>
    </w:p>
    <w:p w14:paraId="16295049" w14:textId="77777777" w:rsidR="006A6926" w:rsidRDefault="006A6926" w:rsidP="000A2A08">
      <w:pPr>
        <w:pStyle w:val="Ttulo3"/>
        <w:spacing w:before="0" w:after="0" w:line="276" w:lineRule="auto"/>
        <w:jc w:val="both"/>
        <w:rPr>
          <w:rStyle w:val="Textoennegrita"/>
          <w:rFonts w:ascii="Arial" w:hAnsi="Arial" w:cs="Arial"/>
          <w:color w:val="000000" w:themeColor="text1"/>
          <w:sz w:val="20"/>
          <w:szCs w:val="20"/>
        </w:rPr>
      </w:pPr>
    </w:p>
    <w:p w14:paraId="7F3B6250" w14:textId="77777777" w:rsidR="006875B4" w:rsidRPr="006875B4" w:rsidRDefault="006875B4" w:rsidP="006875B4"/>
    <w:p w14:paraId="2A4CE50D" w14:textId="77777777" w:rsidR="00A969E9" w:rsidRDefault="00A969E9" w:rsidP="00A969E9">
      <w:pPr>
        <w:pStyle w:val="Ttulo3"/>
        <w:spacing w:before="0" w:after="0" w:line="276" w:lineRule="auto"/>
        <w:ind w:left="426"/>
        <w:jc w:val="both"/>
        <w:rPr>
          <w:rStyle w:val="Textoennegrita"/>
          <w:rFonts w:ascii="Arial" w:hAnsi="Arial" w:cs="Arial"/>
          <w:color w:val="000000" w:themeColor="text1"/>
          <w:sz w:val="20"/>
          <w:szCs w:val="20"/>
        </w:rPr>
      </w:pPr>
    </w:p>
    <w:p w14:paraId="2EEC7707" w14:textId="77777777" w:rsidR="00A969E9" w:rsidRPr="00A969E9" w:rsidRDefault="00A969E9" w:rsidP="00A969E9"/>
    <w:tbl>
      <w:tblPr>
        <w:tblStyle w:val="Tablaconcuadrcula"/>
        <w:tblW w:w="0" w:type="auto"/>
        <w:tblLayout w:type="fixed"/>
        <w:tblLook w:val="04A0" w:firstRow="1" w:lastRow="0" w:firstColumn="1" w:lastColumn="0" w:noHBand="0" w:noVBand="1"/>
      </w:tblPr>
      <w:tblGrid>
        <w:gridCol w:w="2122"/>
        <w:gridCol w:w="7840"/>
      </w:tblGrid>
      <w:tr w:rsidR="00E064F7" w:rsidRPr="00076D99" w14:paraId="64BC27E3" w14:textId="77777777" w:rsidTr="00A01A4A">
        <w:trPr>
          <w:trHeight w:val="550"/>
        </w:trPr>
        <w:tc>
          <w:tcPr>
            <w:tcW w:w="2122" w:type="dxa"/>
          </w:tcPr>
          <w:p w14:paraId="03397C23" w14:textId="77777777" w:rsidR="00E064F7" w:rsidRDefault="00E064F7"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Zonas críticas del cuerpo</w:t>
            </w:r>
          </w:p>
          <w:p w14:paraId="4F5BF99F" w14:textId="77777777" w:rsidR="00E064F7" w:rsidRPr="003D60ED" w:rsidRDefault="00E064F7" w:rsidP="00A01A4A">
            <w:pPr>
              <w:pStyle w:val="Ttulo3"/>
              <w:spacing w:before="0" w:after="0" w:line="276" w:lineRule="auto"/>
              <w:jc w:val="both"/>
              <w:rPr>
                <w:rStyle w:val="Textoennegrita"/>
                <w:rFonts w:ascii="Arial" w:hAnsi="Arial" w:cs="Arial"/>
                <w:sz w:val="20"/>
                <w:szCs w:val="20"/>
              </w:rPr>
            </w:pPr>
          </w:p>
        </w:tc>
        <w:tc>
          <w:tcPr>
            <w:tcW w:w="7840" w:type="dxa"/>
          </w:tcPr>
          <w:p w14:paraId="1684175E" w14:textId="77777777" w:rsidR="00E064F7" w:rsidRPr="00FD03D0" w:rsidRDefault="00E064F7" w:rsidP="00A01A4A">
            <w:pPr>
              <w:numPr>
                <w:ilvl w:val="0"/>
                <w:numId w:val="45"/>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Manos </w:t>
            </w:r>
          </w:p>
          <w:p w14:paraId="64812A04" w14:textId="77777777" w:rsidR="00E064F7" w:rsidRPr="00FD03D0" w:rsidRDefault="00E064F7" w:rsidP="00A01A4A">
            <w:pPr>
              <w:numPr>
                <w:ilvl w:val="0"/>
                <w:numId w:val="45"/>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Cavidad nasal </w:t>
            </w:r>
          </w:p>
          <w:p w14:paraId="4A35D67C" w14:textId="77777777" w:rsidR="00E064F7" w:rsidRPr="00FD03D0" w:rsidRDefault="00E064F7" w:rsidP="00A01A4A">
            <w:pPr>
              <w:numPr>
                <w:ilvl w:val="0"/>
                <w:numId w:val="45"/>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Boca </w:t>
            </w:r>
          </w:p>
          <w:p w14:paraId="0E7236A1" w14:textId="77777777" w:rsidR="00E064F7" w:rsidRDefault="00E064F7" w:rsidP="00A01A4A">
            <w:pPr>
              <w:numPr>
                <w:ilvl w:val="0"/>
                <w:numId w:val="45"/>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Piel</w:t>
            </w:r>
          </w:p>
          <w:p w14:paraId="4EA68153" w14:textId="77777777" w:rsidR="00E064F7" w:rsidRPr="00E064F7" w:rsidRDefault="00E064F7" w:rsidP="00A01A4A">
            <w:pPr>
              <w:numPr>
                <w:ilvl w:val="0"/>
                <w:numId w:val="45"/>
              </w:numPr>
              <w:spacing w:line="276" w:lineRule="auto"/>
              <w:jc w:val="both"/>
              <w:rPr>
                <w:rFonts w:ascii="Arial" w:hAnsi="Arial" w:cs="Arial"/>
                <w:color w:val="000000" w:themeColor="text1"/>
                <w:sz w:val="20"/>
                <w:szCs w:val="20"/>
              </w:rPr>
            </w:pPr>
            <w:r w:rsidRPr="00E064F7">
              <w:rPr>
                <w:rFonts w:ascii="Arial" w:hAnsi="Arial" w:cs="Arial"/>
                <w:color w:val="000000" w:themeColor="text1"/>
                <w:sz w:val="20"/>
                <w:szCs w:val="20"/>
              </w:rPr>
              <w:t xml:space="preserve">Cabello </w:t>
            </w:r>
          </w:p>
        </w:tc>
      </w:tr>
      <w:tr w:rsidR="00E064F7" w:rsidRPr="00076D99" w14:paraId="2F9DB91B" w14:textId="77777777" w:rsidTr="00A01A4A">
        <w:trPr>
          <w:trHeight w:val="550"/>
        </w:trPr>
        <w:tc>
          <w:tcPr>
            <w:tcW w:w="2122" w:type="dxa"/>
          </w:tcPr>
          <w:p w14:paraId="21532E65" w14:textId="77777777" w:rsidR="00E064F7" w:rsidRPr="00FD03D0" w:rsidRDefault="00E064F7" w:rsidP="00A01A4A">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Ejemplo técnico</w:t>
            </w:r>
          </w:p>
          <w:p w14:paraId="0F27A6FF" w14:textId="77777777" w:rsidR="00E064F7" w:rsidRPr="00FD03D0" w:rsidRDefault="00E064F7" w:rsidP="00A01A4A">
            <w:pPr>
              <w:pStyle w:val="Ttulo3"/>
              <w:spacing w:before="0" w:after="0" w:line="276" w:lineRule="auto"/>
              <w:jc w:val="both"/>
              <w:rPr>
                <w:rStyle w:val="Textoennegrita"/>
                <w:rFonts w:ascii="Arial" w:hAnsi="Arial" w:cs="Arial"/>
                <w:color w:val="000000" w:themeColor="text1"/>
                <w:sz w:val="20"/>
                <w:szCs w:val="20"/>
              </w:rPr>
            </w:pPr>
          </w:p>
        </w:tc>
        <w:tc>
          <w:tcPr>
            <w:tcW w:w="7840" w:type="dxa"/>
          </w:tcPr>
          <w:p w14:paraId="7F3E30FE" w14:textId="77777777" w:rsidR="00E064F7" w:rsidRPr="00FD03D0" w:rsidRDefault="00E064F7" w:rsidP="00A01A4A">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Una persona puede ser portadora de </w:t>
            </w:r>
            <w:proofErr w:type="spellStart"/>
            <w:r w:rsidRPr="00FD03D0">
              <w:rPr>
                <w:rStyle w:val="nfasis"/>
                <w:rFonts w:ascii="Arial" w:hAnsi="Arial" w:cs="Arial"/>
                <w:color w:val="000000" w:themeColor="text1"/>
                <w:sz w:val="20"/>
                <w:szCs w:val="20"/>
              </w:rPr>
              <w:t>Staphylococcus</w:t>
            </w:r>
            <w:proofErr w:type="spellEnd"/>
            <w:r w:rsidRPr="00FD03D0">
              <w:rPr>
                <w:rStyle w:val="nfasis"/>
                <w:rFonts w:ascii="Arial" w:hAnsi="Arial" w:cs="Arial"/>
                <w:color w:val="000000" w:themeColor="text1"/>
                <w:sz w:val="20"/>
                <w:szCs w:val="20"/>
              </w:rPr>
              <w:t xml:space="preserve"> </w:t>
            </w:r>
            <w:proofErr w:type="spellStart"/>
            <w:r w:rsidRPr="00FD03D0">
              <w:rPr>
                <w:rStyle w:val="nfasis"/>
                <w:rFonts w:ascii="Arial" w:hAnsi="Arial" w:cs="Arial"/>
                <w:color w:val="000000" w:themeColor="text1"/>
                <w:sz w:val="20"/>
                <w:szCs w:val="20"/>
              </w:rPr>
              <w:t>aureus</w:t>
            </w:r>
            <w:proofErr w:type="spellEnd"/>
            <w:r w:rsidRPr="00FD03D0">
              <w:rPr>
                <w:rFonts w:ascii="Arial" w:hAnsi="Arial" w:cs="Arial"/>
                <w:color w:val="000000" w:themeColor="text1"/>
                <w:sz w:val="20"/>
                <w:szCs w:val="20"/>
              </w:rPr>
              <w:t xml:space="preserve"> en la piel → puede contaminar alimentos sin presentar síntomas.</w:t>
            </w:r>
          </w:p>
          <w:p w14:paraId="0FEA6E7F" w14:textId="77777777" w:rsidR="00E064F7" w:rsidRPr="005104AC" w:rsidRDefault="00E064F7" w:rsidP="00A01A4A">
            <w:pPr>
              <w:spacing w:line="276" w:lineRule="auto"/>
              <w:jc w:val="center"/>
              <w:rPr>
                <w:rFonts w:ascii="Arial" w:hAnsi="Arial" w:cs="Arial"/>
                <w:color w:val="000000"/>
                <w:sz w:val="20"/>
                <w:szCs w:val="20"/>
                <w:highlight w:val="yellow"/>
                <w:lang w:val="es-MX"/>
              </w:rPr>
            </w:pPr>
          </w:p>
        </w:tc>
      </w:tr>
      <w:tr w:rsidR="00E064F7" w:rsidRPr="00076D99" w14:paraId="1D07FD38" w14:textId="77777777" w:rsidTr="00A01A4A">
        <w:trPr>
          <w:trHeight w:val="550"/>
        </w:trPr>
        <w:tc>
          <w:tcPr>
            <w:tcW w:w="2122" w:type="dxa"/>
          </w:tcPr>
          <w:p w14:paraId="50D318C6" w14:textId="77777777" w:rsidR="00E064F7" w:rsidRPr="00FD03D0" w:rsidRDefault="00E064F7" w:rsidP="00A01A4A">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Medidas de control sanitario</w:t>
            </w:r>
          </w:p>
          <w:p w14:paraId="4D6A4736" w14:textId="77777777" w:rsidR="00E064F7" w:rsidRPr="00FD03D0" w:rsidRDefault="00E064F7" w:rsidP="00A01A4A">
            <w:pPr>
              <w:pStyle w:val="Ttulo3"/>
              <w:spacing w:before="0" w:after="0" w:line="276" w:lineRule="auto"/>
              <w:jc w:val="both"/>
              <w:rPr>
                <w:rStyle w:val="Textoennegrita"/>
                <w:rFonts w:ascii="Arial" w:hAnsi="Arial" w:cs="Arial"/>
                <w:color w:val="000000" w:themeColor="text1"/>
                <w:sz w:val="20"/>
                <w:szCs w:val="20"/>
              </w:rPr>
            </w:pPr>
          </w:p>
        </w:tc>
        <w:tc>
          <w:tcPr>
            <w:tcW w:w="7840" w:type="dxa"/>
          </w:tcPr>
          <w:p w14:paraId="013AAFF3" w14:textId="77777777" w:rsidR="00E064F7" w:rsidRPr="00FD03D0" w:rsidRDefault="00E064F7" w:rsidP="00A01A4A">
            <w:pPr>
              <w:numPr>
                <w:ilvl w:val="0"/>
                <w:numId w:val="4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Exámenes médicos periódicos </w:t>
            </w:r>
          </w:p>
          <w:p w14:paraId="437C9BC6" w14:textId="77777777" w:rsidR="00E064F7" w:rsidRPr="00FD03D0" w:rsidRDefault="00E064F7" w:rsidP="00A01A4A">
            <w:pPr>
              <w:numPr>
                <w:ilvl w:val="0"/>
                <w:numId w:val="4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Registro de salud </w:t>
            </w:r>
          </w:p>
          <w:p w14:paraId="1E70D200" w14:textId="77777777" w:rsidR="00E064F7" w:rsidRPr="00FD03D0" w:rsidRDefault="00E064F7" w:rsidP="00A01A4A">
            <w:pPr>
              <w:numPr>
                <w:ilvl w:val="0"/>
                <w:numId w:val="4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Control de incapacidades </w:t>
            </w:r>
          </w:p>
          <w:p w14:paraId="69350B7C" w14:textId="77777777" w:rsidR="00E064F7" w:rsidRPr="00FD03D0" w:rsidRDefault="00E064F7" w:rsidP="00A01A4A">
            <w:pPr>
              <w:numPr>
                <w:ilvl w:val="0"/>
                <w:numId w:val="4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Vigilancia epidemiológica </w:t>
            </w:r>
          </w:p>
          <w:p w14:paraId="33068ACF" w14:textId="77777777" w:rsidR="00E064F7" w:rsidRPr="005104AC" w:rsidRDefault="00E064F7" w:rsidP="00A01A4A">
            <w:pPr>
              <w:spacing w:line="276" w:lineRule="auto"/>
              <w:jc w:val="center"/>
              <w:rPr>
                <w:rFonts w:ascii="Arial" w:hAnsi="Arial" w:cs="Arial"/>
                <w:color w:val="000000"/>
                <w:sz w:val="20"/>
                <w:szCs w:val="20"/>
                <w:highlight w:val="yellow"/>
                <w:lang w:val="es-MX"/>
              </w:rPr>
            </w:pPr>
          </w:p>
        </w:tc>
      </w:tr>
    </w:tbl>
    <w:p w14:paraId="08AE4DAE" w14:textId="77777777" w:rsidR="00897537" w:rsidRDefault="00897537" w:rsidP="000A2A08">
      <w:pPr>
        <w:pStyle w:val="Ttulo2"/>
        <w:spacing w:before="0" w:after="0" w:line="276" w:lineRule="auto"/>
        <w:jc w:val="both"/>
        <w:rPr>
          <w:rStyle w:val="Textoennegrita"/>
          <w:rFonts w:ascii="Arial" w:hAnsi="Arial" w:cs="Arial"/>
          <w:color w:val="000000" w:themeColor="text1"/>
          <w:sz w:val="20"/>
          <w:szCs w:val="20"/>
        </w:rPr>
      </w:pPr>
    </w:p>
    <w:p w14:paraId="5C9EC604" w14:textId="4B4678EB" w:rsidR="00D42A22" w:rsidRPr="00FD03D0" w:rsidRDefault="00D42A22" w:rsidP="00B9711C">
      <w:pPr>
        <w:pStyle w:val="Ttulo1"/>
        <w:numPr>
          <w:ilvl w:val="1"/>
          <w:numId w:val="75"/>
        </w:numPr>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 xml:space="preserve">Enfermedades transmisibles </w:t>
      </w:r>
    </w:p>
    <w:p w14:paraId="2C06F81A" w14:textId="77777777" w:rsidR="00897537" w:rsidRDefault="00897537" w:rsidP="000A2A08">
      <w:pPr>
        <w:pStyle w:val="NormalWeb"/>
        <w:spacing w:before="0" w:beforeAutospacing="0" w:after="0" w:afterAutospacing="0" w:line="276" w:lineRule="auto"/>
        <w:jc w:val="both"/>
        <w:rPr>
          <w:rFonts w:ascii="Arial" w:hAnsi="Arial" w:cs="Arial"/>
          <w:color w:val="000000" w:themeColor="text1"/>
          <w:sz w:val="20"/>
          <w:szCs w:val="20"/>
        </w:rPr>
      </w:pPr>
    </w:p>
    <w:p w14:paraId="2A740491" w14:textId="77777777" w:rsidR="00897537" w:rsidRDefault="00897537" w:rsidP="000A2A08">
      <w:pPr>
        <w:pStyle w:val="NormalWeb"/>
        <w:spacing w:before="0" w:beforeAutospacing="0" w:after="0" w:afterAutospacing="0" w:line="276" w:lineRule="auto"/>
        <w:jc w:val="both"/>
        <w:rPr>
          <w:rFonts w:ascii="Arial" w:hAnsi="Arial" w:cs="Arial"/>
          <w:color w:val="000000" w:themeColor="text1"/>
          <w:sz w:val="20"/>
          <w:szCs w:val="20"/>
        </w:rPr>
      </w:pPr>
    </w:p>
    <w:p w14:paraId="521F6EEE" w14:textId="25E4C440" w:rsidR="00D42A22" w:rsidRDefault="00D42A22" w:rsidP="004C28AA">
      <w:pPr>
        <w:pStyle w:val="NormalWeb"/>
        <w:spacing w:before="0" w:beforeAutospacing="0" w:after="0" w:afterAutospacing="0" w:line="276" w:lineRule="auto"/>
        <w:ind w:left="567"/>
        <w:jc w:val="both"/>
        <w:rPr>
          <w:rFonts w:ascii="Arial" w:hAnsi="Arial" w:cs="Arial"/>
          <w:color w:val="000000" w:themeColor="text1"/>
          <w:sz w:val="20"/>
          <w:szCs w:val="20"/>
        </w:rPr>
      </w:pPr>
      <w:r w:rsidRPr="007B3436">
        <w:rPr>
          <w:rFonts w:ascii="Arial" w:hAnsi="Arial" w:cs="Arial"/>
          <w:color w:val="000000" w:themeColor="text1"/>
          <w:sz w:val="20"/>
          <w:szCs w:val="20"/>
        </w:rPr>
        <w:t>Las ETA</w:t>
      </w:r>
      <w:r w:rsidR="007B3436" w:rsidRPr="007B3436">
        <w:rPr>
          <w:rFonts w:ascii="Arial" w:hAnsi="Arial" w:cs="Arial"/>
          <w:color w:val="000000" w:themeColor="text1"/>
          <w:sz w:val="20"/>
          <w:szCs w:val="20"/>
        </w:rPr>
        <w:t xml:space="preserve"> </w:t>
      </w:r>
      <w:r w:rsidR="007B3436" w:rsidRPr="007B3436">
        <w:rPr>
          <w:rFonts w:ascii="Arial" w:hAnsi="Arial" w:cs="Arial"/>
          <w:sz w:val="20"/>
          <w:szCs w:val="20"/>
        </w:rPr>
        <w:t>(Enfermedades Transmitidas por Alimentos)</w:t>
      </w:r>
      <w:r w:rsidRPr="00FD03D0">
        <w:rPr>
          <w:rFonts w:ascii="Arial" w:hAnsi="Arial" w:cs="Arial"/>
          <w:color w:val="000000" w:themeColor="text1"/>
          <w:sz w:val="20"/>
          <w:szCs w:val="20"/>
        </w:rPr>
        <w:t xml:space="preserve"> son causadas principalmente por bacterias, virus y parásitos.</w:t>
      </w:r>
      <w:r w:rsidR="00C32C9B">
        <w:rPr>
          <w:rFonts w:ascii="Arial" w:hAnsi="Arial" w:cs="Arial"/>
          <w:color w:val="000000" w:themeColor="text1"/>
          <w:sz w:val="20"/>
          <w:szCs w:val="20"/>
        </w:rPr>
        <w:t xml:space="preserve"> Los aspectos </w:t>
      </w:r>
      <w:r w:rsidR="001779B8">
        <w:rPr>
          <w:rFonts w:ascii="Arial" w:hAnsi="Arial" w:cs="Arial"/>
          <w:color w:val="000000" w:themeColor="text1"/>
          <w:sz w:val="20"/>
          <w:szCs w:val="20"/>
        </w:rPr>
        <w:t>fundamentales</w:t>
      </w:r>
      <w:r w:rsidR="00C32C9B">
        <w:rPr>
          <w:rFonts w:ascii="Arial" w:hAnsi="Arial" w:cs="Arial"/>
          <w:color w:val="000000" w:themeColor="text1"/>
          <w:sz w:val="20"/>
          <w:szCs w:val="20"/>
        </w:rPr>
        <w:t xml:space="preserve"> son:</w:t>
      </w:r>
    </w:p>
    <w:p w14:paraId="243EA3D8" w14:textId="77777777" w:rsidR="001779B8" w:rsidRDefault="001779B8" w:rsidP="004C28AA">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1779B8" w:rsidRPr="00076D99" w14:paraId="41A23644" w14:textId="77777777" w:rsidTr="00A01A4A">
        <w:tc>
          <w:tcPr>
            <w:tcW w:w="9962" w:type="dxa"/>
            <w:gridSpan w:val="3"/>
            <w:shd w:val="clear" w:color="auto" w:fill="9BBB59" w:themeFill="accent3"/>
          </w:tcPr>
          <w:p w14:paraId="06C4A95E" w14:textId="77777777" w:rsidR="001779B8" w:rsidRPr="00076D99" w:rsidRDefault="001779B8"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S</w:t>
            </w:r>
            <w:r w:rsidRPr="0032769B">
              <w:rPr>
                <w:rFonts w:ascii="Arial" w:hAnsi="Arial" w:cs="Arial"/>
                <w:b/>
                <w:bCs/>
                <w:color w:val="000000"/>
                <w:sz w:val="20"/>
                <w:szCs w:val="20"/>
                <w:lang w:val="es-MX"/>
              </w:rPr>
              <w:t>lide</w:t>
            </w:r>
          </w:p>
        </w:tc>
      </w:tr>
      <w:tr w:rsidR="001779B8" w:rsidRPr="00076D99" w14:paraId="0BE83068" w14:textId="77777777" w:rsidTr="00A01A4A">
        <w:trPr>
          <w:trHeight w:val="550"/>
        </w:trPr>
        <w:tc>
          <w:tcPr>
            <w:tcW w:w="2122" w:type="dxa"/>
          </w:tcPr>
          <w:p w14:paraId="7FBCCF71" w14:textId="77777777" w:rsidR="001779B8" w:rsidRDefault="001779B8" w:rsidP="001779B8">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Clasificación de enfermedades</w:t>
            </w:r>
          </w:p>
          <w:p w14:paraId="74057958" w14:textId="77777777" w:rsidR="001779B8" w:rsidRPr="001D04E2" w:rsidRDefault="001779B8" w:rsidP="00A01A4A"/>
          <w:p w14:paraId="110D1969" w14:textId="77777777" w:rsidR="001779B8" w:rsidRPr="00DC23B2" w:rsidRDefault="001779B8" w:rsidP="00A01A4A">
            <w:pPr>
              <w:spacing w:line="276" w:lineRule="auto"/>
              <w:jc w:val="both"/>
              <w:rPr>
                <w:rFonts w:ascii="Arial" w:hAnsi="Arial" w:cs="Arial"/>
                <w:b/>
                <w:bCs/>
                <w:color w:val="000000" w:themeColor="text1"/>
                <w:sz w:val="20"/>
                <w:szCs w:val="20"/>
              </w:rPr>
            </w:pPr>
          </w:p>
        </w:tc>
        <w:tc>
          <w:tcPr>
            <w:tcW w:w="4819" w:type="dxa"/>
          </w:tcPr>
          <w:p w14:paraId="12388F05" w14:textId="7FB1D25E" w:rsidR="00321379" w:rsidRPr="00321379" w:rsidRDefault="00321379" w:rsidP="00321379">
            <w:pPr>
              <w:pStyle w:val="NormalWeb"/>
              <w:spacing w:before="0" w:beforeAutospacing="0" w:after="0" w:afterAutospacing="0" w:line="276" w:lineRule="auto"/>
              <w:jc w:val="both"/>
              <w:rPr>
                <w:rFonts w:ascii="Arial" w:hAnsi="Arial" w:cs="Arial"/>
                <w:sz w:val="20"/>
                <w:szCs w:val="20"/>
              </w:rPr>
            </w:pPr>
            <w:r w:rsidRPr="00321379">
              <w:rPr>
                <w:rFonts w:ascii="Arial" w:hAnsi="Arial" w:cs="Arial"/>
                <w:sz w:val="20"/>
                <w:szCs w:val="20"/>
              </w:rPr>
              <w:t xml:space="preserve">Las enfermedades bacterianas, como las causadas por </w:t>
            </w:r>
            <w:r w:rsidRPr="00321379">
              <w:rPr>
                <w:rFonts w:ascii="Arial" w:hAnsi="Arial" w:cs="Arial"/>
                <w:i/>
                <w:iCs/>
                <w:sz w:val="20"/>
                <w:szCs w:val="20"/>
              </w:rPr>
              <w:t>Salmonella</w:t>
            </w:r>
            <w:r w:rsidRPr="00321379">
              <w:rPr>
                <w:rFonts w:ascii="Arial" w:hAnsi="Arial" w:cs="Arial"/>
                <w:sz w:val="20"/>
                <w:szCs w:val="20"/>
              </w:rPr>
              <w:t xml:space="preserve"> y </w:t>
            </w:r>
            <w:r w:rsidRPr="00321379">
              <w:rPr>
                <w:rFonts w:ascii="Arial" w:hAnsi="Arial" w:cs="Arial"/>
                <w:i/>
                <w:iCs/>
                <w:sz w:val="20"/>
                <w:szCs w:val="20"/>
              </w:rPr>
              <w:t xml:space="preserve">E. </w:t>
            </w:r>
            <w:proofErr w:type="spellStart"/>
            <w:r w:rsidRPr="00321379">
              <w:rPr>
                <w:rFonts w:ascii="Arial" w:hAnsi="Arial" w:cs="Arial"/>
                <w:i/>
                <w:iCs/>
                <w:sz w:val="20"/>
                <w:szCs w:val="20"/>
              </w:rPr>
              <w:t>coli</w:t>
            </w:r>
            <w:proofErr w:type="spellEnd"/>
            <w:r w:rsidRPr="00321379">
              <w:rPr>
                <w:rFonts w:ascii="Arial" w:hAnsi="Arial" w:cs="Arial"/>
                <w:sz w:val="20"/>
                <w:szCs w:val="20"/>
              </w:rPr>
              <w:t>, se caracterizan por su rápida proliferación en los alimentos.</w:t>
            </w:r>
          </w:p>
          <w:p w14:paraId="33026141" w14:textId="77777777" w:rsidR="00321379" w:rsidRDefault="00321379" w:rsidP="00321379">
            <w:pPr>
              <w:pStyle w:val="NormalWeb"/>
              <w:spacing w:before="0" w:beforeAutospacing="0" w:after="0" w:afterAutospacing="0" w:line="276" w:lineRule="auto"/>
              <w:jc w:val="both"/>
              <w:rPr>
                <w:rFonts w:ascii="Arial" w:hAnsi="Arial" w:cs="Arial"/>
                <w:sz w:val="20"/>
                <w:szCs w:val="20"/>
              </w:rPr>
            </w:pPr>
          </w:p>
          <w:p w14:paraId="1ED35CEE" w14:textId="63E067FE" w:rsidR="00321379" w:rsidRPr="00321379" w:rsidRDefault="00321379" w:rsidP="00321379">
            <w:pPr>
              <w:pStyle w:val="NormalWeb"/>
              <w:spacing w:before="0" w:beforeAutospacing="0" w:after="0" w:afterAutospacing="0" w:line="276" w:lineRule="auto"/>
              <w:jc w:val="both"/>
              <w:rPr>
                <w:rFonts w:ascii="Arial" w:hAnsi="Arial" w:cs="Arial"/>
                <w:sz w:val="20"/>
                <w:szCs w:val="20"/>
              </w:rPr>
            </w:pPr>
            <w:r w:rsidRPr="00321379">
              <w:rPr>
                <w:rFonts w:ascii="Arial" w:hAnsi="Arial" w:cs="Arial"/>
                <w:sz w:val="20"/>
                <w:szCs w:val="20"/>
              </w:rPr>
              <w:t>Las enfermedades virales, como la hepatitis A, presentan una alta capacidad de transmisión entre las personas.</w:t>
            </w:r>
          </w:p>
          <w:p w14:paraId="75B1CBEE" w14:textId="77777777" w:rsidR="00321379" w:rsidRDefault="00321379" w:rsidP="00321379">
            <w:pPr>
              <w:pStyle w:val="NormalWeb"/>
              <w:spacing w:before="0" w:beforeAutospacing="0" w:after="0" w:afterAutospacing="0" w:line="276" w:lineRule="auto"/>
              <w:jc w:val="both"/>
              <w:rPr>
                <w:rFonts w:ascii="Arial" w:hAnsi="Arial" w:cs="Arial"/>
                <w:sz w:val="20"/>
                <w:szCs w:val="20"/>
              </w:rPr>
            </w:pPr>
          </w:p>
          <w:p w14:paraId="2DA0CD16" w14:textId="7D59B641" w:rsidR="00321379" w:rsidRDefault="00321379" w:rsidP="00321379">
            <w:pPr>
              <w:pStyle w:val="NormalWeb"/>
              <w:spacing w:before="0" w:beforeAutospacing="0" w:after="0" w:afterAutospacing="0" w:line="276" w:lineRule="auto"/>
              <w:jc w:val="both"/>
            </w:pPr>
            <w:r w:rsidRPr="00321379">
              <w:rPr>
                <w:rFonts w:ascii="Arial" w:hAnsi="Arial" w:cs="Arial"/>
                <w:sz w:val="20"/>
                <w:szCs w:val="20"/>
              </w:rPr>
              <w:t xml:space="preserve">Las enfermedades parasitarias, como las producidas por </w:t>
            </w:r>
            <w:proofErr w:type="spellStart"/>
            <w:r w:rsidRPr="00321379">
              <w:rPr>
                <w:rFonts w:ascii="Arial" w:hAnsi="Arial" w:cs="Arial"/>
                <w:i/>
                <w:iCs/>
                <w:sz w:val="20"/>
                <w:szCs w:val="20"/>
              </w:rPr>
              <w:t>Giardia</w:t>
            </w:r>
            <w:proofErr w:type="spellEnd"/>
            <w:r w:rsidRPr="00321379">
              <w:rPr>
                <w:rFonts w:ascii="Arial" w:hAnsi="Arial" w:cs="Arial"/>
                <w:sz w:val="20"/>
                <w:szCs w:val="20"/>
              </w:rPr>
              <w:t>, están asociadas principalmente a condiciones de mala higiene</w:t>
            </w:r>
            <w:r>
              <w:t>.</w:t>
            </w:r>
          </w:p>
          <w:p w14:paraId="435B0849" w14:textId="0CE8886E" w:rsidR="001779B8" w:rsidRPr="004640F8" w:rsidRDefault="001779B8" w:rsidP="001779B8">
            <w:pPr>
              <w:spacing w:line="276" w:lineRule="auto"/>
              <w:jc w:val="both"/>
              <w:rPr>
                <w:rFonts w:ascii="Arial" w:hAnsi="Arial" w:cs="Arial"/>
                <w:color w:val="000000" w:themeColor="text1"/>
                <w:sz w:val="20"/>
                <w:szCs w:val="20"/>
              </w:rPr>
            </w:pPr>
          </w:p>
        </w:tc>
        <w:tc>
          <w:tcPr>
            <w:tcW w:w="3021" w:type="dxa"/>
          </w:tcPr>
          <w:p w14:paraId="1659BE5A" w14:textId="7F86361A" w:rsidR="001779B8" w:rsidRPr="005104AC" w:rsidRDefault="00AA4B94"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5AD686B8" wp14:editId="7FF01159">
                  <wp:extent cx="1781175" cy="1381125"/>
                  <wp:effectExtent l="0" t="0" r="0" b="3175"/>
                  <wp:docPr id="131162486"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2486" name="Imagen 131162486"/>
                          <pic:cNvPicPr/>
                        </pic:nvPicPr>
                        <pic:blipFill>
                          <a:blip r:embed="rId124">
                            <a:extLst>
                              <a:ext uri="{28A0092B-C50C-407E-A947-70E740481C1C}">
                                <a14:useLocalDpi xmlns:a14="http://schemas.microsoft.com/office/drawing/2010/main" val="0"/>
                              </a:ext>
                            </a:extLst>
                          </a:blip>
                          <a:stretch>
                            <a:fillRect/>
                          </a:stretch>
                        </pic:blipFill>
                        <pic:spPr>
                          <a:xfrm>
                            <a:off x="0" y="0"/>
                            <a:ext cx="1781175" cy="1381125"/>
                          </a:xfrm>
                          <a:prstGeom prst="rect">
                            <a:avLst/>
                          </a:prstGeom>
                        </pic:spPr>
                      </pic:pic>
                    </a:graphicData>
                  </a:graphic>
                </wp:inline>
              </w:drawing>
            </w:r>
          </w:p>
        </w:tc>
      </w:tr>
      <w:tr w:rsidR="001B247B" w:rsidRPr="00076D99" w14:paraId="2A45AD4D" w14:textId="77777777" w:rsidTr="00A01A4A">
        <w:trPr>
          <w:trHeight w:val="550"/>
        </w:trPr>
        <w:tc>
          <w:tcPr>
            <w:tcW w:w="2122" w:type="dxa"/>
          </w:tcPr>
          <w:p w14:paraId="45CEC664" w14:textId="77777777" w:rsidR="001B247B" w:rsidRPr="00E646D4" w:rsidRDefault="001B247B" w:rsidP="00E646D4">
            <w:pPr>
              <w:pStyle w:val="Ttulo3"/>
              <w:spacing w:before="0" w:after="0" w:line="276" w:lineRule="auto"/>
              <w:jc w:val="both"/>
              <w:rPr>
                <w:rStyle w:val="Textoennegrita"/>
              </w:rPr>
            </w:pPr>
            <w:r w:rsidRPr="00FD03D0">
              <w:rPr>
                <w:rStyle w:val="Textoennegrita"/>
                <w:rFonts w:ascii="Arial" w:hAnsi="Arial" w:cs="Arial"/>
                <w:color w:val="000000" w:themeColor="text1"/>
                <w:sz w:val="20"/>
                <w:szCs w:val="20"/>
              </w:rPr>
              <w:t>Factores que favorecen transmisión</w:t>
            </w:r>
          </w:p>
          <w:p w14:paraId="71C3E79B" w14:textId="77777777" w:rsidR="001B247B" w:rsidRPr="00FD03D0" w:rsidRDefault="001B247B" w:rsidP="001779B8">
            <w:pPr>
              <w:pStyle w:val="Ttulo3"/>
              <w:spacing w:before="0" w:after="0" w:line="276" w:lineRule="auto"/>
              <w:jc w:val="both"/>
              <w:rPr>
                <w:rStyle w:val="Textoennegrita"/>
                <w:rFonts w:ascii="Arial" w:hAnsi="Arial" w:cs="Arial"/>
                <w:color w:val="000000" w:themeColor="text1"/>
                <w:sz w:val="20"/>
                <w:szCs w:val="20"/>
              </w:rPr>
            </w:pPr>
          </w:p>
        </w:tc>
        <w:tc>
          <w:tcPr>
            <w:tcW w:w="4819" w:type="dxa"/>
          </w:tcPr>
          <w:p w14:paraId="02D130DE" w14:textId="77777777" w:rsidR="00E646D4" w:rsidRPr="00E646D4" w:rsidRDefault="00E646D4" w:rsidP="00E646D4">
            <w:pPr>
              <w:pStyle w:val="NormalWeb"/>
              <w:spacing w:before="0" w:beforeAutospacing="0" w:after="0" w:afterAutospacing="0" w:line="276" w:lineRule="auto"/>
              <w:jc w:val="both"/>
              <w:rPr>
                <w:rFonts w:ascii="Arial" w:hAnsi="Arial" w:cs="Arial"/>
                <w:sz w:val="20"/>
                <w:szCs w:val="20"/>
              </w:rPr>
            </w:pPr>
            <w:r w:rsidRPr="00E646D4">
              <w:rPr>
                <w:rFonts w:ascii="Arial" w:hAnsi="Arial" w:cs="Arial"/>
                <w:sz w:val="20"/>
                <w:szCs w:val="20"/>
              </w:rPr>
              <w:t>La transmisión de enfermedades se ve favorecida por diversos factores, entre ellos la mala higiene personal, que facilita la presencia de microorganismos en los alimentos.</w:t>
            </w:r>
          </w:p>
          <w:p w14:paraId="2E4C5E3C" w14:textId="77777777" w:rsidR="00E646D4" w:rsidRPr="00E646D4" w:rsidRDefault="00E646D4" w:rsidP="00E646D4">
            <w:pPr>
              <w:pStyle w:val="NormalWeb"/>
              <w:spacing w:before="0" w:beforeAutospacing="0" w:after="0" w:afterAutospacing="0" w:line="276" w:lineRule="auto"/>
              <w:jc w:val="both"/>
              <w:rPr>
                <w:rFonts w:ascii="Arial" w:hAnsi="Arial" w:cs="Arial"/>
                <w:sz w:val="20"/>
                <w:szCs w:val="20"/>
              </w:rPr>
            </w:pPr>
            <w:r w:rsidRPr="00E646D4">
              <w:rPr>
                <w:rFonts w:ascii="Arial" w:hAnsi="Arial" w:cs="Arial"/>
                <w:sz w:val="20"/>
                <w:szCs w:val="20"/>
              </w:rPr>
              <w:t>Asimismo, las temperaturas inadecuadas permiten la proliferación de bacterias, mientras que la contaminación cruzada y la manipulación incorrecta aumentan el riesgo sanitario.</w:t>
            </w:r>
          </w:p>
          <w:p w14:paraId="0399181A" w14:textId="77777777" w:rsidR="001B247B" w:rsidRPr="00321379" w:rsidRDefault="001B247B" w:rsidP="00E646D4">
            <w:pPr>
              <w:pStyle w:val="NormalWeb"/>
              <w:spacing w:before="0" w:beforeAutospacing="0" w:after="0" w:afterAutospacing="0" w:line="276" w:lineRule="auto"/>
              <w:jc w:val="both"/>
              <w:rPr>
                <w:rFonts w:ascii="Arial" w:hAnsi="Arial" w:cs="Arial"/>
                <w:sz w:val="20"/>
                <w:szCs w:val="20"/>
              </w:rPr>
            </w:pPr>
          </w:p>
        </w:tc>
        <w:tc>
          <w:tcPr>
            <w:tcW w:w="3021" w:type="dxa"/>
          </w:tcPr>
          <w:p w14:paraId="233E5B6A" w14:textId="1FF6D89B" w:rsidR="001B247B" w:rsidRPr="005104AC" w:rsidRDefault="00C37F40"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5BE06C01" wp14:editId="537D415B">
                  <wp:extent cx="1781175" cy="1426845"/>
                  <wp:effectExtent l="0" t="0" r="0" b="0"/>
                  <wp:docPr id="70840141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01413" name="Imagen 708401413"/>
                          <pic:cNvPicPr/>
                        </pic:nvPicPr>
                        <pic:blipFill>
                          <a:blip r:embed="rId125">
                            <a:extLst>
                              <a:ext uri="{28A0092B-C50C-407E-A947-70E740481C1C}">
                                <a14:useLocalDpi xmlns:a14="http://schemas.microsoft.com/office/drawing/2010/main" val="0"/>
                              </a:ext>
                            </a:extLst>
                          </a:blip>
                          <a:stretch>
                            <a:fillRect/>
                          </a:stretch>
                        </pic:blipFill>
                        <pic:spPr>
                          <a:xfrm>
                            <a:off x="0" y="0"/>
                            <a:ext cx="1781175" cy="1426845"/>
                          </a:xfrm>
                          <a:prstGeom prst="rect">
                            <a:avLst/>
                          </a:prstGeom>
                        </pic:spPr>
                      </pic:pic>
                    </a:graphicData>
                  </a:graphic>
                </wp:inline>
              </w:drawing>
            </w:r>
          </w:p>
        </w:tc>
      </w:tr>
    </w:tbl>
    <w:p w14:paraId="00A303A7" w14:textId="77777777" w:rsidR="001779B8" w:rsidRDefault="001779B8" w:rsidP="004C28AA">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4819"/>
        <w:gridCol w:w="3021"/>
      </w:tblGrid>
      <w:tr w:rsidR="00E646D4" w:rsidRPr="00076D99" w14:paraId="5C68DB97" w14:textId="77777777" w:rsidTr="00A01A4A">
        <w:trPr>
          <w:trHeight w:val="550"/>
        </w:trPr>
        <w:tc>
          <w:tcPr>
            <w:tcW w:w="2122" w:type="dxa"/>
          </w:tcPr>
          <w:p w14:paraId="3DFD6D97" w14:textId="77777777" w:rsidR="00E646D4" w:rsidRPr="00FD03D0" w:rsidRDefault="00E646D4" w:rsidP="00E646D4">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Cadena de infección</w:t>
            </w:r>
          </w:p>
          <w:p w14:paraId="6A499B60" w14:textId="77777777" w:rsidR="00E646D4" w:rsidRPr="00FD03D0" w:rsidRDefault="00E646D4" w:rsidP="00A01A4A">
            <w:pPr>
              <w:pStyle w:val="Ttulo3"/>
              <w:spacing w:before="0" w:after="0" w:line="276" w:lineRule="auto"/>
              <w:jc w:val="both"/>
              <w:rPr>
                <w:rStyle w:val="Textoennegrita"/>
                <w:rFonts w:ascii="Arial" w:hAnsi="Arial" w:cs="Arial"/>
                <w:color w:val="000000" w:themeColor="text1"/>
                <w:sz w:val="20"/>
                <w:szCs w:val="20"/>
              </w:rPr>
            </w:pPr>
          </w:p>
        </w:tc>
        <w:tc>
          <w:tcPr>
            <w:tcW w:w="4819" w:type="dxa"/>
          </w:tcPr>
          <w:p w14:paraId="24DAB2C1" w14:textId="04FD512E" w:rsidR="00E646D4" w:rsidRPr="00E646D4" w:rsidRDefault="00A0196F" w:rsidP="00A01A4A">
            <w:pPr>
              <w:pStyle w:val="NormalWeb"/>
              <w:spacing w:before="0" w:beforeAutospacing="0" w:after="0" w:afterAutospacing="0" w:line="276" w:lineRule="auto"/>
              <w:jc w:val="both"/>
              <w:rPr>
                <w:rFonts w:ascii="Arial" w:hAnsi="Arial" w:cs="Arial"/>
                <w:sz w:val="20"/>
                <w:szCs w:val="20"/>
              </w:rPr>
            </w:pPr>
            <w:r w:rsidRPr="00A0196F">
              <w:rPr>
                <w:rFonts w:ascii="Arial" w:hAnsi="Arial" w:cs="Arial"/>
                <w:sz w:val="20"/>
                <w:szCs w:val="20"/>
              </w:rPr>
              <w:t>La cadena de transmisión de enfermedades inicia con un agente patógeno que se encuentra en un reservorio, generalmente una persona, y se transmite a través de vías como las manos o el aire, contaminando los alimentos que posteriormente son consumidos.</w:t>
            </w:r>
          </w:p>
        </w:tc>
        <w:tc>
          <w:tcPr>
            <w:tcW w:w="3021" w:type="dxa"/>
          </w:tcPr>
          <w:p w14:paraId="750859C5" w14:textId="5EC88B26" w:rsidR="00E646D4" w:rsidRPr="005104AC" w:rsidRDefault="00C37F40"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4E8F1AAE" wp14:editId="79F86B5E">
                  <wp:extent cx="1781175" cy="1444625"/>
                  <wp:effectExtent l="0" t="0" r="0" b="3175"/>
                  <wp:docPr id="2146509535"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9535" name="Imagen 2146509535"/>
                          <pic:cNvPicPr/>
                        </pic:nvPicPr>
                        <pic:blipFill>
                          <a:blip r:embed="rId126">
                            <a:extLst>
                              <a:ext uri="{28A0092B-C50C-407E-A947-70E740481C1C}">
                                <a14:useLocalDpi xmlns:a14="http://schemas.microsoft.com/office/drawing/2010/main" val="0"/>
                              </a:ext>
                            </a:extLst>
                          </a:blip>
                          <a:stretch>
                            <a:fillRect/>
                          </a:stretch>
                        </pic:blipFill>
                        <pic:spPr>
                          <a:xfrm>
                            <a:off x="0" y="0"/>
                            <a:ext cx="1781175" cy="1444625"/>
                          </a:xfrm>
                          <a:prstGeom prst="rect">
                            <a:avLst/>
                          </a:prstGeom>
                        </pic:spPr>
                      </pic:pic>
                    </a:graphicData>
                  </a:graphic>
                </wp:inline>
              </w:drawing>
            </w:r>
          </w:p>
        </w:tc>
      </w:tr>
      <w:tr w:rsidR="00E646D4" w:rsidRPr="00076D99" w14:paraId="0EE5CB62" w14:textId="77777777" w:rsidTr="00A01A4A">
        <w:trPr>
          <w:trHeight w:val="550"/>
        </w:trPr>
        <w:tc>
          <w:tcPr>
            <w:tcW w:w="2122" w:type="dxa"/>
          </w:tcPr>
          <w:p w14:paraId="21776956" w14:textId="77777777" w:rsidR="00A0196F" w:rsidRPr="00FD03D0" w:rsidRDefault="00A0196F" w:rsidP="00A0196F">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Impacto en la industria cárnica</w:t>
            </w:r>
          </w:p>
          <w:p w14:paraId="70DEE818" w14:textId="77777777" w:rsidR="00E646D4" w:rsidRPr="00FD03D0" w:rsidRDefault="00E646D4" w:rsidP="00E646D4">
            <w:pPr>
              <w:pStyle w:val="Ttulo3"/>
              <w:spacing w:before="0" w:after="0" w:line="276" w:lineRule="auto"/>
              <w:jc w:val="both"/>
              <w:rPr>
                <w:rStyle w:val="Textoennegrita"/>
                <w:rFonts w:ascii="Arial" w:hAnsi="Arial" w:cs="Arial"/>
                <w:color w:val="000000" w:themeColor="text1"/>
                <w:sz w:val="20"/>
                <w:szCs w:val="20"/>
              </w:rPr>
            </w:pPr>
          </w:p>
        </w:tc>
        <w:tc>
          <w:tcPr>
            <w:tcW w:w="4819" w:type="dxa"/>
          </w:tcPr>
          <w:p w14:paraId="327AD7C8" w14:textId="65442A95" w:rsidR="00E646D4" w:rsidRPr="00E646D4" w:rsidRDefault="00377283" w:rsidP="00377283">
            <w:pPr>
              <w:pStyle w:val="NormalWeb"/>
              <w:spacing w:before="0" w:beforeAutospacing="0" w:after="0" w:afterAutospacing="0" w:line="276" w:lineRule="auto"/>
              <w:jc w:val="both"/>
              <w:rPr>
                <w:rFonts w:ascii="Arial" w:hAnsi="Arial" w:cs="Arial"/>
                <w:sz w:val="20"/>
                <w:szCs w:val="20"/>
              </w:rPr>
            </w:pPr>
            <w:r w:rsidRPr="00377283">
              <w:rPr>
                <w:rFonts w:ascii="Arial" w:hAnsi="Arial" w:cs="Arial"/>
                <w:sz w:val="20"/>
                <w:szCs w:val="20"/>
              </w:rPr>
              <w:t>Las consecuencias de una inadecuada manipulación incluyen el retiro de productos del mercado, pérdidas económicas, sanciones sanitarias y un significativo daño reputacional para la empresa.</w:t>
            </w:r>
          </w:p>
        </w:tc>
        <w:tc>
          <w:tcPr>
            <w:tcW w:w="3021" w:type="dxa"/>
          </w:tcPr>
          <w:p w14:paraId="2DB4DF43" w14:textId="77200CE5" w:rsidR="00E646D4" w:rsidRPr="005104AC" w:rsidRDefault="00CF74AC"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39BA574" wp14:editId="7103A43E">
                  <wp:extent cx="1781175" cy="1320165"/>
                  <wp:effectExtent l="0" t="0" r="0" b="635"/>
                  <wp:docPr id="7588222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2220" name="Imagen 75882220"/>
                          <pic:cNvPicPr/>
                        </pic:nvPicPr>
                        <pic:blipFill>
                          <a:blip r:embed="rId127">
                            <a:extLst>
                              <a:ext uri="{28A0092B-C50C-407E-A947-70E740481C1C}">
                                <a14:useLocalDpi xmlns:a14="http://schemas.microsoft.com/office/drawing/2010/main" val="0"/>
                              </a:ext>
                            </a:extLst>
                          </a:blip>
                          <a:stretch>
                            <a:fillRect/>
                          </a:stretch>
                        </pic:blipFill>
                        <pic:spPr>
                          <a:xfrm>
                            <a:off x="0" y="0"/>
                            <a:ext cx="1781175" cy="1320165"/>
                          </a:xfrm>
                          <a:prstGeom prst="rect">
                            <a:avLst/>
                          </a:prstGeom>
                        </pic:spPr>
                      </pic:pic>
                    </a:graphicData>
                  </a:graphic>
                </wp:inline>
              </w:drawing>
            </w:r>
          </w:p>
        </w:tc>
      </w:tr>
    </w:tbl>
    <w:p w14:paraId="67B4CF80" w14:textId="77777777" w:rsidR="00C32C9B" w:rsidRPr="00FD03D0" w:rsidRDefault="00C32C9B" w:rsidP="004C28AA">
      <w:pPr>
        <w:pStyle w:val="NormalWeb"/>
        <w:spacing w:before="0" w:beforeAutospacing="0" w:after="0" w:afterAutospacing="0" w:line="276" w:lineRule="auto"/>
        <w:ind w:left="567"/>
        <w:jc w:val="both"/>
        <w:rPr>
          <w:rFonts w:ascii="Arial" w:hAnsi="Arial" w:cs="Arial"/>
          <w:color w:val="000000" w:themeColor="text1"/>
          <w:sz w:val="20"/>
          <w:szCs w:val="20"/>
        </w:rPr>
      </w:pPr>
    </w:p>
    <w:p w14:paraId="13AA73C7" w14:textId="77777777" w:rsidR="00C32C9B" w:rsidRPr="00C32C9B" w:rsidRDefault="00C32C9B" w:rsidP="00C32C9B"/>
    <w:p w14:paraId="1D44CEBB" w14:textId="5501F4D5" w:rsidR="00D42A22" w:rsidRPr="00FD03D0" w:rsidRDefault="00CF74AC" w:rsidP="00B9711C">
      <w:pPr>
        <w:pStyle w:val="Ttulo1"/>
        <w:numPr>
          <w:ilvl w:val="1"/>
          <w:numId w:val="75"/>
        </w:numPr>
        <w:ind w:left="567" w:hanging="567"/>
        <w:jc w:val="both"/>
        <w:rPr>
          <w:rFonts w:ascii="Arial" w:hAnsi="Arial" w:cs="Arial"/>
          <w:color w:val="000000" w:themeColor="text1"/>
          <w:sz w:val="20"/>
          <w:szCs w:val="20"/>
        </w:rPr>
      </w:pPr>
      <w:r>
        <w:rPr>
          <w:rStyle w:val="Textoennegrita"/>
          <w:rFonts w:ascii="Arial" w:hAnsi="Arial" w:cs="Arial"/>
          <w:color w:val="000000" w:themeColor="text1"/>
          <w:sz w:val="20"/>
          <w:szCs w:val="20"/>
        </w:rPr>
        <w:t>I</w:t>
      </w:r>
      <w:r w:rsidR="00D42A22" w:rsidRPr="00FD03D0">
        <w:rPr>
          <w:rStyle w:val="Textoennegrita"/>
          <w:rFonts w:ascii="Arial" w:hAnsi="Arial" w:cs="Arial"/>
          <w:color w:val="000000" w:themeColor="text1"/>
          <w:sz w:val="20"/>
          <w:szCs w:val="20"/>
        </w:rPr>
        <w:t xml:space="preserve">dentificación de síntomas de riesgo </w:t>
      </w:r>
    </w:p>
    <w:p w14:paraId="25FBDCC7" w14:textId="77777777" w:rsidR="00897537" w:rsidRDefault="00897537" w:rsidP="000A2A08">
      <w:pPr>
        <w:pStyle w:val="NormalWeb"/>
        <w:spacing w:before="0" w:beforeAutospacing="0" w:after="0" w:afterAutospacing="0" w:line="276" w:lineRule="auto"/>
        <w:jc w:val="both"/>
        <w:rPr>
          <w:rFonts w:ascii="Arial" w:hAnsi="Arial" w:cs="Arial"/>
          <w:color w:val="000000" w:themeColor="text1"/>
          <w:sz w:val="20"/>
          <w:szCs w:val="20"/>
        </w:rPr>
      </w:pPr>
    </w:p>
    <w:p w14:paraId="37154439" w14:textId="77777777" w:rsidR="00897537" w:rsidRDefault="00897537" w:rsidP="000A2A08">
      <w:pPr>
        <w:pStyle w:val="NormalWeb"/>
        <w:spacing w:before="0" w:beforeAutospacing="0" w:after="0" w:afterAutospacing="0" w:line="276" w:lineRule="auto"/>
        <w:jc w:val="both"/>
        <w:rPr>
          <w:rFonts w:ascii="Arial" w:hAnsi="Arial" w:cs="Arial"/>
          <w:color w:val="000000" w:themeColor="text1"/>
          <w:sz w:val="20"/>
          <w:szCs w:val="20"/>
        </w:rPr>
      </w:pPr>
    </w:p>
    <w:p w14:paraId="73BB90C1" w14:textId="628B08D4" w:rsidR="00D42A22" w:rsidRDefault="00D42A22" w:rsidP="00964B84">
      <w:pPr>
        <w:pStyle w:val="NormalWeb"/>
        <w:spacing w:before="0" w:beforeAutospacing="0" w:after="0" w:afterAutospacing="0" w:line="276" w:lineRule="auto"/>
        <w:ind w:firstLine="567"/>
        <w:jc w:val="both"/>
        <w:rPr>
          <w:rFonts w:ascii="Arial" w:hAnsi="Arial" w:cs="Arial"/>
          <w:color w:val="000000" w:themeColor="text1"/>
          <w:sz w:val="20"/>
          <w:szCs w:val="20"/>
        </w:rPr>
      </w:pPr>
      <w:r w:rsidRPr="00FD03D0">
        <w:rPr>
          <w:rFonts w:ascii="Arial" w:hAnsi="Arial" w:cs="Arial"/>
          <w:color w:val="000000" w:themeColor="text1"/>
          <w:sz w:val="20"/>
          <w:szCs w:val="20"/>
        </w:rPr>
        <w:lastRenderedPageBreak/>
        <w:t>El reconocimiento temprano de síntomas evita la contaminación.</w:t>
      </w:r>
      <w:r w:rsidR="00964B84">
        <w:rPr>
          <w:rFonts w:ascii="Arial" w:hAnsi="Arial" w:cs="Arial"/>
          <w:color w:val="000000" w:themeColor="text1"/>
          <w:sz w:val="20"/>
          <w:szCs w:val="20"/>
        </w:rPr>
        <w:t xml:space="preserve"> </w:t>
      </w:r>
      <w:r w:rsidR="00964B84" w:rsidRPr="00964B84">
        <w:rPr>
          <w:rFonts w:ascii="Arial" w:hAnsi="Arial" w:cs="Arial"/>
          <w:color w:val="000000" w:themeColor="text1"/>
          <w:sz w:val="20"/>
          <w:szCs w:val="20"/>
        </w:rPr>
        <w:t>La clasificación es la siguiente</w:t>
      </w:r>
      <w:r w:rsidR="00964B84">
        <w:rPr>
          <w:rFonts w:ascii="Arial" w:hAnsi="Arial" w:cs="Arial"/>
          <w:color w:val="000000" w:themeColor="text1"/>
          <w:sz w:val="20"/>
          <w:szCs w:val="20"/>
        </w:rPr>
        <w:t>:</w:t>
      </w:r>
    </w:p>
    <w:p w14:paraId="1730027D" w14:textId="77777777" w:rsidR="00964B84" w:rsidRDefault="00964B84" w:rsidP="00964B84">
      <w:pPr>
        <w:pStyle w:val="NormalWeb"/>
        <w:spacing w:before="0" w:beforeAutospacing="0" w:after="0" w:afterAutospacing="0" w:line="276" w:lineRule="auto"/>
        <w:ind w:firstLine="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405"/>
        <w:gridCol w:w="4536"/>
        <w:gridCol w:w="3021"/>
      </w:tblGrid>
      <w:tr w:rsidR="00964B84" w:rsidRPr="00076D99" w14:paraId="64E314FF" w14:textId="77777777" w:rsidTr="00A01A4A">
        <w:tc>
          <w:tcPr>
            <w:tcW w:w="9962" w:type="dxa"/>
            <w:gridSpan w:val="3"/>
            <w:shd w:val="clear" w:color="auto" w:fill="9BBB59" w:themeFill="accent3"/>
          </w:tcPr>
          <w:p w14:paraId="277C4155" w14:textId="7F2E7C8E" w:rsidR="00964B84" w:rsidRPr="00076D99" w:rsidRDefault="00964B84"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Pasos</w:t>
            </w:r>
          </w:p>
        </w:tc>
      </w:tr>
      <w:tr w:rsidR="00964B84" w:rsidRPr="00076D99" w14:paraId="1FCF9B19" w14:textId="77777777" w:rsidTr="006768EC">
        <w:trPr>
          <w:trHeight w:val="550"/>
        </w:trPr>
        <w:tc>
          <w:tcPr>
            <w:tcW w:w="2405" w:type="dxa"/>
          </w:tcPr>
          <w:p w14:paraId="5A659340" w14:textId="1359106A" w:rsidR="006768EC" w:rsidRPr="00FD03D0" w:rsidRDefault="006768EC" w:rsidP="00742D83">
            <w:pPr>
              <w:pStyle w:val="Ttulo4"/>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Síntomas gastrointestinales (alto riesgo)</w:t>
            </w:r>
          </w:p>
          <w:p w14:paraId="5AE9692B" w14:textId="77777777" w:rsidR="00964B84" w:rsidRPr="001D04E2" w:rsidRDefault="00964B84" w:rsidP="00A01A4A"/>
          <w:p w14:paraId="47748B22" w14:textId="77777777" w:rsidR="00964B84" w:rsidRPr="00DC23B2" w:rsidRDefault="00964B84" w:rsidP="00A01A4A">
            <w:pPr>
              <w:spacing w:line="276" w:lineRule="auto"/>
              <w:jc w:val="both"/>
              <w:rPr>
                <w:rFonts w:ascii="Arial" w:hAnsi="Arial" w:cs="Arial"/>
                <w:b/>
                <w:bCs/>
                <w:color w:val="000000" w:themeColor="text1"/>
                <w:sz w:val="20"/>
                <w:szCs w:val="20"/>
              </w:rPr>
            </w:pPr>
          </w:p>
        </w:tc>
        <w:tc>
          <w:tcPr>
            <w:tcW w:w="4536" w:type="dxa"/>
          </w:tcPr>
          <w:p w14:paraId="5FBB31C2" w14:textId="5A482546" w:rsidR="00964B84" w:rsidRPr="004640F8" w:rsidRDefault="00265446" w:rsidP="00265446">
            <w:pPr>
              <w:pStyle w:val="NormalWeb"/>
              <w:spacing w:before="0" w:beforeAutospacing="0" w:after="0" w:afterAutospacing="0" w:line="276" w:lineRule="auto"/>
              <w:jc w:val="both"/>
              <w:rPr>
                <w:rFonts w:ascii="Arial" w:hAnsi="Arial" w:cs="Arial"/>
                <w:color w:val="000000" w:themeColor="text1"/>
                <w:sz w:val="20"/>
                <w:szCs w:val="20"/>
              </w:rPr>
            </w:pPr>
            <w:r w:rsidRPr="00265446">
              <w:rPr>
                <w:rFonts w:ascii="Arial" w:hAnsi="Arial" w:cs="Arial"/>
                <w:color w:val="000000" w:themeColor="text1"/>
                <w:sz w:val="20"/>
                <w:szCs w:val="20"/>
              </w:rPr>
              <w:t>Síntomas como diarrea, vómito y dolor abdominal pueden indicar la posible presencia de patógenos intestinales, asociados generalmente al consumo de alimentos contaminados y a deficiencias en las prácticas de higiene.</w:t>
            </w:r>
          </w:p>
        </w:tc>
        <w:tc>
          <w:tcPr>
            <w:tcW w:w="3021" w:type="dxa"/>
          </w:tcPr>
          <w:p w14:paraId="2B70C202" w14:textId="51B49AF6" w:rsidR="00964B84" w:rsidRPr="005104AC" w:rsidRDefault="00154403"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18A9B8DE" wp14:editId="4E694BE3">
                  <wp:extent cx="1167618" cy="878731"/>
                  <wp:effectExtent l="0" t="0" r="1270" b="0"/>
                  <wp:docPr id="38606393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63930" name="Imagen 386063930"/>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183619" cy="890773"/>
                          </a:xfrm>
                          <a:prstGeom prst="rect">
                            <a:avLst/>
                          </a:prstGeom>
                        </pic:spPr>
                      </pic:pic>
                    </a:graphicData>
                  </a:graphic>
                </wp:inline>
              </w:drawing>
            </w:r>
          </w:p>
        </w:tc>
      </w:tr>
      <w:tr w:rsidR="00265446" w:rsidRPr="00076D99" w14:paraId="06CD53AD" w14:textId="77777777" w:rsidTr="006768EC">
        <w:trPr>
          <w:trHeight w:val="550"/>
        </w:trPr>
        <w:tc>
          <w:tcPr>
            <w:tcW w:w="2405" w:type="dxa"/>
          </w:tcPr>
          <w:p w14:paraId="1848D207" w14:textId="5CA53B46" w:rsidR="00265446" w:rsidRPr="00FD03D0" w:rsidRDefault="00265446" w:rsidP="00742D83">
            <w:pPr>
              <w:pStyle w:val="Ttulo4"/>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Síntomas respiratorios</w:t>
            </w:r>
          </w:p>
        </w:tc>
        <w:tc>
          <w:tcPr>
            <w:tcW w:w="4536" w:type="dxa"/>
          </w:tcPr>
          <w:p w14:paraId="3CAE04A0" w14:textId="10F77616" w:rsidR="00265446" w:rsidRPr="00265446" w:rsidRDefault="006A5220" w:rsidP="00265446">
            <w:pPr>
              <w:pStyle w:val="NormalWeb"/>
              <w:spacing w:before="0" w:beforeAutospacing="0" w:after="0" w:afterAutospacing="0" w:line="276" w:lineRule="auto"/>
              <w:jc w:val="both"/>
              <w:rPr>
                <w:rFonts w:ascii="Arial" w:hAnsi="Arial" w:cs="Arial"/>
                <w:color w:val="000000" w:themeColor="text1"/>
                <w:sz w:val="20"/>
                <w:szCs w:val="20"/>
              </w:rPr>
            </w:pPr>
            <w:r w:rsidRPr="006A5220">
              <w:rPr>
                <w:rFonts w:ascii="Arial" w:hAnsi="Arial" w:cs="Arial"/>
                <w:color w:val="000000" w:themeColor="text1"/>
                <w:sz w:val="20"/>
                <w:szCs w:val="20"/>
              </w:rPr>
              <w:t>Síntomas como tos, estornudos y secreción nasal representan un riesgo de contaminación por gotas, ya que pueden dispersar microorganismos hacia los alimentos, superficies o utensilios durante su manipulación.</w:t>
            </w:r>
          </w:p>
        </w:tc>
        <w:tc>
          <w:tcPr>
            <w:tcW w:w="3021" w:type="dxa"/>
          </w:tcPr>
          <w:p w14:paraId="7AF43CCC" w14:textId="113DDC2B" w:rsidR="00265446" w:rsidRPr="005104AC" w:rsidRDefault="007C4227"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D340B41" wp14:editId="0F6C724A">
                  <wp:extent cx="1197480" cy="886264"/>
                  <wp:effectExtent l="0" t="0" r="0" b="3175"/>
                  <wp:docPr id="1550814589"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14589" name="Imagen 1550814589"/>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228850" cy="909482"/>
                          </a:xfrm>
                          <a:prstGeom prst="rect">
                            <a:avLst/>
                          </a:prstGeom>
                        </pic:spPr>
                      </pic:pic>
                    </a:graphicData>
                  </a:graphic>
                </wp:inline>
              </w:drawing>
            </w:r>
          </w:p>
        </w:tc>
      </w:tr>
      <w:tr w:rsidR="006A5220" w:rsidRPr="00076D99" w14:paraId="4392A26A" w14:textId="77777777" w:rsidTr="006768EC">
        <w:trPr>
          <w:trHeight w:val="550"/>
        </w:trPr>
        <w:tc>
          <w:tcPr>
            <w:tcW w:w="2405" w:type="dxa"/>
          </w:tcPr>
          <w:p w14:paraId="5106E976" w14:textId="16C1B74A" w:rsidR="006A5220" w:rsidRPr="00FD03D0" w:rsidRDefault="006A5220" w:rsidP="00742D83">
            <w:pPr>
              <w:pStyle w:val="Ttulo4"/>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Síntomas cutáneos</w:t>
            </w:r>
          </w:p>
        </w:tc>
        <w:tc>
          <w:tcPr>
            <w:tcW w:w="4536" w:type="dxa"/>
          </w:tcPr>
          <w:p w14:paraId="11373653" w14:textId="6B8AFA9A" w:rsidR="006A5220" w:rsidRPr="008F133E" w:rsidRDefault="008F133E" w:rsidP="008F133E">
            <w:pPr>
              <w:pStyle w:val="NormalWeb"/>
              <w:spacing w:before="0" w:beforeAutospacing="0" w:after="0" w:afterAutospacing="0" w:line="276" w:lineRule="auto"/>
              <w:jc w:val="both"/>
              <w:rPr>
                <w:rFonts w:ascii="Arial" w:hAnsi="Arial" w:cs="Arial"/>
                <w:color w:val="000000" w:themeColor="text1"/>
                <w:sz w:val="20"/>
                <w:szCs w:val="20"/>
              </w:rPr>
            </w:pPr>
            <w:r w:rsidRPr="008F133E">
              <w:rPr>
                <w:rFonts w:ascii="Arial" w:hAnsi="Arial" w:cs="Arial"/>
                <w:color w:val="000000" w:themeColor="text1"/>
                <w:sz w:val="20"/>
                <w:szCs w:val="20"/>
              </w:rPr>
              <w:t>La presencia de heridas, infecciones o abscesos en el manipulador representa un alto riesgo de contaminación directa, ya que pueden transferir microorganismos a los alimentos durante su manejo.</w:t>
            </w:r>
          </w:p>
        </w:tc>
        <w:tc>
          <w:tcPr>
            <w:tcW w:w="3021" w:type="dxa"/>
          </w:tcPr>
          <w:p w14:paraId="0E2BDB8E" w14:textId="1F0C99E6" w:rsidR="006A5220" w:rsidRPr="005104AC" w:rsidRDefault="007C4227"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4178D4B6" wp14:editId="729669F9">
                  <wp:extent cx="1236048" cy="928468"/>
                  <wp:effectExtent l="0" t="0" r="0" b="0"/>
                  <wp:docPr id="105068998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89984" name="Imagen 1050689984"/>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253895" cy="941874"/>
                          </a:xfrm>
                          <a:prstGeom prst="rect">
                            <a:avLst/>
                          </a:prstGeom>
                        </pic:spPr>
                      </pic:pic>
                    </a:graphicData>
                  </a:graphic>
                </wp:inline>
              </w:drawing>
            </w:r>
          </w:p>
        </w:tc>
      </w:tr>
    </w:tbl>
    <w:p w14:paraId="485DACFE" w14:textId="77777777" w:rsidR="00964B84" w:rsidRDefault="00964B84" w:rsidP="00964B84">
      <w:pPr>
        <w:pStyle w:val="NormalWeb"/>
        <w:spacing w:before="0" w:beforeAutospacing="0" w:after="0" w:afterAutospacing="0" w:line="276" w:lineRule="auto"/>
        <w:ind w:firstLine="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405"/>
        <w:gridCol w:w="4536"/>
        <w:gridCol w:w="3021"/>
      </w:tblGrid>
      <w:tr w:rsidR="00D46D51" w:rsidRPr="00076D99" w14:paraId="77ED1068" w14:textId="77777777" w:rsidTr="00A01A4A">
        <w:trPr>
          <w:trHeight w:val="550"/>
        </w:trPr>
        <w:tc>
          <w:tcPr>
            <w:tcW w:w="2405" w:type="dxa"/>
          </w:tcPr>
          <w:p w14:paraId="30377D27" w14:textId="77777777" w:rsidR="00D46D51" w:rsidRPr="00FD03D0" w:rsidRDefault="00D46D51" w:rsidP="00A01A4A">
            <w:pPr>
              <w:pStyle w:val="Ttulo4"/>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Síntomas sistémicos</w:t>
            </w:r>
          </w:p>
          <w:p w14:paraId="5BC910AA" w14:textId="77777777" w:rsidR="00D46D51" w:rsidRPr="00FD03D0" w:rsidRDefault="00D46D51" w:rsidP="00A01A4A">
            <w:pPr>
              <w:pStyle w:val="Ttulo4"/>
              <w:spacing w:before="0" w:after="0" w:line="276" w:lineRule="auto"/>
              <w:jc w:val="both"/>
              <w:rPr>
                <w:rStyle w:val="Textoennegrita"/>
                <w:rFonts w:ascii="Arial" w:hAnsi="Arial" w:cs="Arial"/>
                <w:color w:val="000000" w:themeColor="text1"/>
                <w:sz w:val="20"/>
                <w:szCs w:val="20"/>
              </w:rPr>
            </w:pPr>
          </w:p>
        </w:tc>
        <w:tc>
          <w:tcPr>
            <w:tcW w:w="4536" w:type="dxa"/>
          </w:tcPr>
          <w:p w14:paraId="4B913F3F" w14:textId="77777777" w:rsidR="00D46D51" w:rsidRPr="008920F5" w:rsidRDefault="00D46D51" w:rsidP="00A01A4A">
            <w:pPr>
              <w:pStyle w:val="NormalWeb"/>
              <w:spacing w:before="0" w:beforeAutospacing="0" w:after="0" w:afterAutospacing="0" w:line="276" w:lineRule="auto"/>
              <w:jc w:val="both"/>
              <w:rPr>
                <w:rFonts w:ascii="Arial" w:hAnsi="Arial" w:cs="Arial"/>
                <w:color w:val="000000" w:themeColor="text1"/>
                <w:sz w:val="20"/>
                <w:szCs w:val="20"/>
              </w:rPr>
            </w:pPr>
            <w:r w:rsidRPr="008920F5">
              <w:rPr>
                <w:rFonts w:ascii="Arial" w:hAnsi="Arial" w:cs="Arial"/>
                <w:color w:val="000000" w:themeColor="text1"/>
                <w:sz w:val="20"/>
                <w:szCs w:val="20"/>
              </w:rPr>
              <w:t>La fiebre y el malestar general son signos que indican una posible infección activa, representando un riesgo para la inocuidad de los alimentos si el manipulador continúa en sus labores.</w:t>
            </w:r>
          </w:p>
          <w:p w14:paraId="1E342689" w14:textId="77777777" w:rsidR="00D46D51" w:rsidRPr="00265446" w:rsidRDefault="00D46D51" w:rsidP="00A01A4A">
            <w:pPr>
              <w:pStyle w:val="NormalWeb"/>
              <w:spacing w:before="0" w:beforeAutospacing="0" w:after="0" w:afterAutospacing="0" w:line="276" w:lineRule="auto"/>
              <w:jc w:val="both"/>
              <w:rPr>
                <w:rFonts w:ascii="Arial" w:hAnsi="Arial" w:cs="Arial"/>
                <w:color w:val="000000" w:themeColor="text1"/>
                <w:sz w:val="20"/>
                <w:szCs w:val="20"/>
              </w:rPr>
            </w:pPr>
          </w:p>
        </w:tc>
        <w:tc>
          <w:tcPr>
            <w:tcW w:w="3021" w:type="dxa"/>
          </w:tcPr>
          <w:p w14:paraId="51B716A8" w14:textId="7AFEEBE0" w:rsidR="00D46D51" w:rsidRPr="005104AC" w:rsidRDefault="00AB5A4A"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0ABDB4D" wp14:editId="4E39C009">
                  <wp:extent cx="1306859" cy="1012874"/>
                  <wp:effectExtent l="0" t="0" r="1270" b="3175"/>
                  <wp:docPr id="155902259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22594" name="Imagen 1559022594"/>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320920" cy="1023772"/>
                          </a:xfrm>
                          <a:prstGeom prst="rect">
                            <a:avLst/>
                          </a:prstGeom>
                        </pic:spPr>
                      </pic:pic>
                    </a:graphicData>
                  </a:graphic>
                </wp:inline>
              </w:drawing>
            </w:r>
          </w:p>
        </w:tc>
      </w:tr>
      <w:tr w:rsidR="00D46D51" w:rsidRPr="00076D99" w14:paraId="55EC9095" w14:textId="77777777" w:rsidTr="00A01A4A">
        <w:trPr>
          <w:trHeight w:val="550"/>
        </w:trPr>
        <w:tc>
          <w:tcPr>
            <w:tcW w:w="2405" w:type="dxa"/>
          </w:tcPr>
          <w:p w14:paraId="5C9B5CC4" w14:textId="77777777" w:rsidR="00D46D51" w:rsidRPr="00FD03D0" w:rsidRDefault="00D46D51" w:rsidP="00A01A4A">
            <w:pPr>
              <w:pStyle w:val="Ttulo4"/>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Matriz de decisión para el manipulador</w:t>
            </w:r>
          </w:p>
        </w:tc>
        <w:tc>
          <w:tcPr>
            <w:tcW w:w="4536" w:type="dxa"/>
          </w:tcPr>
          <w:p w14:paraId="4F42B620" w14:textId="77777777" w:rsidR="00D46D51" w:rsidRPr="00265446" w:rsidRDefault="00D46D51" w:rsidP="00A01A4A">
            <w:pPr>
              <w:pStyle w:val="NormalWeb"/>
              <w:spacing w:before="0" w:beforeAutospacing="0" w:after="0" w:afterAutospacing="0" w:line="276" w:lineRule="auto"/>
              <w:jc w:val="both"/>
              <w:rPr>
                <w:rFonts w:ascii="Arial" w:hAnsi="Arial" w:cs="Arial"/>
                <w:color w:val="000000" w:themeColor="text1"/>
                <w:sz w:val="20"/>
                <w:szCs w:val="20"/>
              </w:rPr>
            </w:pPr>
            <w:r w:rsidRPr="00796682">
              <w:rPr>
                <w:rFonts w:ascii="Arial" w:hAnsi="Arial" w:cs="Arial"/>
                <w:color w:val="000000" w:themeColor="text1"/>
                <w:sz w:val="20"/>
                <w:szCs w:val="20"/>
              </w:rPr>
              <w:t>Los síntomas en el manipulador de alimentos determinan el nivel de riesgo y las acciones a seguir: la diarrea y la fiebre representan un riesgo alto, requiriendo suspensión inmediata o no ingreso; las heridas cubiertas y la tos leve implican riesgo medio y exigen medidas de protección; mientras que la ausencia de síntomas corresponde a un riesgo bajo, permitiendo el trabajo normal.</w:t>
            </w:r>
          </w:p>
        </w:tc>
        <w:tc>
          <w:tcPr>
            <w:tcW w:w="3021" w:type="dxa"/>
          </w:tcPr>
          <w:p w14:paraId="4D51CB2E" w14:textId="5A821CB0" w:rsidR="00D46D51" w:rsidRPr="005104AC" w:rsidRDefault="00AB5A4A"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4C937224" wp14:editId="37CCFE04">
                  <wp:extent cx="1342054" cy="1083212"/>
                  <wp:effectExtent l="0" t="0" r="4445" b="0"/>
                  <wp:docPr id="197593790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37904" name="Imagen 1975937904"/>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351126" cy="1090535"/>
                          </a:xfrm>
                          <a:prstGeom prst="rect">
                            <a:avLst/>
                          </a:prstGeom>
                        </pic:spPr>
                      </pic:pic>
                    </a:graphicData>
                  </a:graphic>
                </wp:inline>
              </w:drawing>
            </w:r>
          </w:p>
        </w:tc>
      </w:tr>
      <w:tr w:rsidR="00D46D51" w:rsidRPr="00076D99" w14:paraId="30A31968" w14:textId="77777777" w:rsidTr="00A01A4A">
        <w:trPr>
          <w:trHeight w:val="550"/>
        </w:trPr>
        <w:tc>
          <w:tcPr>
            <w:tcW w:w="2405" w:type="dxa"/>
          </w:tcPr>
          <w:p w14:paraId="6F737B0B" w14:textId="77777777" w:rsidR="00D46D51" w:rsidRPr="00742D83" w:rsidRDefault="00D46D51" w:rsidP="00A01A4A">
            <w:pPr>
              <w:pStyle w:val="Ttulo3"/>
              <w:spacing w:before="0" w:after="0" w:line="276" w:lineRule="auto"/>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Error común en la industria</w:t>
            </w:r>
          </w:p>
        </w:tc>
        <w:tc>
          <w:tcPr>
            <w:tcW w:w="4536" w:type="dxa"/>
          </w:tcPr>
          <w:p w14:paraId="3C4449CF" w14:textId="77777777" w:rsidR="00D46D51" w:rsidRPr="00796682" w:rsidRDefault="00D46D51" w:rsidP="00A01A4A">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“Trabajar enfermo” por presión laboral</w:t>
            </w:r>
            <w:r w:rsidRPr="00FD03D0">
              <w:rPr>
                <w:rFonts w:ascii="Arial" w:hAnsi="Arial" w:cs="Arial"/>
                <w:color w:val="000000" w:themeColor="text1"/>
                <w:sz w:val="20"/>
                <w:szCs w:val="20"/>
              </w:rPr>
              <w:br/>
              <w:t>Esto es uno de los principales factores de brotes alimentarios.</w:t>
            </w:r>
          </w:p>
        </w:tc>
        <w:tc>
          <w:tcPr>
            <w:tcW w:w="3021" w:type="dxa"/>
          </w:tcPr>
          <w:p w14:paraId="22D06AEF" w14:textId="55EC4CF1" w:rsidR="00D46D51" w:rsidRPr="005104AC" w:rsidRDefault="00081FFC"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65509FE7" wp14:editId="3C7EC313">
                  <wp:extent cx="1308296" cy="910910"/>
                  <wp:effectExtent l="0" t="0" r="0" b="3810"/>
                  <wp:docPr id="1508244130"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44130" name="Imagen 1508244130"/>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320332" cy="919290"/>
                          </a:xfrm>
                          <a:prstGeom prst="rect">
                            <a:avLst/>
                          </a:prstGeom>
                        </pic:spPr>
                      </pic:pic>
                    </a:graphicData>
                  </a:graphic>
                </wp:inline>
              </w:drawing>
            </w:r>
          </w:p>
        </w:tc>
      </w:tr>
    </w:tbl>
    <w:p w14:paraId="0E5A107E" w14:textId="77777777" w:rsidR="00D46D51" w:rsidRPr="00FD03D0" w:rsidRDefault="00D46D51" w:rsidP="00964B84">
      <w:pPr>
        <w:pStyle w:val="NormalWeb"/>
        <w:spacing w:before="0" w:beforeAutospacing="0" w:after="0" w:afterAutospacing="0" w:line="276" w:lineRule="auto"/>
        <w:ind w:firstLine="567"/>
        <w:jc w:val="both"/>
        <w:rPr>
          <w:rFonts w:ascii="Arial" w:hAnsi="Arial" w:cs="Arial"/>
          <w:color w:val="000000" w:themeColor="text1"/>
          <w:sz w:val="20"/>
          <w:szCs w:val="20"/>
        </w:rPr>
      </w:pPr>
    </w:p>
    <w:p w14:paraId="68F54881" w14:textId="364D777B" w:rsidR="00D42A22" w:rsidRDefault="000E48E2" w:rsidP="000E48E2">
      <w:pPr>
        <w:pStyle w:val="NormalWeb"/>
        <w:spacing w:before="0" w:beforeAutospacing="0" w:after="0" w:afterAutospacing="0" w:line="276" w:lineRule="auto"/>
        <w:jc w:val="both"/>
        <w:rPr>
          <w:rFonts w:ascii="Arial" w:hAnsi="Arial" w:cs="Arial"/>
          <w:color w:val="000000" w:themeColor="text1"/>
          <w:sz w:val="20"/>
          <w:szCs w:val="20"/>
        </w:rPr>
      </w:pPr>
      <w:r w:rsidRPr="000E48E2">
        <w:rPr>
          <w:rFonts w:ascii="Arial" w:hAnsi="Arial" w:cs="Arial"/>
          <w:color w:val="000000" w:themeColor="text1"/>
          <w:sz w:val="20"/>
          <w:szCs w:val="20"/>
        </w:rPr>
        <w:t>El protocolo ampliado de actuación incluye autoevaluación diaria, reporte inmediato de síntomas, retiro preventivo, evaluación médica, registro del caso y autorización segura para el retorno laboral.</w:t>
      </w:r>
    </w:p>
    <w:p w14:paraId="0516106F" w14:textId="77777777" w:rsidR="000E48E2" w:rsidRPr="000E48E2" w:rsidRDefault="000E48E2" w:rsidP="000E48E2"/>
    <w:p w14:paraId="0FD4A863" w14:textId="4534C9E4" w:rsidR="00D42A22" w:rsidRDefault="00D42A22" w:rsidP="000A2A08">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Protocolo ampliado de actuación</w:t>
      </w:r>
      <w:r w:rsidR="000E48E2">
        <w:rPr>
          <w:rStyle w:val="Textoennegrita"/>
          <w:rFonts w:ascii="Arial" w:hAnsi="Arial" w:cs="Arial"/>
          <w:color w:val="000000" w:themeColor="text1"/>
          <w:sz w:val="20"/>
          <w:szCs w:val="20"/>
        </w:rPr>
        <w:t>:</w:t>
      </w:r>
    </w:p>
    <w:p w14:paraId="3C369075" w14:textId="77777777" w:rsidR="000E48E2" w:rsidRPr="000E48E2" w:rsidRDefault="000E48E2" w:rsidP="000E48E2"/>
    <w:p w14:paraId="6C4C982F" w14:textId="77777777" w:rsidR="00D42A22" w:rsidRPr="00FD03D0" w:rsidRDefault="00D42A22" w:rsidP="00D94118">
      <w:pPr>
        <w:numPr>
          <w:ilvl w:val="0"/>
          <w:numId w:val="5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Autoevaluación diaria </w:t>
      </w:r>
    </w:p>
    <w:p w14:paraId="51772215" w14:textId="77777777" w:rsidR="00D42A22" w:rsidRPr="00FD03D0" w:rsidRDefault="00D42A22" w:rsidP="00D94118">
      <w:pPr>
        <w:numPr>
          <w:ilvl w:val="0"/>
          <w:numId w:val="5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Reporte inmediato </w:t>
      </w:r>
    </w:p>
    <w:p w14:paraId="626365C1" w14:textId="77777777" w:rsidR="00D42A22" w:rsidRPr="00FD03D0" w:rsidRDefault="00D42A22" w:rsidP="00D94118">
      <w:pPr>
        <w:numPr>
          <w:ilvl w:val="0"/>
          <w:numId w:val="5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Retiro preventivo </w:t>
      </w:r>
    </w:p>
    <w:p w14:paraId="1A438D0F" w14:textId="77777777" w:rsidR="00D42A22" w:rsidRPr="00FD03D0" w:rsidRDefault="00D42A22" w:rsidP="00D94118">
      <w:pPr>
        <w:numPr>
          <w:ilvl w:val="0"/>
          <w:numId w:val="5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Evaluación médica </w:t>
      </w:r>
    </w:p>
    <w:p w14:paraId="2C873A2A" w14:textId="77777777" w:rsidR="00D42A22" w:rsidRPr="00FD03D0" w:rsidRDefault="00D42A22" w:rsidP="00D94118">
      <w:pPr>
        <w:numPr>
          <w:ilvl w:val="0"/>
          <w:numId w:val="5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Registro del caso </w:t>
      </w:r>
    </w:p>
    <w:p w14:paraId="5ACF1C32" w14:textId="77777777" w:rsidR="00D42A22" w:rsidRPr="00FD03D0" w:rsidRDefault="00D42A22" w:rsidP="00D94118">
      <w:pPr>
        <w:numPr>
          <w:ilvl w:val="0"/>
          <w:numId w:val="5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Autorización de retorno </w:t>
      </w:r>
    </w:p>
    <w:p w14:paraId="687C2ACD" w14:textId="77777777" w:rsidR="006C5A99" w:rsidRDefault="006C5A99" w:rsidP="000A2A08">
      <w:pPr>
        <w:pStyle w:val="Ttulo1"/>
        <w:spacing w:before="0" w:after="0" w:line="276" w:lineRule="auto"/>
        <w:jc w:val="both"/>
        <w:rPr>
          <w:rStyle w:val="Textoennegrita"/>
          <w:rFonts w:ascii="Arial" w:hAnsi="Arial" w:cs="Arial"/>
          <w:color w:val="000000" w:themeColor="text1"/>
          <w:sz w:val="20"/>
          <w:szCs w:val="20"/>
        </w:rPr>
      </w:pPr>
    </w:p>
    <w:p w14:paraId="5682BC79" w14:textId="08031CE0" w:rsidR="00B77B2C" w:rsidRPr="00FF421A" w:rsidRDefault="00940BE6" w:rsidP="00C10E73">
      <w:pPr>
        <w:jc w:val="both"/>
        <w:rPr>
          <w:rFonts w:ascii="Arial" w:hAnsi="Arial" w:cs="Arial"/>
          <w:sz w:val="20"/>
          <w:szCs w:val="20"/>
        </w:rPr>
      </w:pPr>
      <w:r>
        <w:rPr>
          <w:rFonts w:ascii="Arial" w:hAnsi="Arial" w:cs="Arial"/>
          <w:sz w:val="20"/>
          <w:szCs w:val="20"/>
        </w:rPr>
        <w:t>Acto seguido, se dará paso a la integración con sistemas de inocuidad</w:t>
      </w:r>
      <w:r w:rsidR="001D63B1">
        <w:rPr>
          <w:rFonts w:ascii="Arial" w:hAnsi="Arial" w:cs="Arial"/>
          <w:sz w:val="20"/>
          <w:szCs w:val="20"/>
        </w:rPr>
        <w:t xml:space="preserve"> en el siguiente video. Esto permite </w:t>
      </w:r>
      <w:r w:rsidR="00FC1EFA">
        <w:rPr>
          <w:rFonts w:ascii="Arial" w:hAnsi="Arial" w:cs="Arial"/>
          <w:sz w:val="20"/>
          <w:szCs w:val="20"/>
        </w:rPr>
        <w:t xml:space="preserve">la </w:t>
      </w:r>
      <w:r w:rsidR="00C10E73">
        <w:rPr>
          <w:rFonts w:ascii="Arial" w:hAnsi="Arial" w:cs="Arial"/>
          <w:sz w:val="20"/>
          <w:szCs w:val="20"/>
        </w:rPr>
        <w:t>articulación</w:t>
      </w:r>
      <w:r w:rsidR="00FC1EFA">
        <w:rPr>
          <w:rFonts w:ascii="Arial" w:hAnsi="Arial" w:cs="Arial"/>
          <w:sz w:val="20"/>
          <w:szCs w:val="20"/>
        </w:rPr>
        <w:t xml:space="preserve"> de prácticas, controles y normativas para garantizar alimentos</w:t>
      </w:r>
      <w:r w:rsidR="00C10E73">
        <w:rPr>
          <w:rFonts w:ascii="Arial" w:hAnsi="Arial" w:cs="Arial"/>
          <w:sz w:val="20"/>
          <w:szCs w:val="20"/>
        </w:rPr>
        <w:t xml:space="preserve"> seguros, optimizar procesos y fortalecer</w:t>
      </w:r>
      <w:r w:rsidR="00FF421A" w:rsidRPr="00FF421A">
        <w:rPr>
          <w:rFonts w:ascii="Arial" w:hAnsi="Arial" w:cs="Arial"/>
          <w:sz w:val="20"/>
          <w:szCs w:val="20"/>
        </w:rPr>
        <w:t xml:space="preserve"> </w:t>
      </w:r>
      <w:r w:rsidR="00C62268">
        <w:rPr>
          <w:rFonts w:ascii="Arial" w:hAnsi="Arial" w:cs="Arial"/>
          <w:sz w:val="20"/>
          <w:szCs w:val="20"/>
        </w:rPr>
        <w:t>la prevención de riesgos en toda la cadena productiva.</w:t>
      </w:r>
    </w:p>
    <w:p w14:paraId="3DBF46E2" w14:textId="77777777" w:rsidR="00B77B2C" w:rsidRPr="00B77B2C" w:rsidRDefault="00B77B2C" w:rsidP="00B77B2C"/>
    <w:p w14:paraId="549A0A35" w14:textId="77777777" w:rsidR="00592132" w:rsidRDefault="00592132" w:rsidP="00592132"/>
    <w:p w14:paraId="504017C4" w14:textId="231A32DB" w:rsidR="00592132" w:rsidRPr="00656DBA" w:rsidRDefault="00592132" w:rsidP="0059213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92CDDC" w:themeFill="accent5" w:themeFillTint="99"/>
        <w:spacing w:line="276" w:lineRule="auto"/>
        <w:ind w:right="49"/>
        <w:jc w:val="center"/>
        <w:rPr>
          <w:rFonts w:ascii="Arial" w:hAnsi="Arial" w:cs="Arial"/>
          <w:b/>
          <w:color w:val="000000" w:themeColor="text1"/>
          <w:sz w:val="20"/>
          <w:szCs w:val="20"/>
        </w:rPr>
      </w:pPr>
      <w:r w:rsidRPr="00656DBA">
        <w:rPr>
          <w:rFonts w:ascii="Arial" w:hAnsi="Arial" w:cs="Arial"/>
          <w:b/>
          <w:bCs/>
          <w:color w:val="000000" w:themeColor="text1"/>
          <w:sz w:val="20"/>
          <w:szCs w:val="20"/>
          <w:lang w:val="es-MX"/>
        </w:rPr>
        <w:t xml:space="preserve">Video: </w:t>
      </w:r>
      <w:r w:rsidR="00C62268">
        <w:rPr>
          <w:rFonts w:ascii="Arial" w:hAnsi="Arial" w:cs="Arial"/>
          <w:sz w:val="20"/>
          <w:szCs w:val="20"/>
        </w:rPr>
        <w:t>Integración con sistemas de inocuidad</w:t>
      </w:r>
    </w:p>
    <w:p w14:paraId="24619FE7" w14:textId="77777777" w:rsidR="00592132" w:rsidRDefault="00592132" w:rsidP="00592132"/>
    <w:p w14:paraId="7D47EAB1" w14:textId="77777777" w:rsidR="00D42A22" w:rsidRPr="00FD03D0" w:rsidRDefault="00D42A22" w:rsidP="000A2A08">
      <w:pPr>
        <w:spacing w:line="276" w:lineRule="auto"/>
        <w:jc w:val="both"/>
        <w:rPr>
          <w:rFonts w:ascii="Arial" w:hAnsi="Arial" w:cs="Arial"/>
          <w:color w:val="000000" w:themeColor="text1"/>
          <w:sz w:val="20"/>
          <w:szCs w:val="20"/>
        </w:rPr>
      </w:pPr>
    </w:p>
    <w:p w14:paraId="4C9470D1" w14:textId="77777777" w:rsidR="00897537" w:rsidRDefault="00897537" w:rsidP="000A2A08">
      <w:pPr>
        <w:pStyle w:val="Ttulo1"/>
        <w:spacing w:before="0" w:after="0" w:line="276" w:lineRule="auto"/>
        <w:jc w:val="both"/>
        <w:rPr>
          <w:rStyle w:val="Textoennegrita"/>
          <w:rFonts w:ascii="Arial" w:hAnsi="Arial" w:cs="Arial"/>
          <w:color w:val="000000" w:themeColor="text1"/>
          <w:sz w:val="20"/>
          <w:szCs w:val="20"/>
        </w:rPr>
      </w:pPr>
    </w:p>
    <w:p w14:paraId="0B8419F9" w14:textId="77777777" w:rsidR="0007430F" w:rsidRDefault="0007430F">
      <w:pPr>
        <w:spacing w:line="276" w:lineRule="auto"/>
        <w:rPr>
          <w:rStyle w:val="Textoennegrita"/>
          <w:rFonts w:ascii="Arial" w:hAnsi="Arial" w:cs="Arial"/>
          <w:color w:val="000000" w:themeColor="text1"/>
          <w:sz w:val="20"/>
          <w:szCs w:val="20"/>
        </w:rPr>
      </w:pPr>
      <w:r>
        <w:rPr>
          <w:rStyle w:val="Textoennegrita"/>
          <w:rFonts w:ascii="Arial" w:hAnsi="Arial" w:cs="Arial"/>
          <w:color w:val="000000" w:themeColor="text1"/>
          <w:sz w:val="20"/>
          <w:szCs w:val="20"/>
        </w:rPr>
        <w:br w:type="page"/>
      </w:r>
    </w:p>
    <w:p w14:paraId="4B0390D2" w14:textId="3F529F2C" w:rsidR="00D42A22" w:rsidRPr="00FD03D0" w:rsidRDefault="00D42A22" w:rsidP="006E761C">
      <w:pPr>
        <w:pStyle w:val="Ttulo1"/>
        <w:numPr>
          <w:ilvl w:val="0"/>
          <w:numId w:val="75"/>
        </w:numPr>
        <w:spacing w:before="0" w:after="0" w:line="276" w:lineRule="auto"/>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C</w:t>
      </w:r>
      <w:r w:rsidR="00182CA9">
        <w:rPr>
          <w:rStyle w:val="Textoennegrita"/>
          <w:rFonts w:ascii="Arial" w:hAnsi="Arial" w:cs="Arial"/>
          <w:color w:val="000000" w:themeColor="text1"/>
          <w:sz w:val="20"/>
          <w:szCs w:val="20"/>
        </w:rPr>
        <w:t>ontrol sanitario complementario</w:t>
      </w:r>
    </w:p>
    <w:p w14:paraId="50F05312" w14:textId="77777777" w:rsidR="00897537" w:rsidRDefault="00897537" w:rsidP="000A2A08">
      <w:pPr>
        <w:pStyle w:val="NormalWeb"/>
        <w:spacing w:before="0" w:beforeAutospacing="0" w:after="0" w:afterAutospacing="0" w:line="276" w:lineRule="auto"/>
        <w:jc w:val="both"/>
        <w:rPr>
          <w:rFonts w:ascii="Arial" w:hAnsi="Arial" w:cs="Arial"/>
          <w:color w:val="000000" w:themeColor="text1"/>
          <w:sz w:val="20"/>
          <w:szCs w:val="20"/>
        </w:rPr>
      </w:pPr>
    </w:p>
    <w:p w14:paraId="255D1496" w14:textId="77777777" w:rsidR="0007430F" w:rsidRDefault="0007430F" w:rsidP="000A2A08">
      <w:pPr>
        <w:pStyle w:val="NormalWeb"/>
        <w:spacing w:before="0" w:beforeAutospacing="0" w:after="0" w:afterAutospacing="0" w:line="276" w:lineRule="auto"/>
        <w:jc w:val="both"/>
        <w:rPr>
          <w:rFonts w:ascii="Arial" w:hAnsi="Arial" w:cs="Arial"/>
          <w:color w:val="000000" w:themeColor="text1"/>
          <w:sz w:val="20"/>
          <w:szCs w:val="20"/>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5"/>
        <w:gridCol w:w="4680"/>
      </w:tblGrid>
      <w:tr w:rsidR="0007430F" w:rsidRPr="000F1FCE" w14:paraId="2DF820CC" w14:textId="77777777" w:rsidTr="00A01A4A">
        <w:trPr>
          <w:trHeight w:val="300"/>
        </w:trPr>
        <w:tc>
          <w:tcPr>
            <w:tcW w:w="9915"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7EEB8FC9" w14:textId="77777777" w:rsidR="0007430F" w:rsidRPr="000F1FCE" w:rsidRDefault="0007430F" w:rsidP="00A01A4A">
            <w:pPr>
              <w:spacing w:line="276" w:lineRule="auto"/>
              <w:jc w:val="center"/>
              <w:textAlignment w:val="baseline"/>
              <w:rPr>
                <w:rFonts w:ascii="Arial" w:hAnsi="Arial" w:cs="Arial"/>
                <w:sz w:val="20"/>
                <w:szCs w:val="20"/>
              </w:rPr>
            </w:pPr>
            <w:r w:rsidRPr="000F1FCE">
              <w:rPr>
                <w:rFonts w:ascii="Arial" w:hAnsi="Arial" w:cs="Arial"/>
                <w:b/>
                <w:bCs/>
                <w:color w:val="000000"/>
                <w:sz w:val="20"/>
                <w:szCs w:val="20"/>
                <w:lang w:val="es-MX"/>
              </w:rPr>
              <w:t>Bloque de texto destacado</w:t>
            </w:r>
            <w:r w:rsidRPr="000F1FCE">
              <w:rPr>
                <w:rFonts w:ascii="Arial" w:hAnsi="Arial" w:cs="Arial"/>
                <w:color w:val="000000"/>
                <w:sz w:val="20"/>
                <w:szCs w:val="20"/>
              </w:rPr>
              <w:t> </w:t>
            </w:r>
          </w:p>
        </w:tc>
      </w:tr>
      <w:tr w:rsidR="0007430F" w:rsidRPr="000F1FCE" w14:paraId="33DB4319" w14:textId="77777777" w:rsidTr="00A01A4A">
        <w:trPr>
          <w:trHeight w:val="285"/>
        </w:trPr>
        <w:tc>
          <w:tcPr>
            <w:tcW w:w="5235" w:type="dxa"/>
            <w:tcBorders>
              <w:top w:val="single" w:sz="6" w:space="0" w:color="auto"/>
              <w:left w:val="single" w:sz="6" w:space="0" w:color="auto"/>
              <w:bottom w:val="single" w:sz="6" w:space="0" w:color="auto"/>
              <w:right w:val="single" w:sz="6" w:space="0" w:color="auto"/>
            </w:tcBorders>
            <w:hideMark/>
          </w:tcPr>
          <w:p w14:paraId="230EFD44" w14:textId="4BEE2B82" w:rsidR="0007430F" w:rsidRPr="000F1FCE" w:rsidRDefault="00182CA9" w:rsidP="00A01A4A">
            <w:pPr>
              <w:spacing w:line="276" w:lineRule="auto"/>
              <w:ind w:left="60" w:right="129"/>
              <w:jc w:val="center"/>
              <w:textAlignment w:val="baseline"/>
              <w:rPr>
                <w:rFonts w:ascii="Arial" w:hAnsi="Arial" w:cs="Arial"/>
                <w:sz w:val="20"/>
                <w:szCs w:val="20"/>
              </w:rPr>
            </w:pPr>
            <w:r>
              <w:rPr>
                <w:rFonts w:ascii="Arial" w:hAnsi="Arial" w:cs="Arial"/>
                <w:noProof/>
                <w:sz w:val="20"/>
                <w:szCs w:val="20"/>
              </w:rPr>
              <w:drawing>
                <wp:inline distT="0" distB="0" distL="0" distR="0" wp14:anchorId="0B07F39F" wp14:editId="364C3FE1">
                  <wp:extent cx="2552700" cy="1917700"/>
                  <wp:effectExtent l="0" t="0" r="0" b="0"/>
                  <wp:docPr id="6011842"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842" name="Imagen 6011842"/>
                          <pic:cNvPicPr/>
                        </pic:nvPicPr>
                        <pic:blipFill>
                          <a:blip r:embed="rId134">
                            <a:extLst>
                              <a:ext uri="{28A0092B-C50C-407E-A947-70E740481C1C}">
                                <a14:useLocalDpi xmlns:a14="http://schemas.microsoft.com/office/drawing/2010/main" val="0"/>
                              </a:ext>
                            </a:extLst>
                          </a:blip>
                          <a:stretch>
                            <a:fillRect/>
                          </a:stretch>
                        </pic:blipFill>
                        <pic:spPr>
                          <a:xfrm>
                            <a:off x="0" y="0"/>
                            <a:ext cx="2552700" cy="1917700"/>
                          </a:xfrm>
                          <a:prstGeom prst="rect">
                            <a:avLst/>
                          </a:prstGeom>
                        </pic:spPr>
                      </pic:pic>
                    </a:graphicData>
                  </a:graphic>
                </wp:inline>
              </w:drawing>
            </w:r>
          </w:p>
        </w:tc>
        <w:tc>
          <w:tcPr>
            <w:tcW w:w="4665" w:type="dxa"/>
            <w:tcBorders>
              <w:top w:val="single" w:sz="6" w:space="0" w:color="auto"/>
              <w:left w:val="single" w:sz="6" w:space="0" w:color="auto"/>
              <w:bottom w:val="single" w:sz="6" w:space="0" w:color="auto"/>
              <w:right w:val="single" w:sz="6" w:space="0" w:color="auto"/>
            </w:tcBorders>
            <w:hideMark/>
          </w:tcPr>
          <w:p w14:paraId="5BF1DF8B" w14:textId="77777777" w:rsidR="0007430F" w:rsidRPr="00FD03D0" w:rsidRDefault="0007430F" w:rsidP="0007430F">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El control sanitario complementario comprende un conjunto de acciones orientadas a prevenir riesgos de contaminación en la industria alimentaria, especialmente en el sector cárnico, donde factores como las plagas, los residuos y el entorno pueden afectar directamente la inocuidad de los productos.</w:t>
            </w:r>
          </w:p>
          <w:p w14:paraId="1116D44D" w14:textId="22ABCB79" w:rsidR="0007430F" w:rsidRPr="0007430F" w:rsidRDefault="0007430F" w:rsidP="00A01A4A">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Este control actúa como un </w:t>
            </w:r>
            <w:r w:rsidRPr="00FD03D0">
              <w:rPr>
                <w:rStyle w:val="Textoennegrita"/>
                <w:rFonts w:ascii="Arial" w:hAnsi="Arial" w:cs="Arial"/>
                <w:color w:val="000000" w:themeColor="text1"/>
                <w:sz w:val="20"/>
                <w:szCs w:val="20"/>
              </w:rPr>
              <w:t>soporte fundamental de las BPM</w:t>
            </w:r>
            <w:r w:rsidRPr="00FD03D0">
              <w:rPr>
                <w:rFonts w:ascii="Arial" w:hAnsi="Arial" w:cs="Arial"/>
                <w:color w:val="000000" w:themeColor="text1"/>
                <w:sz w:val="20"/>
                <w:szCs w:val="20"/>
              </w:rPr>
              <w:t>, fortaleciendo las condiciones higiénicas del proceso productivo.</w:t>
            </w:r>
          </w:p>
        </w:tc>
      </w:tr>
    </w:tbl>
    <w:p w14:paraId="6F5F64A5" w14:textId="77777777" w:rsidR="0007430F" w:rsidRDefault="0007430F" w:rsidP="000A2A08">
      <w:pPr>
        <w:pStyle w:val="NormalWeb"/>
        <w:spacing w:before="0" w:beforeAutospacing="0" w:after="0" w:afterAutospacing="0" w:line="276" w:lineRule="auto"/>
        <w:jc w:val="both"/>
        <w:rPr>
          <w:rFonts w:ascii="Arial" w:hAnsi="Arial" w:cs="Arial"/>
          <w:color w:val="000000" w:themeColor="text1"/>
          <w:sz w:val="20"/>
          <w:szCs w:val="20"/>
        </w:rPr>
      </w:pPr>
    </w:p>
    <w:p w14:paraId="278C8A60" w14:textId="77777777" w:rsidR="00897537" w:rsidRDefault="00897537" w:rsidP="000A2A08">
      <w:pPr>
        <w:pStyle w:val="Ttulo2"/>
        <w:spacing w:before="0" w:after="0" w:line="276" w:lineRule="auto"/>
        <w:jc w:val="both"/>
        <w:rPr>
          <w:rStyle w:val="Textoennegrita"/>
          <w:rFonts w:ascii="Arial" w:hAnsi="Arial" w:cs="Arial"/>
          <w:color w:val="000000" w:themeColor="text1"/>
          <w:sz w:val="20"/>
          <w:szCs w:val="20"/>
        </w:rPr>
      </w:pPr>
    </w:p>
    <w:p w14:paraId="3C9CFB18" w14:textId="77777777" w:rsidR="006C2EC7" w:rsidRPr="006C2EC7" w:rsidRDefault="006C2EC7" w:rsidP="006C2EC7"/>
    <w:p w14:paraId="0C4D74A1" w14:textId="3873CEC2" w:rsidR="00D42A22" w:rsidRPr="00FD03D0" w:rsidRDefault="00D42A22" w:rsidP="006C2EC7">
      <w:pPr>
        <w:pStyle w:val="Ttulo2"/>
        <w:numPr>
          <w:ilvl w:val="1"/>
          <w:numId w:val="75"/>
        </w:numPr>
        <w:spacing w:before="0" w:after="0" w:line="276" w:lineRule="auto"/>
        <w:ind w:left="567" w:hanging="567"/>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Control de plagas en la industria cárnica</w:t>
      </w:r>
    </w:p>
    <w:p w14:paraId="128008FA" w14:textId="77777777" w:rsidR="00D42A22" w:rsidRDefault="00D42A22" w:rsidP="000A2A08">
      <w:pPr>
        <w:spacing w:line="276" w:lineRule="auto"/>
        <w:jc w:val="both"/>
        <w:rPr>
          <w:rFonts w:ascii="Arial" w:hAnsi="Arial" w:cs="Arial"/>
          <w:color w:val="000000" w:themeColor="text1"/>
          <w:sz w:val="20"/>
          <w:szCs w:val="20"/>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5"/>
        <w:gridCol w:w="4665"/>
      </w:tblGrid>
      <w:tr w:rsidR="00182CA9" w:rsidRPr="000F1FCE" w14:paraId="15DB672C" w14:textId="77777777" w:rsidTr="00A01A4A">
        <w:trPr>
          <w:trHeight w:val="285"/>
        </w:trPr>
        <w:tc>
          <w:tcPr>
            <w:tcW w:w="5235" w:type="dxa"/>
            <w:tcBorders>
              <w:top w:val="single" w:sz="6" w:space="0" w:color="auto"/>
              <w:left w:val="single" w:sz="6" w:space="0" w:color="auto"/>
              <w:bottom w:val="single" w:sz="6" w:space="0" w:color="auto"/>
              <w:right w:val="single" w:sz="6" w:space="0" w:color="auto"/>
            </w:tcBorders>
            <w:hideMark/>
          </w:tcPr>
          <w:p w14:paraId="57D99084" w14:textId="2D1CC9AB" w:rsidR="00182CA9" w:rsidRPr="00D023DD" w:rsidRDefault="00D023DD" w:rsidP="00D023DD">
            <w:pPr>
              <w:spacing w:line="276" w:lineRule="auto"/>
              <w:ind w:left="60" w:right="129"/>
              <w:jc w:val="both"/>
              <w:textAlignment w:val="baseline"/>
              <w:rPr>
                <w:rFonts w:ascii="Arial" w:hAnsi="Arial" w:cs="Arial"/>
                <w:sz w:val="20"/>
                <w:szCs w:val="20"/>
              </w:rPr>
            </w:pPr>
            <w:r w:rsidRPr="00D023DD">
              <w:rPr>
                <w:rFonts w:ascii="Arial" w:hAnsi="Arial" w:cs="Arial"/>
                <w:sz w:val="20"/>
                <w:szCs w:val="20"/>
              </w:rPr>
              <w:t>El control de plagas consiste en prevenir y eliminar organismos como insectos y roedores que pueden contaminar alimentos al transportar microorganismos patógenos, afectando la salud humana.</w:t>
            </w:r>
          </w:p>
        </w:tc>
        <w:tc>
          <w:tcPr>
            <w:tcW w:w="4665" w:type="dxa"/>
            <w:tcBorders>
              <w:top w:val="single" w:sz="6" w:space="0" w:color="auto"/>
              <w:left w:val="single" w:sz="6" w:space="0" w:color="auto"/>
              <w:bottom w:val="single" w:sz="6" w:space="0" w:color="auto"/>
              <w:right w:val="single" w:sz="6" w:space="0" w:color="auto"/>
            </w:tcBorders>
            <w:hideMark/>
          </w:tcPr>
          <w:p w14:paraId="572A8920" w14:textId="302E61BF" w:rsidR="00182CA9" w:rsidRPr="0007430F" w:rsidRDefault="00182CA9" w:rsidP="00A01A4A">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b/>
                <w:noProof/>
                <w:color w:val="000000" w:themeColor="text1"/>
                <w:sz w:val="20"/>
                <w:szCs w:val="20"/>
              </w:rPr>
              <w:drawing>
                <wp:anchor distT="0" distB="0" distL="0" distR="0" simplePos="0" relativeHeight="251660292" behindDoc="1" locked="0" layoutInCell="1" allowOverlap="1" wp14:anchorId="7E68A716" wp14:editId="51C136D7">
                  <wp:simplePos x="0" y="0"/>
                  <wp:positionH relativeFrom="page">
                    <wp:posOffset>196850</wp:posOffset>
                  </wp:positionH>
                  <wp:positionV relativeFrom="paragraph">
                    <wp:posOffset>193675</wp:posOffset>
                  </wp:positionV>
                  <wp:extent cx="2753360" cy="850265"/>
                  <wp:effectExtent l="0" t="0" r="2540" b="635"/>
                  <wp:wrapTopAndBottom/>
                  <wp:docPr id="140" name="Image 140" descr="Un dibujo de una cara feliz&#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descr="Un dibujo de una cara feliz&#10;&#10;El contenido generado por IA puede ser incorrecto."/>
                          <pic:cNvPicPr/>
                        </pic:nvPicPr>
                        <pic:blipFill>
                          <a:blip r:embed="rId135" cstate="print"/>
                          <a:stretch>
                            <a:fillRect/>
                          </a:stretch>
                        </pic:blipFill>
                        <pic:spPr>
                          <a:xfrm>
                            <a:off x="0" y="0"/>
                            <a:ext cx="2753360" cy="850265"/>
                          </a:xfrm>
                          <a:prstGeom prst="rect">
                            <a:avLst/>
                          </a:prstGeom>
                        </pic:spPr>
                      </pic:pic>
                    </a:graphicData>
                  </a:graphic>
                  <wp14:sizeRelH relativeFrom="margin">
                    <wp14:pctWidth>0</wp14:pctWidth>
                  </wp14:sizeRelH>
                  <wp14:sizeRelV relativeFrom="margin">
                    <wp14:pctHeight>0</wp14:pctHeight>
                  </wp14:sizeRelV>
                </wp:anchor>
              </w:drawing>
            </w:r>
          </w:p>
        </w:tc>
      </w:tr>
    </w:tbl>
    <w:p w14:paraId="672A2BA7" w14:textId="77777777" w:rsidR="00182CA9" w:rsidRPr="00FD03D0" w:rsidRDefault="00182CA9" w:rsidP="000A2A08">
      <w:pPr>
        <w:spacing w:line="276" w:lineRule="auto"/>
        <w:jc w:val="both"/>
        <w:rPr>
          <w:rFonts w:ascii="Arial" w:hAnsi="Arial" w:cs="Arial"/>
          <w:color w:val="000000" w:themeColor="text1"/>
          <w:sz w:val="20"/>
          <w:szCs w:val="20"/>
        </w:rPr>
      </w:pPr>
    </w:p>
    <w:p w14:paraId="0DA62975" w14:textId="77777777" w:rsidR="00D42A22" w:rsidRDefault="00D42A22" w:rsidP="000A2A08">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Importancia del control de plagas</w:t>
      </w:r>
    </w:p>
    <w:p w14:paraId="41DE6003" w14:textId="77777777" w:rsidR="006C2EC7" w:rsidRPr="006C2EC7" w:rsidRDefault="006C2EC7" w:rsidP="006C2EC7"/>
    <w:p w14:paraId="3A911930" w14:textId="77777777" w:rsidR="00D42A22" w:rsidRPr="00FD03D0" w:rsidRDefault="00D42A22" w:rsidP="00D94118">
      <w:pPr>
        <w:numPr>
          <w:ilvl w:val="0"/>
          <w:numId w:val="60"/>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Evita contaminación microbiológica </w:t>
      </w:r>
    </w:p>
    <w:p w14:paraId="6B801C4E" w14:textId="77777777" w:rsidR="00D42A22" w:rsidRPr="00FD03D0" w:rsidRDefault="00D42A22" w:rsidP="00D94118">
      <w:pPr>
        <w:numPr>
          <w:ilvl w:val="0"/>
          <w:numId w:val="60"/>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Reduce riesgos sanitarios </w:t>
      </w:r>
    </w:p>
    <w:p w14:paraId="2CCABC52" w14:textId="77777777" w:rsidR="00D42A22" w:rsidRPr="00FD03D0" w:rsidRDefault="00D42A22" w:rsidP="00D94118">
      <w:pPr>
        <w:numPr>
          <w:ilvl w:val="0"/>
          <w:numId w:val="60"/>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Cumple normativas de inocuidad </w:t>
      </w:r>
    </w:p>
    <w:p w14:paraId="78A7637D" w14:textId="77777777" w:rsidR="00D42A22" w:rsidRPr="00FD03D0" w:rsidRDefault="00D42A22" w:rsidP="00D94118">
      <w:pPr>
        <w:numPr>
          <w:ilvl w:val="0"/>
          <w:numId w:val="60"/>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Protege la calidad del producto </w:t>
      </w:r>
    </w:p>
    <w:p w14:paraId="2361D2C8" w14:textId="77777777" w:rsidR="00897537" w:rsidRDefault="00897537" w:rsidP="000A2A08">
      <w:pPr>
        <w:pStyle w:val="Ttulo2"/>
        <w:spacing w:before="0" w:after="0" w:line="276" w:lineRule="auto"/>
        <w:jc w:val="both"/>
        <w:rPr>
          <w:rStyle w:val="Textoennegrita"/>
          <w:rFonts w:ascii="Arial" w:hAnsi="Arial" w:cs="Arial"/>
          <w:color w:val="000000" w:themeColor="text1"/>
          <w:sz w:val="20"/>
          <w:szCs w:val="20"/>
        </w:rPr>
      </w:pPr>
    </w:p>
    <w:p w14:paraId="7D59C35D" w14:textId="77777777" w:rsidR="00897537" w:rsidRDefault="00897537" w:rsidP="000A2A08">
      <w:pPr>
        <w:pStyle w:val="Ttulo2"/>
        <w:spacing w:before="0" w:after="0" w:line="276" w:lineRule="auto"/>
        <w:jc w:val="both"/>
        <w:rPr>
          <w:rStyle w:val="Textoennegrita"/>
          <w:rFonts w:ascii="Arial" w:hAnsi="Arial" w:cs="Arial"/>
          <w:color w:val="000000" w:themeColor="text1"/>
          <w:sz w:val="20"/>
          <w:szCs w:val="20"/>
        </w:rPr>
      </w:pPr>
    </w:p>
    <w:p w14:paraId="48A09A1C" w14:textId="2B33814E" w:rsidR="00D42A22" w:rsidRPr="00FD03D0" w:rsidRDefault="00D42A22" w:rsidP="006C2EC7">
      <w:pPr>
        <w:pStyle w:val="Ttulo2"/>
        <w:numPr>
          <w:ilvl w:val="1"/>
          <w:numId w:val="75"/>
        </w:numPr>
        <w:spacing w:before="0" w:after="0" w:line="276" w:lineRule="auto"/>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Tipos de plagas y riesgos asociados</w:t>
      </w:r>
    </w:p>
    <w:p w14:paraId="43729135" w14:textId="77777777" w:rsidR="006C2EC7" w:rsidRDefault="006C2EC7" w:rsidP="000A2A08">
      <w:pPr>
        <w:pStyle w:val="Ttulo3"/>
        <w:spacing w:before="0" w:after="0" w:line="276" w:lineRule="auto"/>
        <w:jc w:val="both"/>
        <w:rPr>
          <w:rStyle w:val="Textoennegrita"/>
          <w:rFonts w:ascii="Arial" w:hAnsi="Arial" w:cs="Arial"/>
          <w:color w:val="000000" w:themeColor="text1"/>
          <w:sz w:val="20"/>
          <w:szCs w:val="20"/>
        </w:rPr>
      </w:pPr>
    </w:p>
    <w:p w14:paraId="40C10264" w14:textId="77777777" w:rsidR="006C2EC7" w:rsidRDefault="006C2EC7" w:rsidP="00F00CDA">
      <w:pPr>
        <w:pStyle w:val="Ttulo3"/>
        <w:spacing w:before="0" w:after="0" w:line="276" w:lineRule="auto"/>
        <w:ind w:left="567"/>
        <w:jc w:val="both"/>
        <w:rPr>
          <w:rStyle w:val="Textoennegrita"/>
          <w:rFonts w:ascii="Arial" w:hAnsi="Arial" w:cs="Arial"/>
          <w:color w:val="000000" w:themeColor="text1"/>
          <w:sz w:val="20"/>
          <w:szCs w:val="20"/>
        </w:rPr>
      </w:pPr>
    </w:p>
    <w:p w14:paraId="0B8DB535" w14:textId="64A51118" w:rsidR="00F00CDA" w:rsidRDefault="0018343B" w:rsidP="0018343B">
      <w:pPr>
        <w:spacing w:line="276" w:lineRule="auto"/>
        <w:ind w:left="567" w:right="129"/>
        <w:jc w:val="both"/>
        <w:textAlignment w:val="baseline"/>
        <w:rPr>
          <w:rFonts w:ascii="Arial" w:hAnsi="Arial" w:cs="Arial"/>
          <w:sz w:val="20"/>
          <w:szCs w:val="20"/>
        </w:rPr>
      </w:pPr>
      <w:r w:rsidRPr="0018343B">
        <w:rPr>
          <w:rFonts w:ascii="Arial" w:hAnsi="Arial" w:cs="Arial"/>
          <w:sz w:val="20"/>
          <w:szCs w:val="20"/>
        </w:rPr>
        <w:t>A continuación</w:t>
      </w:r>
      <w:r>
        <w:rPr>
          <w:rFonts w:ascii="Arial" w:hAnsi="Arial" w:cs="Arial"/>
          <w:sz w:val="20"/>
          <w:szCs w:val="20"/>
        </w:rPr>
        <w:t>,</w:t>
      </w:r>
      <w:r w:rsidRPr="0018343B">
        <w:rPr>
          <w:rFonts w:ascii="Arial" w:hAnsi="Arial" w:cs="Arial"/>
          <w:sz w:val="20"/>
          <w:szCs w:val="20"/>
        </w:rPr>
        <w:t xml:space="preserve"> se presentan los tipos de plagas y los riesgos asociados, destacando su impacto en la inocuidad alimentaria y la importancia de su control adecuado.</w:t>
      </w:r>
    </w:p>
    <w:p w14:paraId="76EE99F1" w14:textId="77777777" w:rsidR="00DD5B3E" w:rsidRDefault="00DD5B3E" w:rsidP="0018343B">
      <w:pPr>
        <w:spacing w:line="276" w:lineRule="auto"/>
        <w:ind w:left="567" w:right="129"/>
        <w:jc w:val="both"/>
        <w:textAlignment w:val="baseline"/>
        <w:rPr>
          <w:rFonts w:ascii="Arial" w:hAnsi="Arial" w:cs="Arial"/>
          <w:sz w:val="20"/>
          <w:szCs w:val="20"/>
        </w:rPr>
      </w:pPr>
    </w:p>
    <w:p w14:paraId="71C913D4" w14:textId="77777777" w:rsidR="00DD5B3E" w:rsidRDefault="00DD5B3E" w:rsidP="0018343B">
      <w:pPr>
        <w:spacing w:line="276" w:lineRule="auto"/>
        <w:ind w:left="567" w:right="129"/>
        <w:jc w:val="both"/>
        <w:textAlignment w:val="baseline"/>
        <w:rPr>
          <w:rFonts w:ascii="Arial" w:hAnsi="Arial" w:cs="Arial"/>
          <w:sz w:val="20"/>
          <w:szCs w:val="20"/>
        </w:rPr>
      </w:pPr>
    </w:p>
    <w:p w14:paraId="14BA6653" w14:textId="77777777" w:rsidR="00DD5B3E" w:rsidRDefault="00DD5B3E" w:rsidP="0018343B">
      <w:pPr>
        <w:spacing w:line="276" w:lineRule="auto"/>
        <w:ind w:left="567" w:right="129"/>
        <w:jc w:val="both"/>
        <w:textAlignment w:val="baseline"/>
        <w:rPr>
          <w:rFonts w:ascii="Arial" w:hAnsi="Arial" w:cs="Arial"/>
          <w:sz w:val="20"/>
          <w:szCs w:val="20"/>
        </w:rPr>
      </w:pPr>
    </w:p>
    <w:p w14:paraId="2B4928DC" w14:textId="77777777" w:rsidR="00DD5B3E" w:rsidRDefault="00DD5B3E" w:rsidP="0018343B">
      <w:pPr>
        <w:spacing w:line="276" w:lineRule="auto"/>
        <w:ind w:left="567" w:right="129"/>
        <w:jc w:val="both"/>
        <w:textAlignment w:val="baseline"/>
        <w:rPr>
          <w:rFonts w:ascii="Arial" w:hAnsi="Arial" w:cs="Arial"/>
          <w:sz w:val="20"/>
          <w:szCs w:val="20"/>
        </w:rPr>
      </w:pPr>
    </w:p>
    <w:p w14:paraId="1F0F7C8A" w14:textId="77777777" w:rsidR="00DD5B3E" w:rsidRDefault="00DD5B3E" w:rsidP="0018343B">
      <w:pPr>
        <w:spacing w:line="276" w:lineRule="auto"/>
        <w:ind w:left="567" w:right="129"/>
        <w:jc w:val="both"/>
        <w:textAlignment w:val="baseline"/>
        <w:rPr>
          <w:rFonts w:ascii="Arial" w:hAnsi="Arial" w:cs="Arial"/>
          <w:sz w:val="20"/>
          <w:szCs w:val="20"/>
        </w:rPr>
      </w:pPr>
    </w:p>
    <w:p w14:paraId="0C7377D2" w14:textId="77777777" w:rsidR="0018343B" w:rsidRDefault="0018343B" w:rsidP="0018343B">
      <w:pPr>
        <w:spacing w:line="276" w:lineRule="auto"/>
        <w:ind w:left="567" w:right="129"/>
        <w:jc w:val="both"/>
        <w:textAlignment w:val="baseline"/>
      </w:pPr>
    </w:p>
    <w:tbl>
      <w:tblPr>
        <w:tblStyle w:val="Tablaconcuadrcula"/>
        <w:tblW w:w="0" w:type="auto"/>
        <w:tblLayout w:type="fixed"/>
        <w:tblLook w:val="04A0" w:firstRow="1" w:lastRow="0" w:firstColumn="1" w:lastColumn="0" w:noHBand="0" w:noVBand="1"/>
      </w:tblPr>
      <w:tblGrid>
        <w:gridCol w:w="2405"/>
        <w:gridCol w:w="4536"/>
        <w:gridCol w:w="3021"/>
      </w:tblGrid>
      <w:tr w:rsidR="0018343B" w:rsidRPr="00076D99" w14:paraId="563298A4" w14:textId="77777777" w:rsidTr="00A01A4A">
        <w:tc>
          <w:tcPr>
            <w:tcW w:w="9962" w:type="dxa"/>
            <w:gridSpan w:val="3"/>
            <w:shd w:val="clear" w:color="auto" w:fill="9BBB59" w:themeFill="accent3"/>
          </w:tcPr>
          <w:p w14:paraId="7BA3CE69" w14:textId="74BA6BDD" w:rsidR="0018343B" w:rsidRPr="00076D99" w:rsidRDefault="0018343B"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P</w:t>
            </w:r>
            <w:r>
              <w:rPr>
                <w:rFonts w:ascii="Arial" w:hAnsi="Arial" w:cs="Arial"/>
                <w:b/>
                <w:bCs/>
                <w:color w:val="000000"/>
                <w:sz w:val="20"/>
                <w:szCs w:val="20"/>
                <w:lang w:val="es-MX"/>
              </w:rPr>
              <w:t>estañas</w:t>
            </w:r>
          </w:p>
        </w:tc>
      </w:tr>
      <w:tr w:rsidR="0018343B" w:rsidRPr="00076D99" w14:paraId="3B645CB6" w14:textId="77777777" w:rsidTr="00A01A4A">
        <w:trPr>
          <w:trHeight w:val="550"/>
        </w:trPr>
        <w:tc>
          <w:tcPr>
            <w:tcW w:w="2405" w:type="dxa"/>
          </w:tcPr>
          <w:p w14:paraId="7619C870" w14:textId="6285B84F" w:rsidR="0018343B" w:rsidRPr="001D04E2" w:rsidRDefault="0018343B" w:rsidP="00A01A4A">
            <w:r w:rsidRPr="00FD03D0">
              <w:rPr>
                <w:rStyle w:val="Textoennegrita"/>
                <w:rFonts w:ascii="Arial" w:hAnsi="Arial" w:cs="Arial"/>
                <w:color w:val="000000" w:themeColor="text1"/>
                <w:sz w:val="20"/>
                <w:szCs w:val="20"/>
              </w:rPr>
              <w:t>Principales plagas en la industria cárnica</w:t>
            </w:r>
          </w:p>
          <w:p w14:paraId="562B5A43" w14:textId="77777777" w:rsidR="0018343B" w:rsidRPr="00DC23B2" w:rsidRDefault="0018343B" w:rsidP="00A01A4A">
            <w:pPr>
              <w:spacing w:line="276" w:lineRule="auto"/>
              <w:jc w:val="both"/>
              <w:rPr>
                <w:rFonts w:ascii="Arial" w:hAnsi="Arial" w:cs="Arial"/>
                <w:b/>
                <w:bCs/>
                <w:color w:val="000000" w:themeColor="text1"/>
                <w:sz w:val="20"/>
                <w:szCs w:val="20"/>
              </w:rPr>
            </w:pPr>
          </w:p>
        </w:tc>
        <w:tc>
          <w:tcPr>
            <w:tcW w:w="4536" w:type="dxa"/>
          </w:tcPr>
          <w:p w14:paraId="122B717A" w14:textId="77777777" w:rsidR="00884915" w:rsidRDefault="00884915" w:rsidP="00884915">
            <w:pPr>
              <w:pStyle w:val="NormalWeb"/>
              <w:spacing w:before="0" w:beforeAutospacing="0" w:after="0" w:afterAutospacing="0" w:line="276" w:lineRule="auto"/>
              <w:jc w:val="both"/>
              <w:rPr>
                <w:rFonts w:ascii="Arial" w:hAnsi="Arial" w:cs="Arial"/>
                <w:color w:val="000000" w:themeColor="text1"/>
                <w:sz w:val="20"/>
                <w:szCs w:val="20"/>
              </w:rPr>
            </w:pPr>
            <w:r w:rsidRPr="00884915">
              <w:rPr>
                <w:rFonts w:ascii="Arial" w:hAnsi="Arial" w:cs="Arial"/>
                <w:color w:val="000000" w:themeColor="text1"/>
                <w:sz w:val="20"/>
                <w:szCs w:val="20"/>
              </w:rPr>
              <w:t>En la industria cárnica, los roedores, como ratas y ratones, representan un alto riesgo debido a la transmisión de bacterias que pueden contaminar los alimentos.</w:t>
            </w:r>
          </w:p>
          <w:p w14:paraId="7F4051F8" w14:textId="77777777" w:rsidR="00884915" w:rsidRPr="00884915" w:rsidRDefault="00884915" w:rsidP="00884915">
            <w:pPr>
              <w:pStyle w:val="NormalWeb"/>
              <w:spacing w:before="0" w:beforeAutospacing="0" w:after="0" w:afterAutospacing="0" w:line="276" w:lineRule="auto"/>
              <w:jc w:val="both"/>
              <w:rPr>
                <w:rFonts w:ascii="Arial" w:hAnsi="Arial" w:cs="Arial"/>
                <w:color w:val="000000" w:themeColor="text1"/>
                <w:sz w:val="20"/>
                <w:szCs w:val="20"/>
              </w:rPr>
            </w:pPr>
          </w:p>
          <w:p w14:paraId="4494BC71" w14:textId="412AE343" w:rsidR="00884915" w:rsidRDefault="00884915" w:rsidP="00884915">
            <w:pPr>
              <w:pStyle w:val="NormalWeb"/>
              <w:spacing w:before="0" w:beforeAutospacing="0" w:after="0" w:afterAutospacing="0" w:line="276" w:lineRule="auto"/>
              <w:jc w:val="both"/>
              <w:rPr>
                <w:rFonts w:ascii="Arial" w:hAnsi="Arial" w:cs="Arial"/>
                <w:color w:val="000000" w:themeColor="text1"/>
                <w:sz w:val="20"/>
                <w:szCs w:val="20"/>
              </w:rPr>
            </w:pPr>
            <w:r w:rsidRPr="00884915">
              <w:rPr>
                <w:rFonts w:ascii="Arial" w:hAnsi="Arial" w:cs="Arial"/>
                <w:color w:val="000000" w:themeColor="text1"/>
                <w:sz w:val="20"/>
                <w:szCs w:val="20"/>
              </w:rPr>
              <w:t>Los insectos voladores, como las moscas, generan contaminación directa al entrar en contacto con superficies y productos.</w:t>
            </w:r>
          </w:p>
          <w:p w14:paraId="43588913" w14:textId="77777777" w:rsidR="00DD5B3E" w:rsidRDefault="00DD5B3E" w:rsidP="00884915">
            <w:pPr>
              <w:pStyle w:val="NormalWeb"/>
              <w:spacing w:before="0" w:beforeAutospacing="0" w:after="0" w:afterAutospacing="0" w:line="276" w:lineRule="auto"/>
              <w:jc w:val="both"/>
              <w:rPr>
                <w:rFonts w:ascii="Arial" w:hAnsi="Arial" w:cs="Arial"/>
                <w:color w:val="000000" w:themeColor="text1"/>
                <w:sz w:val="20"/>
                <w:szCs w:val="20"/>
              </w:rPr>
            </w:pPr>
          </w:p>
          <w:p w14:paraId="52D09343" w14:textId="77777777" w:rsidR="00DD5B3E" w:rsidRDefault="00DD5B3E" w:rsidP="00DD5B3E">
            <w:pPr>
              <w:pStyle w:val="NormalWeb"/>
              <w:spacing w:before="0" w:beforeAutospacing="0" w:after="0" w:afterAutospacing="0" w:line="276" w:lineRule="auto"/>
              <w:jc w:val="both"/>
              <w:rPr>
                <w:rFonts w:ascii="Arial" w:hAnsi="Arial" w:cs="Arial"/>
                <w:color w:val="000000" w:themeColor="text1"/>
                <w:sz w:val="20"/>
                <w:szCs w:val="20"/>
              </w:rPr>
            </w:pPr>
            <w:r w:rsidRPr="00884915">
              <w:rPr>
                <w:rFonts w:ascii="Arial" w:hAnsi="Arial" w:cs="Arial"/>
                <w:color w:val="000000" w:themeColor="text1"/>
                <w:sz w:val="20"/>
                <w:szCs w:val="20"/>
              </w:rPr>
              <w:t>Por su parte, los insectos rastreros, como las cucarachas, contribuyen a la diseminación de patógenos, afectando la inocuidad alimentaria.</w:t>
            </w:r>
          </w:p>
          <w:p w14:paraId="26AE4915" w14:textId="77777777" w:rsidR="00DD5B3E" w:rsidRDefault="00DD5B3E" w:rsidP="00DD5B3E">
            <w:pPr>
              <w:pStyle w:val="NormalWeb"/>
              <w:spacing w:before="0" w:beforeAutospacing="0" w:after="0" w:afterAutospacing="0" w:line="276" w:lineRule="auto"/>
              <w:jc w:val="both"/>
              <w:rPr>
                <w:rFonts w:ascii="Arial" w:hAnsi="Arial" w:cs="Arial"/>
                <w:color w:val="000000" w:themeColor="text1"/>
                <w:sz w:val="20"/>
                <w:szCs w:val="20"/>
              </w:rPr>
            </w:pPr>
          </w:p>
          <w:p w14:paraId="583293A1" w14:textId="508EBB6A" w:rsidR="00884915" w:rsidRPr="004640F8" w:rsidRDefault="00DD5B3E" w:rsidP="00DD5B3E">
            <w:pPr>
              <w:pStyle w:val="NormalWeb"/>
              <w:spacing w:before="0" w:beforeAutospacing="0" w:after="0" w:afterAutospacing="0" w:line="276" w:lineRule="auto"/>
              <w:jc w:val="both"/>
              <w:rPr>
                <w:rFonts w:ascii="Arial" w:hAnsi="Arial" w:cs="Arial"/>
                <w:color w:val="000000" w:themeColor="text1"/>
                <w:sz w:val="20"/>
                <w:szCs w:val="20"/>
              </w:rPr>
            </w:pPr>
            <w:r>
              <w:rPr>
                <w:rFonts w:ascii="Arial" w:hAnsi="Arial" w:cs="Arial"/>
                <w:color w:val="000000" w:themeColor="text1"/>
                <w:sz w:val="20"/>
                <w:szCs w:val="20"/>
              </w:rPr>
              <w:t>Otras plagas son: s</w:t>
            </w:r>
            <w:r w:rsidRPr="00BC5316">
              <w:rPr>
                <w:rFonts w:ascii="Arial" w:hAnsi="Arial" w:cs="Arial"/>
                <w:color w:val="000000" w:themeColor="text1"/>
                <w:sz w:val="20"/>
                <w:szCs w:val="20"/>
              </w:rPr>
              <w:t xml:space="preserve">almonelosis, </w:t>
            </w:r>
            <w:r>
              <w:rPr>
                <w:rFonts w:ascii="Arial" w:hAnsi="Arial" w:cs="Arial"/>
                <w:color w:val="000000" w:themeColor="text1"/>
                <w:sz w:val="20"/>
                <w:szCs w:val="20"/>
              </w:rPr>
              <w:t>l</w:t>
            </w:r>
            <w:r w:rsidRPr="00BC5316">
              <w:rPr>
                <w:rFonts w:ascii="Arial" w:hAnsi="Arial" w:cs="Arial"/>
                <w:color w:val="000000" w:themeColor="text1"/>
                <w:sz w:val="20"/>
                <w:szCs w:val="20"/>
              </w:rPr>
              <w:t>eptospirosis, neumonía</w:t>
            </w:r>
            <w:r>
              <w:rPr>
                <w:rFonts w:ascii="Arial" w:hAnsi="Arial" w:cs="Arial"/>
                <w:color w:val="000000" w:themeColor="text1"/>
                <w:sz w:val="20"/>
                <w:szCs w:val="20"/>
              </w:rPr>
              <w:t>, s</w:t>
            </w:r>
            <w:r w:rsidRPr="00BC5316">
              <w:rPr>
                <w:rFonts w:ascii="Arial" w:hAnsi="Arial" w:cs="Arial"/>
                <w:color w:val="000000" w:themeColor="text1"/>
                <w:sz w:val="20"/>
                <w:szCs w:val="20"/>
              </w:rPr>
              <w:t>almonella, virus</w:t>
            </w:r>
            <w:r>
              <w:rPr>
                <w:rFonts w:ascii="Arial" w:hAnsi="Arial" w:cs="Arial"/>
                <w:color w:val="000000" w:themeColor="text1"/>
                <w:sz w:val="20"/>
                <w:szCs w:val="20"/>
              </w:rPr>
              <w:t>,</w:t>
            </w:r>
            <w:r w:rsidRPr="00BC5316">
              <w:rPr>
                <w:rFonts w:ascii="Arial" w:hAnsi="Arial" w:cs="Arial"/>
                <w:color w:val="000000" w:themeColor="text1"/>
                <w:sz w:val="20"/>
                <w:szCs w:val="20"/>
              </w:rPr>
              <w:t xml:space="preserve"> hongos </w:t>
            </w:r>
            <w:r>
              <w:rPr>
                <w:rFonts w:ascii="Arial" w:hAnsi="Arial" w:cs="Arial"/>
                <w:color w:val="000000" w:themeColor="text1"/>
                <w:sz w:val="20"/>
                <w:szCs w:val="20"/>
              </w:rPr>
              <w:t>y cucarachas.</w:t>
            </w:r>
          </w:p>
        </w:tc>
        <w:tc>
          <w:tcPr>
            <w:tcW w:w="3021" w:type="dxa"/>
          </w:tcPr>
          <w:p w14:paraId="275678C8" w14:textId="7EA3BE33" w:rsidR="0018343B" w:rsidRPr="005104AC" w:rsidRDefault="00FA0369"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6AC4B7EA" wp14:editId="62F97EE4">
                  <wp:extent cx="1789733" cy="1392865"/>
                  <wp:effectExtent l="0" t="0" r="1270" b="4445"/>
                  <wp:docPr id="172554122"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122" name="Imagen 172554122"/>
                          <pic:cNvPicPr/>
                        </pic:nvPicPr>
                        <pic:blipFill>
                          <a:blip r:embed="rId136">
                            <a:extLst>
                              <a:ext uri="{28A0092B-C50C-407E-A947-70E740481C1C}">
                                <a14:useLocalDpi xmlns:a14="http://schemas.microsoft.com/office/drawing/2010/main" val="0"/>
                              </a:ext>
                            </a:extLst>
                          </a:blip>
                          <a:stretch>
                            <a:fillRect/>
                          </a:stretch>
                        </pic:blipFill>
                        <pic:spPr>
                          <a:xfrm>
                            <a:off x="0" y="0"/>
                            <a:ext cx="1806739" cy="1406100"/>
                          </a:xfrm>
                          <a:prstGeom prst="rect">
                            <a:avLst/>
                          </a:prstGeom>
                        </pic:spPr>
                      </pic:pic>
                    </a:graphicData>
                  </a:graphic>
                </wp:inline>
              </w:drawing>
            </w:r>
          </w:p>
        </w:tc>
      </w:tr>
      <w:tr w:rsidR="00DE60D2" w:rsidRPr="00076D99" w14:paraId="744F76AC" w14:textId="77777777" w:rsidTr="00A01A4A">
        <w:trPr>
          <w:trHeight w:val="550"/>
        </w:trPr>
        <w:tc>
          <w:tcPr>
            <w:tcW w:w="2405" w:type="dxa"/>
          </w:tcPr>
          <w:p w14:paraId="35D200B7" w14:textId="77777777" w:rsidR="00DE60D2" w:rsidRPr="00FD03D0" w:rsidRDefault="00DE60D2" w:rsidP="00A01A4A">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Riesgos sanitarios</w:t>
            </w:r>
          </w:p>
          <w:p w14:paraId="54724605" w14:textId="77777777" w:rsidR="00DE60D2" w:rsidRPr="00FD03D0" w:rsidRDefault="00DE60D2" w:rsidP="00A01A4A">
            <w:pPr>
              <w:rPr>
                <w:rStyle w:val="Textoennegrita"/>
                <w:rFonts w:ascii="Arial" w:hAnsi="Arial" w:cs="Arial"/>
                <w:color w:val="000000" w:themeColor="text1"/>
                <w:sz w:val="20"/>
                <w:szCs w:val="20"/>
              </w:rPr>
            </w:pPr>
          </w:p>
        </w:tc>
        <w:tc>
          <w:tcPr>
            <w:tcW w:w="4536" w:type="dxa"/>
          </w:tcPr>
          <w:p w14:paraId="3EF509FB" w14:textId="77777777" w:rsidR="00DE60D2" w:rsidRDefault="00DE60D2" w:rsidP="00A01A4A">
            <w:pPr>
              <w:pStyle w:val="NormalWeb"/>
              <w:spacing w:before="0" w:beforeAutospacing="0" w:after="0" w:afterAutospacing="0" w:line="276" w:lineRule="auto"/>
              <w:jc w:val="both"/>
              <w:rPr>
                <w:rFonts w:ascii="Arial" w:hAnsi="Arial" w:cs="Arial"/>
                <w:color w:val="000000" w:themeColor="text1"/>
                <w:sz w:val="20"/>
                <w:szCs w:val="20"/>
              </w:rPr>
            </w:pPr>
            <w:r>
              <w:rPr>
                <w:rFonts w:ascii="Arial" w:hAnsi="Arial" w:cs="Arial"/>
                <w:color w:val="000000" w:themeColor="text1"/>
                <w:sz w:val="20"/>
                <w:szCs w:val="20"/>
              </w:rPr>
              <w:t>Los riesgos sanitarios son:</w:t>
            </w:r>
          </w:p>
          <w:p w14:paraId="598CA5B1" w14:textId="77777777" w:rsidR="00DE60D2" w:rsidRDefault="00DE60D2" w:rsidP="00A01A4A">
            <w:pPr>
              <w:pStyle w:val="NormalWeb"/>
              <w:spacing w:before="0" w:beforeAutospacing="0" w:after="0" w:afterAutospacing="0" w:line="276" w:lineRule="auto"/>
              <w:jc w:val="both"/>
              <w:rPr>
                <w:rFonts w:ascii="Arial" w:hAnsi="Arial" w:cs="Arial"/>
                <w:color w:val="000000" w:themeColor="text1"/>
                <w:sz w:val="20"/>
                <w:szCs w:val="20"/>
              </w:rPr>
            </w:pPr>
          </w:p>
          <w:p w14:paraId="03BD6A65" w14:textId="77777777" w:rsidR="00DE60D2" w:rsidRPr="00FD03D0" w:rsidRDefault="00DE60D2" w:rsidP="00A01A4A">
            <w:pPr>
              <w:numPr>
                <w:ilvl w:val="0"/>
                <w:numId w:val="61"/>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Contaminación de alimentos </w:t>
            </w:r>
          </w:p>
          <w:p w14:paraId="14A7582C" w14:textId="77777777" w:rsidR="00DE60D2" w:rsidRPr="00FD03D0" w:rsidRDefault="00DE60D2" w:rsidP="00A01A4A">
            <w:pPr>
              <w:numPr>
                <w:ilvl w:val="0"/>
                <w:numId w:val="61"/>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Transmisión de enfermedades </w:t>
            </w:r>
          </w:p>
          <w:p w14:paraId="72EE3B4A" w14:textId="77777777" w:rsidR="00DE60D2" w:rsidRPr="00FD03D0" w:rsidRDefault="00DE60D2" w:rsidP="00A01A4A">
            <w:pPr>
              <w:numPr>
                <w:ilvl w:val="0"/>
                <w:numId w:val="61"/>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Deterioro de materias primas </w:t>
            </w:r>
          </w:p>
          <w:p w14:paraId="386585A3" w14:textId="77777777" w:rsidR="00DE60D2" w:rsidRPr="00884915" w:rsidRDefault="00DE60D2" w:rsidP="00A01A4A">
            <w:pPr>
              <w:numPr>
                <w:ilvl w:val="0"/>
                <w:numId w:val="61"/>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Contaminación cruzada </w:t>
            </w:r>
          </w:p>
        </w:tc>
        <w:tc>
          <w:tcPr>
            <w:tcW w:w="3021" w:type="dxa"/>
          </w:tcPr>
          <w:p w14:paraId="29C48C84" w14:textId="2550BDCE" w:rsidR="00DE60D2" w:rsidRPr="005104AC" w:rsidRDefault="00790540"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58E4282" wp14:editId="0FD8F7A2">
                  <wp:extent cx="1781175" cy="1377315"/>
                  <wp:effectExtent l="0" t="0" r="0" b="0"/>
                  <wp:docPr id="64179897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98977" name="Imagen 641798977"/>
                          <pic:cNvPicPr/>
                        </pic:nvPicPr>
                        <pic:blipFill>
                          <a:blip r:embed="rId137">
                            <a:extLst>
                              <a:ext uri="{28A0092B-C50C-407E-A947-70E740481C1C}">
                                <a14:useLocalDpi xmlns:a14="http://schemas.microsoft.com/office/drawing/2010/main" val="0"/>
                              </a:ext>
                            </a:extLst>
                          </a:blip>
                          <a:stretch>
                            <a:fillRect/>
                          </a:stretch>
                        </pic:blipFill>
                        <pic:spPr>
                          <a:xfrm>
                            <a:off x="0" y="0"/>
                            <a:ext cx="1781175" cy="1377315"/>
                          </a:xfrm>
                          <a:prstGeom prst="rect">
                            <a:avLst/>
                          </a:prstGeom>
                        </pic:spPr>
                      </pic:pic>
                    </a:graphicData>
                  </a:graphic>
                </wp:inline>
              </w:drawing>
            </w:r>
          </w:p>
        </w:tc>
      </w:tr>
      <w:tr w:rsidR="00DE60D2" w:rsidRPr="00076D99" w14:paraId="675AA273" w14:textId="77777777" w:rsidTr="00A01A4A">
        <w:trPr>
          <w:trHeight w:val="550"/>
        </w:trPr>
        <w:tc>
          <w:tcPr>
            <w:tcW w:w="2405" w:type="dxa"/>
          </w:tcPr>
          <w:p w14:paraId="278892B5" w14:textId="77777777" w:rsidR="00DE60D2" w:rsidRPr="00884915" w:rsidRDefault="00DE60D2" w:rsidP="00A01A4A">
            <w:pPr>
              <w:pStyle w:val="Ttulo3"/>
              <w:spacing w:before="0" w:after="0" w:line="276" w:lineRule="auto"/>
              <w:jc w:val="both"/>
              <w:rPr>
                <w:rStyle w:val="Textoennegrita"/>
                <w:rFonts w:ascii="Arial" w:hAnsi="Arial" w:cs="Arial"/>
                <w:b w:val="0"/>
                <w:bCs w:val="0"/>
                <w:color w:val="000000" w:themeColor="text1"/>
                <w:sz w:val="20"/>
                <w:szCs w:val="20"/>
              </w:rPr>
            </w:pPr>
            <w:r w:rsidRPr="00FD03D0">
              <w:rPr>
                <w:rStyle w:val="Textoennegrita"/>
                <w:rFonts w:ascii="Arial" w:hAnsi="Arial" w:cs="Arial"/>
                <w:color w:val="000000" w:themeColor="text1"/>
                <w:sz w:val="20"/>
                <w:szCs w:val="20"/>
              </w:rPr>
              <w:t>Relación con enfermedades</w:t>
            </w:r>
          </w:p>
        </w:tc>
        <w:tc>
          <w:tcPr>
            <w:tcW w:w="4536" w:type="dxa"/>
          </w:tcPr>
          <w:p w14:paraId="3D70E4B9" w14:textId="77777777" w:rsidR="00DE60D2" w:rsidRDefault="00DE60D2" w:rsidP="00A01A4A">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Las plagas pueden transmitir enfermedades como:</w:t>
            </w:r>
          </w:p>
          <w:p w14:paraId="2F03652D" w14:textId="77777777" w:rsidR="00DE60D2" w:rsidRPr="00FD03D0" w:rsidRDefault="00DE60D2" w:rsidP="00A01A4A">
            <w:pPr>
              <w:pStyle w:val="NormalWeb"/>
              <w:spacing w:before="0" w:beforeAutospacing="0" w:after="0" w:afterAutospacing="0" w:line="276" w:lineRule="auto"/>
              <w:jc w:val="both"/>
              <w:rPr>
                <w:rFonts w:ascii="Arial" w:hAnsi="Arial" w:cs="Arial"/>
                <w:color w:val="000000" w:themeColor="text1"/>
                <w:sz w:val="20"/>
                <w:szCs w:val="20"/>
              </w:rPr>
            </w:pPr>
          </w:p>
          <w:p w14:paraId="304D2C44" w14:textId="77777777" w:rsidR="00DE60D2" w:rsidRPr="00FD03D0" w:rsidRDefault="00DE60D2" w:rsidP="00A01A4A">
            <w:pPr>
              <w:numPr>
                <w:ilvl w:val="0"/>
                <w:numId w:val="62"/>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Salmonelosis </w:t>
            </w:r>
          </w:p>
          <w:p w14:paraId="1BA7FA08" w14:textId="77777777" w:rsidR="00DE60D2" w:rsidRPr="00FD03D0" w:rsidRDefault="00DE60D2" w:rsidP="00A01A4A">
            <w:pPr>
              <w:numPr>
                <w:ilvl w:val="0"/>
                <w:numId w:val="62"/>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Leptospirosis </w:t>
            </w:r>
          </w:p>
          <w:p w14:paraId="162FC9C5" w14:textId="77777777" w:rsidR="00DE60D2" w:rsidRPr="00884915" w:rsidRDefault="00DE60D2" w:rsidP="00A01A4A">
            <w:pPr>
              <w:numPr>
                <w:ilvl w:val="0"/>
                <w:numId w:val="62"/>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Gastroenteritis </w:t>
            </w:r>
          </w:p>
        </w:tc>
        <w:tc>
          <w:tcPr>
            <w:tcW w:w="3021" w:type="dxa"/>
          </w:tcPr>
          <w:p w14:paraId="425C3B45" w14:textId="65285BA9" w:rsidR="00DE60D2" w:rsidRPr="005104AC" w:rsidRDefault="00C0406D"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585156FB" wp14:editId="15B2212A">
                  <wp:extent cx="1781175" cy="1387475"/>
                  <wp:effectExtent l="0" t="0" r="0" b="0"/>
                  <wp:docPr id="126246343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63430" name="Imagen 1262463430"/>
                          <pic:cNvPicPr/>
                        </pic:nvPicPr>
                        <pic:blipFill>
                          <a:blip r:embed="rId138">
                            <a:extLst>
                              <a:ext uri="{28A0092B-C50C-407E-A947-70E740481C1C}">
                                <a14:useLocalDpi xmlns:a14="http://schemas.microsoft.com/office/drawing/2010/main" val="0"/>
                              </a:ext>
                            </a:extLst>
                          </a:blip>
                          <a:stretch>
                            <a:fillRect/>
                          </a:stretch>
                        </pic:blipFill>
                        <pic:spPr>
                          <a:xfrm>
                            <a:off x="0" y="0"/>
                            <a:ext cx="1781175" cy="1387475"/>
                          </a:xfrm>
                          <a:prstGeom prst="rect">
                            <a:avLst/>
                          </a:prstGeom>
                        </pic:spPr>
                      </pic:pic>
                    </a:graphicData>
                  </a:graphic>
                </wp:inline>
              </w:drawing>
            </w:r>
          </w:p>
        </w:tc>
      </w:tr>
      <w:tr w:rsidR="00DE60D2" w:rsidRPr="00076D99" w14:paraId="7430F4AB" w14:textId="77777777" w:rsidTr="00A01A4A">
        <w:trPr>
          <w:trHeight w:val="550"/>
        </w:trPr>
        <w:tc>
          <w:tcPr>
            <w:tcW w:w="2405" w:type="dxa"/>
          </w:tcPr>
          <w:p w14:paraId="1B17148F" w14:textId="77777777" w:rsidR="00DE60D2" w:rsidRPr="00FD03D0" w:rsidRDefault="00DE60D2" w:rsidP="00A01A4A">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Factores que favorecen la aparición de plagas</w:t>
            </w:r>
          </w:p>
          <w:p w14:paraId="5F7C7250" w14:textId="77777777" w:rsidR="00DE60D2" w:rsidRPr="00FD03D0" w:rsidRDefault="00DE60D2" w:rsidP="00A01A4A">
            <w:pPr>
              <w:pStyle w:val="Ttulo3"/>
              <w:spacing w:before="0" w:after="0" w:line="276" w:lineRule="auto"/>
              <w:jc w:val="both"/>
              <w:rPr>
                <w:rStyle w:val="Textoennegrita"/>
                <w:rFonts w:ascii="Arial" w:hAnsi="Arial" w:cs="Arial"/>
                <w:color w:val="000000" w:themeColor="text1"/>
                <w:sz w:val="20"/>
                <w:szCs w:val="20"/>
              </w:rPr>
            </w:pPr>
          </w:p>
        </w:tc>
        <w:tc>
          <w:tcPr>
            <w:tcW w:w="4536" w:type="dxa"/>
          </w:tcPr>
          <w:p w14:paraId="443A4207" w14:textId="77777777" w:rsidR="00DE60D2" w:rsidRDefault="00DE60D2" w:rsidP="00A01A4A">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Los factores que favorecen la aparición de plagas son:</w:t>
            </w:r>
          </w:p>
          <w:p w14:paraId="0A03CDA7" w14:textId="77777777" w:rsidR="00DE60D2" w:rsidRDefault="00DE60D2" w:rsidP="00A01A4A">
            <w:pPr>
              <w:spacing w:line="276" w:lineRule="auto"/>
              <w:jc w:val="both"/>
              <w:rPr>
                <w:rFonts w:ascii="Arial" w:hAnsi="Arial" w:cs="Arial"/>
                <w:color w:val="000000" w:themeColor="text1"/>
                <w:sz w:val="20"/>
                <w:szCs w:val="20"/>
              </w:rPr>
            </w:pPr>
          </w:p>
          <w:p w14:paraId="4EF5419B" w14:textId="77777777" w:rsidR="00DE60D2" w:rsidRPr="00FD03D0" w:rsidRDefault="00DE60D2" w:rsidP="00A01A4A">
            <w:pPr>
              <w:numPr>
                <w:ilvl w:val="0"/>
                <w:numId w:val="63"/>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Presencia de residuos </w:t>
            </w:r>
          </w:p>
          <w:p w14:paraId="31E2AB28" w14:textId="77777777" w:rsidR="00DE60D2" w:rsidRPr="00FD03D0" w:rsidRDefault="00DE60D2" w:rsidP="00A01A4A">
            <w:pPr>
              <w:numPr>
                <w:ilvl w:val="0"/>
                <w:numId w:val="63"/>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Acumulación de agua </w:t>
            </w:r>
          </w:p>
          <w:p w14:paraId="5FCCDAD2" w14:textId="77777777" w:rsidR="00DE60D2" w:rsidRDefault="00DE60D2" w:rsidP="00A01A4A">
            <w:pPr>
              <w:numPr>
                <w:ilvl w:val="0"/>
                <w:numId w:val="63"/>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Falta de limpieza </w:t>
            </w:r>
          </w:p>
          <w:p w14:paraId="50F39A75" w14:textId="77777777" w:rsidR="00DE60D2" w:rsidRPr="00FD03D0" w:rsidRDefault="00DE60D2" w:rsidP="00A01A4A">
            <w:pPr>
              <w:numPr>
                <w:ilvl w:val="0"/>
                <w:numId w:val="63"/>
              </w:numPr>
              <w:spacing w:line="276" w:lineRule="auto"/>
              <w:jc w:val="both"/>
              <w:rPr>
                <w:rFonts w:ascii="Arial" w:hAnsi="Arial" w:cs="Arial"/>
                <w:color w:val="000000" w:themeColor="text1"/>
                <w:sz w:val="20"/>
                <w:szCs w:val="20"/>
              </w:rPr>
            </w:pPr>
            <w:r>
              <w:rPr>
                <w:rFonts w:ascii="Arial" w:hAnsi="Arial" w:cs="Arial"/>
                <w:color w:val="000000" w:themeColor="text1"/>
                <w:sz w:val="20"/>
                <w:szCs w:val="20"/>
              </w:rPr>
              <w:t>Alimentos expuestos</w:t>
            </w:r>
          </w:p>
          <w:p w14:paraId="2C79511F" w14:textId="77777777" w:rsidR="00DE60D2" w:rsidRPr="00FD03D0" w:rsidRDefault="00DE60D2" w:rsidP="00A01A4A">
            <w:pPr>
              <w:pStyle w:val="NormalWeb"/>
              <w:spacing w:before="0" w:beforeAutospacing="0" w:after="0" w:afterAutospacing="0" w:line="276" w:lineRule="auto"/>
              <w:jc w:val="both"/>
              <w:rPr>
                <w:rFonts w:ascii="Arial" w:hAnsi="Arial" w:cs="Arial"/>
                <w:color w:val="000000" w:themeColor="text1"/>
                <w:sz w:val="20"/>
                <w:szCs w:val="20"/>
              </w:rPr>
            </w:pPr>
          </w:p>
        </w:tc>
        <w:tc>
          <w:tcPr>
            <w:tcW w:w="3021" w:type="dxa"/>
          </w:tcPr>
          <w:p w14:paraId="4529EB34" w14:textId="1C373DCA" w:rsidR="00DE60D2" w:rsidRPr="005104AC" w:rsidRDefault="00C0406D"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E4A3A37" wp14:editId="522AE23B">
                  <wp:extent cx="1781175" cy="1383665"/>
                  <wp:effectExtent l="0" t="0" r="0" b="635"/>
                  <wp:docPr id="845759183"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59183" name="Imagen 845759183"/>
                          <pic:cNvPicPr/>
                        </pic:nvPicPr>
                        <pic:blipFill>
                          <a:blip r:embed="rId139">
                            <a:extLst>
                              <a:ext uri="{28A0092B-C50C-407E-A947-70E740481C1C}">
                                <a14:useLocalDpi xmlns:a14="http://schemas.microsoft.com/office/drawing/2010/main" val="0"/>
                              </a:ext>
                            </a:extLst>
                          </a:blip>
                          <a:stretch>
                            <a:fillRect/>
                          </a:stretch>
                        </pic:blipFill>
                        <pic:spPr>
                          <a:xfrm>
                            <a:off x="0" y="0"/>
                            <a:ext cx="1781175" cy="1383665"/>
                          </a:xfrm>
                          <a:prstGeom prst="rect">
                            <a:avLst/>
                          </a:prstGeom>
                        </pic:spPr>
                      </pic:pic>
                    </a:graphicData>
                  </a:graphic>
                </wp:inline>
              </w:drawing>
            </w:r>
          </w:p>
        </w:tc>
      </w:tr>
    </w:tbl>
    <w:p w14:paraId="08516666" w14:textId="77777777" w:rsidR="00DE60D2" w:rsidRPr="0018343B" w:rsidRDefault="00DE60D2" w:rsidP="0018343B">
      <w:pPr>
        <w:spacing w:line="276" w:lineRule="auto"/>
        <w:ind w:left="567" w:right="129"/>
        <w:jc w:val="both"/>
        <w:textAlignment w:val="baseline"/>
        <w:rPr>
          <w:rFonts w:ascii="Arial" w:hAnsi="Arial" w:cs="Arial"/>
          <w:sz w:val="20"/>
          <w:szCs w:val="20"/>
        </w:rPr>
      </w:pPr>
    </w:p>
    <w:p w14:paraId="68AF5937" w14:textId="77777777" w:rsidR="0018343B" w:rsidRPr="00F00CDA" w:rsidRDefault="0018343B" w:rsidP="00F00CDA">
      <w:pPr>
        <w:ind w:left="567"/>
      </w:pPr>
    </w:p>
    <w:p w14:paraId="54450CFF" w14:textId="6F7DB87B" w:rsidR="00D42A22" w:rsidRPr="00FD03D0" w:rsidRDefault="00D42A22" w:rsidP="000A2A08">
      <w:pPr>
        <w:pStyle w:val="Ttulo3"/>
        <w:spacing w:before="0" w:after="0" w:line="276" w:lineRule="auto"/>
        <w:jc w:val="both"/>
        <w:rPr>
          <w:rFonts w:ascii="Arial" w:hAnsi="Arial" w:cs="Arial"/>
          <w:color w:val="000000" w:themeColor="text1"/>
          <w:sz w:val="20"/>
          <w:szCs w:val="20"/>
        </w:rPr>
      </w:pPr>
    </w:p>
    <w:p w14:paraId="04E0903D" w14:textId="2F5F4088" w:rsidR="00D42A22" w:rsidRPr="00FD03D0" w:rsidRDefault="00D42A22" w:rsidP="00884915">
      <w:pPr>
        <w:spacing w:line="276" w:lineRule="auto"/>
        <w:ind w:left="720"/>
        <w:jc w:val="both"/>
        <w:rPr>
          <w:rFonts w:ascii="Arial" w:hAnsi="Arial" w:cs="Arial"/>
          <w:color w:val="000000" w:themeColor="text1"/>
          <w:sz w:val="20"/>
          <w:szCs w:val="20"/>
        </w:rPr>
      </w:pPr>
    </w:p>
    <w:p w14:paraId="360A1B46" w14:textId="77777777" w:rsidR="00D42A22" w:rsidRPr="00FD03D0" w:rsidRDefault="00D42A22" w:rsidP="000A2A08">
      <w:pPr>
        <w:spacing w:line="276" w:lineRule="auto"/>
        <w:ind w:left="720"/>
        <w:jc w:val="both"/>
        <w:rPr>
          <w:rFonts w:ascii="Arial" w:hAnsi="Arial" w:cs="Arial"/>
          <w:color w:val="000000" w:themeColor="text1"/>
          <w:sz w:val="20"/>
          <w:szCs w:val="20"/>
        </w:rPr>
      </w:pPr>
    </w:p>
    <w:p w14:paraId="2198E1A4" w14:textId="77777777" w:rsidR="00897537" w:rsidRDefault="00897537" w:rsidP="000A2A08">
      <w:pPr>
        <w:pStyle w:val="Ttulo2"/>
        <w:spacing w:before="0" w:after="0" w:line="276" w:lineRule="auto"/>
        <w:jc w:val="both"/>
        <w:rPr>
          <w:rStyle w:val="Textoennegrita"/>
          <w:rFonts w:ascii="Arial" w:hAnsi="Arial" w:cs="Arial"/>
          <w:color w:val="000000" w:themeColor="text1"/>
          <w:sz w:val="20"/>
          <w:szCs w:val="20"/>
        </w:rPr>
      </w:pPr>
    </w:p>
    <w:p w14:paraId="213A7CE0" w14:textId="77777777" w:rsidR="00897537" w:rsidRDefault="00897537" w:rsidP="000A2A08">
      <w:pPr>
        <w:pStyle w:val="Ttulo2"/>
        <w:spacing w:before="0" w:after="0" w:line="276" w:lineRule="auto"/>
        <w:jc w:val="both"/>
        <w:rPr>
          <w:rStyle w:val="Textoennegrita"/>
          <w:rFonts w:ascii="Arial" w:hAnsi="Arial" w:cs="Arial"/>
          <w:color w:val="000000" w:themeColor="text1"/>
          <w:sz w:val="20"/>
          <w:szCs w:val="20"/>
        </w:rPr>
      </w:pPr>
    </w:p>
    <w:p w14:paraId="3CC51F3A" w14:textId="15FCFC0D" w:rsidR="00D42A22" w:rsidRPr="00FD03D0" w:rsidRDefault="00D42A22" w:rsidP="00C0406D">
      <w:pPr>
        <w:pStyle w:val="Ttulo2"/>
        <w:numPr>
          <w:ilvl w:val="1"/>
          <w:numId w:val="75"/>
        </w:numPr>
        <w:spacing w:before="0" w:after="0" w:line="276" w:lineRule="auto"/>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Manejo adecuado de residuos sólidos y líquidos</w:t>
      </w:r>
    </w:p>
    <w:p w14:paraId="26656080" w14:textId="77777777" w:rsidR="00897537" w:rsidRDefault="00897537" w:rsidP="000A2A08">
      <w:pPr>
        <w:pStyle w:val="NormalWeb"/>
        <w:spacing w:before="0" w:beforeAutospacing="0" w:after="0" w:afterAutospacing="0" w:line="276" w:lineRule="auto"/>
        <w:jc w:val="both"/>
        <w:rPr>
          <w:rFonts w:ascii="Arial" w:hAnsi="Arial" w:cs="Arial"/>
          <w:color w:val="000000" w:themeColor="text1"/>
          <w:sz w:val="20"/>
          <w:szCs w:val="20"/>
        </w:rPr>
      </w:pPr>
    </w:p>
    <w:p w14:paraId="714BC2E4" w14:textId="7DA40E28" w:rsidR="00D42A22" w:rsidRDefault="00D42A22" w:rsidP="00C0406D">
      <w:pPr>
        <w:pStyle w:val="NormalWeb"/>
        <w:spacing w:before="0" w:beforeAutospacing="0" w:after="0" w:afterAutospacing="0" w:line="276" w:lineRule="auto"/>
        <w:ind w:left="567"/>
        <w:jc w:val="both"/>
        <w:rPr>
          <w:rFonts w:ascii="Arial" w:hAnsi="Arial" w:cs="Arial"/>
          <w:color w:val="000000" w:themeColor="text1"/>
          <w:sz w:val="20"/>
          <w:szCs w:val="20"/>
        </w:rPr>
      </w:pPr>
      <w:r w:rsidRPr="00FD03D0">
        <w:rPr>
          <w:rFonts w:ascii="Arial" w:hAnsi="Arial" w:cs="Arial"/>
          <w:color w:val="000000" w:themeColor="text1"/>
          <w:sz w:val="20"/>
          <w:szCs w:val="20"/>
        </w:rPr>
        <w:lastRenderedPageBreak/>
        <w:t xml:space="preserve">Los residuos son desechos generados durante la producción de alimentos, ya sean sólidos o líquidos, que pueden convertirse en </w:t>
      </w:r>
      <w:r w:rsidRPr="00FD03D0">
        <w:rPr>
          <w:rStyle w:val="Textoennegrita"/>
          <w:rFonts w:ascii="Arial" w:hAnsi="Arial" w:cs="Arial"/>
          <w:color w:val="000000" w:themeColor="text1"/>
          <w:sz w:val="20"/>
          <w:szCs w:val="20"/>
        </w:rPr>
        <w:t>fuentes de contaminación y proliferación de plagas</w:t>
      </w:r>
      <w:r w:rsidRPr="00FD03D0">
        <w:rPr>
          <w:rFonts w:ascii="Arial" w:hAnsi="Arial" w:cs="Arial"/>
          <w:color w:val="000000" w:themeColor="text1"/>
          <w:sz w:val="20"/>
          <w:szCs w:val="20"/>
        </w:rPr>
        <w:t xml:space="preserve"> si no se gestionan adecuadamente. </w:t>
      </w:r>
    </w:p>
    <w:p w14:paraId="707FFA3E" w14:textId="77777777" w:rsidR="00C0406D" w:rsidRDefault="00C0406D" w:rsidP="00C0406D">
      <w:pPr>
        <w:pStyle w:val="NormalWeb"/>
        <w:spacing w:before="0" w:beforeAutospacing="0" w:after="0" w:afterAutospacing="0" w:line="276" w:lineRule="auto"/>
        <w:ind w:left="567"/>
        <w:jc w:val="both"/>
        <w:rPr>
          <w:rFonts w:ascii="Arial" w:hAnsi="Arial" w:cs="Arial"/>
          <w:color w:val="000000" w:themeColor="text1"/>
          <w:sz w:val="20"/>
          <w:szCs w:val="20"/>
        </w:rPr>
      </w:pPr>
    </w:p>
    <w:p w14:paraId="2216C02E" w14:textId="55F600C5" w:rsidR="002350AA" w:rsidRDefault="00584CFF" w:rsidP="002350AA">
      <w:pPr>
        <w:pStyle w:val="NormalWeb"/>
        <w:spacing w:before="0" w:beforeAutospacing="0" w:after="0" w:afterAutospacing="0" w:line="276" w:lineRule="auto"/>
        <w:ind w:left="567"/>
        <w:jc w:val="both"/>
        <w:rPr>
          <w:rFonts w:ascii="Arial" w:hAnsi="Arial" w:cs="Arial"/>
          <w:color w:val="000000" w:themeColor="text1"/>
          <w:sz w:val="20"/>
          <w:szCs w:val="20"/>
        </w:rPr>
      </w:pPr>
      <w:r>
        <w:rPr>
          <w:rFonts w:ascii="Arial" w:hAnsi="Arial" w:cs="Arial"/>
          <w:color w:val="000000" w:themeColor="text1"/>
          <w:sz w:val="20"/>
          <w:szCs w:val="20"/>
        </w:rPr>
        <w:t xml:space="preserve">Seguidamente, </w:t>
      </w:r>
      <w:r w:rsidR="002350AA" w:rsidRPr="002350AA">
        <w:rPr>
          <w:rFonts w:ascii="Arial" w:hAnsi="Arial" w:cs="Arial"/>
          <w:color w:val="000000" w:themeColor="text1"/>
          <w:sz w:val="20"/>
          <w:szCs w:val="20"/>
        </w:rPr>
        <w:t>se abordará la importancia del manejo de residuos, su clasificación, los lineamientos para su gestión y las buenas prácticas asociadas.</w:t>
      </w:r>
    </w:p>
    <w:p w14:paraId="61AF5435" w14:textId="77777777" w:rsidR="006C710E" w:rsidRDefault="006C710E" w:rsidP="002350AA">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7840"/>
      </w:tblGrid>
      <w:tr w:rsidR="00C50141" w:rsidRPr="00076D99" w14:paraId="31543350" w14:textId="77777777" w:rsidTr="00A01A4A">
        <w:tc>
          <w:tcPr>
            <w:tcW w:w="9962" w:type="dxa"/>
            <w:gridSpan w:val="2"/>
            <w:shd w:val="clear" w:color="auto" w:fill="9BBB59" w:themeFill="accent3"/>
          </w:tcPr>
          <w:p w14:paraId="5727EA4B" w14:textId="77777777" w:rsidR="00C50141" w:rsidRPr="00076D99" w:rsidRDefault="00C50141"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Acordeón</w:t>
            </w:r>
          </w:p>
        </w:tc>
      </w:tr>
      <w:tr w:rsidR="00C50141" w:rsidRPr="00076D99" w14:paraId="7DF96982" w14:textId="77777777" w:rsidTr="00A01A4A">
        <w:trPr>
          <w:trHeight w:val="550"/>
        </w:trPr>
        <w:tc>
          <w:tcPr>
            <w:tcW w:w="2122" w:type="dxa"/>
          </w:tcPr>
          <w:p w14:paraId="064150DE" w14:textId="77777777" w:rsidR="00C50141" w:rsidRDefault="00C50141" w:rsidP="00A01A4A">
            <w:pPr>
              <w:pStyle w:val="Ttulo3"/>
              <w:spacing w:before="0" w:after="0" w:line="276" w:lineRule="auto"/>
              <w:jc w:val="both"/>
              <w:rPr>
                <w:rStyle w:val="Textoennegrita"/>
                <w:rFonts w:ascii="Arial" w:hAnsi="Arial" w:cs="Arial"/>
                <w:color w:val="000000" w:themeColor="text1"/>
                <w:sz w:val="20"/>
                <w:szCs w:val="20"/>
              </w:rPr>
            </w:pPr>
          </w:p>
          <w:p w14:paraId="12C80F18" w14:textId="33573E1E" w:rsidR="00C50141" w:rsidRPr="00345F89" w:rsidRDefault="00C50141" w:rsidP="00A01A4A">
            <w:pPr>
              <w:pStyle w:val="Ttulo3"/>
              <w:spacing w:before="0" w:after="0" w:line="276" w:lineRule="auto"/>
              <w:jc w:val="both"/>
              <w:rPr>
                <w:rFonts w:ascii="Arial" w:hAnsi="Arial" w:cs="Arial"/>
                <w:color w:val="000000" w:themeColor="text1"/>
                <w:sz w:val="20"/>
                <w:szCs w:val="20"/>
              </w:rPr>
            </w:pPr>
            <w:r>
              <w:rPr>
                <w:rStyle w:val="Textoennegrita"/>
                <w:rFonts w:ascii="Arial" w:hAnsi="Arial" w:cs="Arial"/>
                <w:color w:val="000000" w:themeColor="text1"/>
                <w:sz w:val="20"/>
                <w:szCs w:val="20"/>
              </w:rPr>
              <w:t>Importancia del manejo de residuos</w:t>
            </w:r>
          </w:p>
          <w:p w14:paraId="1FF7D946" w14:textId="77777777" w:rsidR="00C50141" w:rsidRPr="001D04E2" w:rsidRDefault="00C50141" w:rsidP="00A01A4A"/>
          <w:p w14:paraId="025705D6" w14:textId="77777777" w:rsidR="00C50141" w:rsidRPr="00DC23B2" w:rsidRDefault="00C50141" w:rsidP="00A01A4A">
            <w:pPr>
              <w:spacing w:line="276" w:lineRule="auto"/>
              <w:jc w:val="both"/>
              <w:rPr>
                <w:rFonts w:ascii="Arial" w:hAnsi="Arial" w:cs="Arial"/>
                <w:b/>
                <w:bCs/>
                <w:color w:val="000000" w:themeColor="text1"/>
                <w:sz w:val="20"/>
                <w:szCs w:val="20"/>
              </w:rPr>
            </w:pPr>
          </w:p>
        </w:tc>
        <w:tc>
          <w:tcPr>
            <w:tcW w:w="7840" w:type="dxa"/>
          </w:tcPr>
          <w:p w14:paraId="5F878715" w14:textId="34CB66B4" w:rsidR="00C50141" w:rsidRDefault="00602200" w:rsidP="00A01A4A">
            <w:pPr>
              <w:pStyle w:val="Ttulo3"/>
              <w:spacing w:before="0" w:after="0" w:line="276" w:lineRule="auto"/>
              <w:jc w:val="both"/>
              <w:rPr>
                <w:rStyle w:val="Textoennegrita"/>
                <w:rFonts w:ascii="Arial" w:hAnsi="Arial" w:cs="Arial"/>
                <w:b w:val="0"/>
                <w:bCs w:val="0"/>
                <w:sz w:val="20"/>
                <w:szCs w:val="20"/>
              </w:rPr>
            </w:pPr>
            <w:r w:rsidRPr="00602200">
              <w:rPr>
                <w:rStyle w:val="Textoennegrita"/>
                <w:rFonts w:ascii="Arial" w:hAnsi="Arial" w:cs="Arial"/>
                <w:b w:val="0"/>
                <w:bCs w:val="0"/>
                <w:sz w:val="20"/>
                <w:szCs w:val="20"/>
              </w:rPr>
              <w:t xml:space="preserve">La importancia </w:t>
            </w:r>
            <w:r>
              <w:rPr>
                <w:rStyle w:val="Textoennegrita"/>
                <w:rFonts w:ascii="Arial" w:hAnsi="Arial" w:cs="Arial"/>
                <w:b w:val="0"/>
                <w:bCs w:val="0"/>
                <w:sz w:val="20"/>
                <w:szCs w:val="20"/>
              </w:rPr>
              <w:t>está dada en que:</w:t>
            </w:r>
          </w:p>
          <w:p w14:paraId="05D070CE" w14:textId="77777777" w:rsidR="00602200" w:rsidRPr="00602200" w:rsidRDefault="00602200" w:rsidP="00602200"/>
          <w:p w14:paraId="42744DC4" w14:textId="77777777" w:rsidR="00C50141" w:rsidRPr="00FD03D0" w:rsidRDefault="00C50141" w:rsidP="00C50141">
            <w:pPr>
              <w:numPr>
                <w:ilvl w:val="0"/>
                <w:numId w:val="6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Previene contaminación ambiental </w:t>
            </w:r>
          </w:p>
          <w:p w14:paraId="02D83BDD" w14:textId="77777777" w:rsidR="00C50141" w:rsidRPr="00FD03D0" w:rsidRDefault="00C50141" w:rsidP="00C50141">
            <w:pPr>
              <w:numPr>
                <w:ilvl w:val="0"/>
                <w:numId w:val="6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Evita proliferación de plagas </w:t>
            </w:r>
          </w:p>
          <w:p w14:paraId="3C7D30BA" w14:textId="77777777" w:rsidR="00C50141" w:rsidRPr="00FD03D0" w:rsidRDefault="00C50141" w:rsidP="00C50141">
            <w:pPr>
              <w:numPr>
                <w:ilvl w:val="0"/>
                <w:numId w:val="6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Reduce riesgos microbiológicos </w:t>
            </w:r>
          </w:p>
          <w:p w14:paraId="41C35750" w14:textId="4C8C3564" w:rsidR="00C50141" w:rsidRPr="00602200" w:rsidRDefault="00C50141" w:rsidP="00602200">
            <w:pPr>
              <w:numPr>
                <w:ilvl w:val="0"/>
                <w:numId w:val="64"/>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Mantiene condiciones sanitarias </w:t>
            </w:r>
          </w:p>
        </w:tc>
      </w:tr>
      <w:tr w:rsidR="00602200" w:rsidRPr="00070800" w14:paraId="678C6A5F" w14:textId="77777777" w:rsidTr="00A01A4A">
        <w:trPr>
          <w:trHeight w:val="550"/>
        </w:trPr>
        <w:tc>
          <w:tcPr>
            <w:tcW w:w="2122" w:type="dxa"/>
          </w:tcPr>
          <w:p w14:paraId="15449E52" w14:textId="71914C04" w:rsidR="00602200" w:rsidRPr="00070800" w:rsidRDefault="00602200" w:rsidP="00A01A4A">
            <w:pPr>
              <w:pStyle w:val="Ttulo3"/>
              <w:spacing w:before="0" w:after="0" w:line="276" w:lineRule="auto"/>
              <w:jc w:val="both"/>
              <w:rPr>
                <w:rStyle w:val="Textoennegrita"/>
                <w:rFonts w:ascii="Arial" w:hAnsi="Arial" w:cs="Arial"/>
                <w:color w:val="000000" w:themeColor="text1"/>
                <w:sz w:val="20"/>
                <w:szCs w:val="20"/>
              </w:rPr>
            </w:pPr>
            <w:r w:rsidRPr="00070800">
              <w:rPr>
                <w:rStyle w:val="Textoennegrita"/>
                <w:rFonts w:ascii="Arial" w:hAnsi="Arial" w:cs="Arial"/>
                <w:color w:val="000000" w:themeColor="text1"/>
                <w:sz w:val="20"/>
                <w:szCs w:val="20"/>
              </w:rPr>
              <w:t>Clasificación de residuos en la industria alimentaria</w:t>
            </w:r>
          </w:p>
        </w:tc>
        <w:tc>
          <w:tcPr>
            <w:tcW w:w="7840" w:type="dxa"/>
          </w:tcPr>
          <w:p w14:paraId="0147C8DB" w14:textId="77777777" w:rsidR="00602200" w:rsidRPr="00070800" w:rsidRDefault="00830954" w:rsidP="00070800">
            <w:pPr>
              <w:spacing w:line="276" w:lineRule="auto"/>
              <w:jc w:val="both"/>
              <w:rPr>
                <w:rFonts w:ascii="Arial" w:hAnsi="Arial" w:cs="Arial"/>
                <w:color w:val="000000" w:themeColor="text1"/>
                <w:sz w:val="20"/>
                <w:szCs w:val="20"/>
              </w:rPr>
            </w:pPr>
            <w:r w:rsidRPr="00070800">
              <w:rPr>
                <w:rFonts w:ascii="Arial" w:hAnsi="Arial" w:cs="Arial"/>
                <w:color w:val="000000" w:themeColor="text1"/>
                <w:sz w:val="20"/>
                <w:szCs w:val="20"/>
              </w:rPr>
              <w:t>Se clasifica en:</w:t>
            </w:r>
          </w:p>
          <w:p w14:paraId="5AAD5204" w14:textId="77777777" w:rsidR="00070800" w:rsidRPr="00070800" w:rsidRDefault="00070800" w:rsidP="00070800">
            <w:pPr>
              <w:spacing w:line="276" w:lineRule="auto"/>
              <w:ind w:left="720"/>
              <w:jc w:val="both"/>
              <w:rPr>
                <w:rFonts w:ascii="Arial" w:hAnsi="Arial" w:cs="Arial"/>
                <w:color w:val="000000" w:themeColor="text1"/>
                <w:sz w:val="20"/>
                <w:szCs w:val="20"/>
              </w:rPr>
            </w:pPr>
          </w:p>
          <w:p w14:paraId="44C8CB1D" w14:textId="77777777" w:rsidR="00070800" w:rsidRDefault="00070800" w:rsidP="00070800">
            <w:pPr>
              <w:numPr>
                <w:ilvl w:val="0"/>
                <w:numId w:val="64"/>
              </w:numPr>
              <w:spacing w:line="276" w:lineRule="auto"/>
              <w:jc w:val="both"/>
              <w:rPr>
                <w:rFonts w:ascii="Arial" w:hAnsi="Arial" w:cs="Arial"/>
                <w:color w:val="000000" w:themeColor="text1"/>
                <w:sz w:val="20"/>
                <w:szCs w:val="20"/>
              </w:rPr>
            </w:pPr>
            <w:r w:rsidRPr="00070800">
              <w:rPr>
                <w:rFonts w:ascii="Arial" w:hAnsi="Arial" w:cs="Arial"/>
                <w:b/>
                <w:bCs/>
                <w:color w:val="000000" w:themeColor="text1"/>
                <w:sz w:val="20"/>
                <w:szCs w:val="20"/>
              </w:rPr>
              <w:t>Orgánicos:</w:t>
            </w:r>
            <w:r w:rsidRPr="00070800">
              <w:rPr>
                <w:rFonts w:ascii="Arial" w:hAnsi="Arial" w:cs="Arial"/>
                <w:color w:val="000000" w:themeColor="text1"/>
                <w:sz w:val="20"/>
                <w:szCs w:val="20"/>
              </w:rPr>
              <w:t xml:space="preserve"> restos de carne y alimentos.</w:t>
            </w:r>
          </w:p>
          <w:p w14:paraId="6D5343DC" w14:textId="77777777" w:rsidR="00070800" w:rsidRDefault="00070800" w:rsidP="00070800">
            <w:pPr>
              <w:numPr>
                <w:ilvl w:val="0"/>
                <w:numId w:val="64"/>
              </w:numPr>
              <w:spacing w:line="276" w:lineRule="auto"/>
              <w:jc w:val="both"/>
              <w:rPr>
                <w:rFonts w:ascii="Arial" w:hAnsi="Arial" w:cs="Arial"/>
                <w:color w:val="000000" w:themeColor="text1"/>
                <w:sz w:val="20"/>
                <w:szCs w:val="20"/>
              </w:rPr>
            </w:pPr>
            <w:r w:rsidRPr="00070800">
              <w:rPr>
                <w:rFonts w:ascii="Arial" w:hAnsi="Arial" w:cs="Arial"/>
                <w:b/>
                <w:bCs/>
                <w:color w:val="000000" w:themeColor="text1"/>
                <w:sz w:val="20"/>
                <w:szCs w:val="20"/>
              </w:rPr>
              <w:t>Inorgánicos:</w:t>
            </w:r>
            <w:r w:rsidRPr="00070800">
              <w:rPr>
                <w:rFonts w:ascii="Arial" w:hAnsi="Arial" w:cs="Arial"/>
                <w:color w:val="000000" w:themeColor="text1"/>
                <w:sz w:val="20"/>
                <w:szCs w:val="20"/>
              </w:rPr>
              <w:t xml:space="preserve"> plásticos y vidrios.</w:t>
            </w:r>
          </w:p>
          <w:p w14:paraId="224D12CE" w14:textId="77777777" w:rsidR="00070800" w:rsidRDefault="00070800" w:rsidP="00070800">
            <w:pPr>
              <w:numPr>
                <w:ilvl w:val="0"/>
                <w:numId w:val="64"/>
              </w:numPr>
              <w:spacing w:line="276" w:lineRule="auto"/>
              <w:jc w:val="both"/>
              <w:rPr>
                <w:rFonts w:ascii="Arial" w:hAnsi="Arial" w:cs="Arial"/>
                <w:color w:val="000000" w:themeColor="text1"/>
                <w:sz w:val="20"/>
                <w:szCs w:val="20"/>
              </w:rPr>
            </w:pPr>
            <w:r w:rsidRPr="00070800">
              <w:rPr>
                <w:rFonts w:ascii="Arial" w:hAnsi="Arial" w:cs="Arial"/>
                <w:b/>
                <w:bCs/>
                <w:color w:val="000000" w:themeColor="text1"/>
                <w:sz w:val="20"/>
                <w:szCs w:val="20"/>
              </w:rPr>
              <w:t>Papel:</w:t>
            </w:r>
            <w:r w:rsidRPr="00070800">
              <w:rPr>
                <w:rFonts w:ascii="Arial" w:hAnsi="Arial" w:cs="Arial"/>
                <w:color w:val="000000" w:themeColor="text1"/>
                <w:sz w:val="20"/>
                <w:szCs w:val="20"/>
              </w:rPr>
              <w:t xml:space="preserve"> servilletas y cartón.</w:t>
            </w:r>
          </w:p>
          <w:p w14:paraId="59FE4F64" w14:textId="77777777" w:rsidR="00070800" w:rsidRDefault="00070800" w:rsidP="00070800">
            <w:pPr>
              <w:numPr>
                <w:ilvl w:val="0"/>
                <w:numId w:val="64"/>
              </w:numPr>
              <w:spacing w:line="276" w:lineRule="auto"/>
              <w:jc w:val="both"/>
              <w:rPr>
                <w:rFonts w:ascii="Arial" w:hAnsi="Arial" w:cs="Arial"/>
                <w:color w:val="000000" w:themeColor="text1"/>
                <w:sz w:val="20"/>
                <w:szCs w:val="20"/>
              </w:rPr>
            </w:pPr>
            <w:r w:rsidRPr="00070800">
              <w:rPr>
                <w:rFonts w:ascii="Arial" w:hAnsi="Arial" w:cs="Arial"/>
                <w:b/>
                <w:bCs/>
                <w:color w:val="000000" w:themeColor="text1"/>
                <w:sz w:val="20"/>
                <w:szCs w:val="20"/>
              </w:rPr>
              <w:t>Químicos:</w:t>
            </w:r>
            <w:r w:rsidRPr="00070800">
              <w:rPr>
                <w:rFonts w:ascii="Arial" w:hAnsi="Arial" w:cs="Arial"/>
                <w:color w:val="000000" w:themeColor="text1"/>
                <w:sz w:val="20"/>
                <w:szCs w:val="20"/>
              </w:rPr>
              <w:t xml:space="preserve"> detergentes.</w:t>
            </w:r>
          </w:p>
          <w:p w14:paraId="047A6BF6" w14:textId="6017D62B" w:rsidR="00830954" w:rsidRPr="00070800" w:rsidRDefault="00070800" w:rsidP="00070800">
            <w:pPr>
              <w:numPr>
                <w:ilvl w:val="0"/>
                <w:numId w:val="64"/>
              </w:numPr>
              <w:spacing w:line="276" w:lineRule="auto"/>
              <w:jc w:val="both"/>
              <w:rPr>
                <w:rFonts w:ascii="Arial" w:hAnsi="Arial" w:cs="Arial"/>
                <w:color w:val="000000" w:themeColor="text1"/>
                <w:sz w:val="20"/>
                <w:szCs w:val="20"/>
              </w:rPr>
            </w:pPr>
            <w:r w:rsidRPr="00070800">
              <w:rPr>
                <w:rFonts w:ascii="Arial" w:hAnsi="Arial" w:cs="Arial"/>
                <w:b/>
                <w:bCs/>
                <w:color w:val="000000" w:themeColor="text1"/>
                <w:sz w:val="20"/>
                <w:szCs w:val="20"/>
              </w:rPr>
              <w:t>Grasas y líquidos:</w:t>
            </w:r>
            <w:r w:rsidRPr="00070800">
              <w:rPr>
                <w:rFonts w:ascii="Arial" w:hAnsi="Arial" w:cs="Arial"/>
                <w:color w:val="000000" w:themeColor="text1"/>
                <w:sz w:val="20"/>
                <w:szCs w:val="20"/>
              </w:rPr>
              <w:t xml:space="preserve"> aceites y residuos líquidos.</w:t>
            </w:r>
          </w:p>
        </w:tc>
      </w:tr>
      <w:tr w:rsidR="00070800" w:rsidRPr="00070800" w14:paraId="799571E7" w14:textId="77777777" w:rsidTr="00A01A4A">
        <w:trPr>
          <w:trHeight w:val="550"/>
        </w:trPr>
        <w:tc>
          <w:tcPr>
            <w:tcW w:w="2122" w:type="dxa"/>
          </w:tcPr>
          <w:p w14:paraId="4AEDAA3F" w14:textId="77777777" w:rsidR="00070800" w:rsidRPr="00FD03D0" w:rsidRDefault="00070800" w:rsidP="00070800">
            <w:pPr>
              <w:pStyle w:val="Ttulo2"/>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Lineamientos para el manejo de residuos</w:t>
            </w:r>
          </w:p>
          <w:p w14:paraId="6CF57919" w14:textId="77777777" w:rsidR="00070800" w:rsidRPr="00070800" w:rsidRDefault="00070800" w:rsidP="00A01A4A">
            <w:pPr>
              <w:pStyle w:val="Ttulo3"/>
              <w:spacing w:before="0" w:after="0" w:line="276" w:lineRule="auto"/>
              <w:jc w:val="both"/>
              <w:rPr>
                <w:rStyle w:val="Textoennegrita"/>
                <w:rFonts w:ascii="Arial" w:hAnsi="Arial" w:cs="Arial"/>
                <w:color w:val="000000" w:themeColor="text1"/>
                <w:sz w:val="20"/>
                <w:szCs w:val="20"/>
              </w:rPr>
            </w:pPr>
          </w:p>
        </w:tc>
        <w:tc>
          <w:tcPr>
            <w:tcW w:w="7840" w:type="dxa"/>
          </w:tcPr>
          <w:p w14:paraId="025088C9" w14:textId="48F03F3E" w:rsidR="00070800" w:rsidRDefault="00614EA3" w:rsidP="00070800">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Los lineamientos son:</w:t>
            </w:r>
          </w:p>
          <w:p w14:paraId="5E40BC5D" w14:textId="77777777" w:rsidR="00614EA3" w:rsidRDefault="00614EA3" w:rsidP="00070800">
            <w:pPr>
              <w:spacing w:line="276" w:lineRule="auto"/>
              <w:jc w:val="both"/>
              <w:rPr>
                <w:rFonts w:ascii="Arial" w:hAnsi="Arial" w:cs="Arial"/>
                <w:color w:val="000000" w:themeColor="text1"/>
                <w:sz w:val="20"/>
                <w:szCs w:val="20"/>
              </w:rPr>
            </w:pPr>
          </w:p>
          <w:p w14:paraId="669C44D5" w14:textId="77777777" w:rsidR="00070800" w:rsidRPr="00FD03D0" w:rsidRDefault="00070800" w:rsidP="00070800">
            <w:pPr>
              <w:numPr>
                <w:ilvl w:val="0"/>
                <w:numId w:val="65"/>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Uso de recipientes herméticos con tapa </w:t>
            </w:r>
          </w:p>
          <w:p w14:paraId="140999F8" w14:textId="77777777" w:rsidR="00070800" w:rsidRPr="00FD03D0" w:rsidRDefault="00070800" w:rsidP="00070800">
            <w:pPr>
              <w:numPr>
                <w:ilvl w:val="0"/>
                <w:numId w:val="65"/>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Separación de residuos sólidos y líquidos </w:t>
            </w:r>
          </w:p>
          <w:p w14:paraId="4F646981" w14:textId="77777777" w:rsidR="00070800" w:rsidRPr="00FD03D0" w:rsidRDefault="00070800" w:rsidP="00070800">
            <w:pPr>
              <w:numPr>
                <w:ilvl w:val="0"/>
                <w:numId w:val="65"/>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Eliminación diaria de residuos </w:t>
            </w:r>
          </w:p>
          <w:p w14:paraId="5A304C5C" w14:textId="77777777" w:rsidR="00070800" w:rsidRPr="00FD03D0" w:rsidRDefault="00070800" w:rsidP="00070800">
            <w:pPr>
              <w:numPr>
                <w:ilvl w:val="0"/>
                <w:numId w:val="65"/>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Ubicación alejada del área de proceso </w:t>
            </w:r>
          </w:p>
          <w:p w14:paraId="09EE3EBD" w14:textId="77777777" w:rsidR="00070800" w:rsidRPr="00FD03D0" w:rsidRDefault="00070800" w:rsidP="00070800">
            <w:pPr>
              <w:numPr>
                <w:ilvl w:val="0"/>
                <w:numId w:val="65"/>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Uso de filtros para retención de sólidos </w:t>
            </w:r>
          </w:p>
          <w:p w14:paraId="2033AD8B" w14:textId="77777777" w:rsidR="00070800" w:rsidRPr="00070800" w:rsidRDefault="00070800" w:rsidP="00070800">
            <w:pPr>
              <w:spacing w:line="276" w:lineRule="auto"/>
              <w:jc w:val="both"/>
              <w:rPr>
                <w:rFonts w:ascii="Arial" w:hAnsi="Arial" w:cs="Arial"/>
                <w:color w:val="000000" w:themeColor="text1"/>
                <w:sz w:val="20"/>
                <w:szCs w:val="20"/>
              </w:rPr>
            </w:pPr>
          </w:p>
        </w:tc>
      </w:tr>
      <w:tr w:rsidR="00070800" w:rsidRPr="00070800" w14:paraId="721187D7" w14:textId="77777777" w:rsidTr="00A01A4A">
        <w:trPr>
          <w:trHeight w:val="550"/>
        </w:trPr>
        <w:tc>
          <w:tcPr>
            <w:tcW w:w="2122" w:type="dxa"/>
          </w:tcPr>
          <w:p w14:paraId="5068DE9F" w14:textId="77777777" w:rsidR="00070800" w:rsidRPr="00FD03D0" w:rsidRDefault="00070800" w:rsidP="00070800">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Manejo de residuos líquidos</w:t>
            </w:r>
          </w:p>
          <w:p w14:paraId="43B4593E" w14:textId="77777777" w:rsidR="00070800" w:rsidRPr="00FD03D0" w:rsidRDefault="00070800" w:rsidP="00070800">
            <w:pPr>
              <w:pStyle w:val="Ttulo2"/>
              <w:spacing w:before="0" w:after="0" w:line="276" w:lineRule="auto"/>
              <w:jc w:val="both"/>
              <w:rPr>
                <w:rStyle w:val="Textoennegrita"/>
                <w:rFonts w:ascii="Arial" w:hAnsi="Arial" w:cs="Arial"/>
                <w:color w:val="000000" w:themeColor="text1"/>
                <w:sz w:val="20"/>
                <w:szCs w:val="20"/>
              </w:rPr>
            </w:pPr>
          </w:p>
        </w:tc>
        <w:tc>
          <w:tcPr>
            <w:tcW w:w="7840" w:type="dxa"/>
          </w:tcPr>
          <w:p w14:paraId="7E7D7F79" w14:textId="43E73DE5" w:rsidR="00614EA3" w:rsidRDefault="00BC3DC6" w:rsidP="00614EA3">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Para realizar el manejo de residuos líquidos se debe tener en cuenta:</w:t>
            </w:r>
          </w:p>
          <w:p w14:paraId="07C001DB" w14:textId="54236A4D" w:rsidR="00BC3DC6" w:rsidRDefault="00BC3DC6" w:rsidP="00614EA3">
            <w:pPr>
              <w:spacing w:line="276" w:lineRule="auto"/>
              <w:jc w:val="both"/>
              <w:rPr>
                <w:rFonts w:ascii="Arial" w:hAnsi="Arial" w:cs="Arial"/>
                <w:color w:val="000000" w:themeColor="text1"/>
                <w:sz w:val="20"/>
                <w:szCs w:val="20"/>
              </w:rPr>
            </w:pPr>
          </w:p>
          <w:p w14:paraId="501E0D68" w14:textId="74871D57" w:rsidR="00070800" w:rsidRPr="00FD03D0" w:rsidRDefault="00070800" w:rsidP="00070800">
            <w:pPr>
              <w:numPr>
                <w:ilvl w:val="0"/>
                <w:numId w:val="6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Deben ir al sistema de alcantarillado </w:t>
            </w:r>
          </w:p>
          <w:p w14:paraId="2BF5350F" w14:textId="77777777" w:rsidR="00070800" w:rsidRPr="00FD03D0" w:rsidRDefault="00070800" w:rsidP="00070800">
            <w:pPr>
              <w:numPr>
                <w:ilvl w:val="0"/>
                <w:numId w:val="6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Uso de trampas de grasa </w:t>
            </w:r>
          </w:p>
          <w:p w14:paraId="790157F6" w14:textId="77777777" w:rsidR="00070800" w:rsidRPr="00FD03D0" w:rsidRDefault="00070800" w:rsidP="00070800">
            <w:pPr>
              <w:numPr>
                <w:ilvl w:val="0"/>
                <w:numId w:val="6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No verter aceites directamente </w:t>
            </w:r>
          </w:p>
          <w:p w14:paraId="78D081D4" w14:textId="77777777" w:rsidR="00070800" w:rsidRDefault="00070800" w:rsidP="00070800">
            <w:pPr>
              <w:spacing w:line="276" w:lineRule="auto"/>
              <w:jc w:val="both"/>
              <w:rPr>
                <w:rFonts w:ascii="Arial" w:hAnsi="Arial" w:cs="Arial"/>
                <w:color w:val="000000" w:themeColor="text1"/>
                <w:sz w:val="20"/>
                <w:szCs w:val="20"/>
              </w:rPr>
            </w:pPr>
          </w:p>
        </w:tc>
      </w:tr>
      <w:tr w:rsidR="00070800" w:rsidRPr="00070800" w14:paraId="21FAAFCC" w14:textId="77777777" w:rsidTr="00A01A4A">
        <w:trPr>
          <w:trHeight w:val="550"/>
        </w:trPr>
        <w:tc>
          <w:tcPr>
            <w:tcW w:w="2122" w:type="dxa"/>
          </w:tcPr>
          <w:p w14:paraId="59F39A75" w14:textId="77777777" w:rsidR="00070800" w:rsidRPr="00FD03D0" w:rsidRDefault="00070800" w:rsidP="00070800">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Manejo de grasas</w:t>
            </w:r>
          </w:p>
          <w:p w14:paraId="0DA1E963" w14:textId="77777777" w:rsidR="00070800" w:rsidRPr="00FD03D0" w:rsidRDefault="00070800" w:rsidP="00070800">
            <w:pPr>
              <w:pStyle w:val="Ttulo3"/>
              <w:spacing w:before="0" w:after="0" w:line="276" w:lineRule="auto"/>
              <w:jc w:val="both"/>
              <w:rPr>
                <w:rStyle w:val="Textoennegrita"/>
                <w:rFonts w:ascii="Arial" w:hAnsi="Arial" w:cs="Arial"/>
                <w:color w:val="000000" w:themeColor="text1"/>
                <w:sz w:val="20"/>
                <w:szCs w:val="20"/>
              </w:rPr>
            </w:pPr>
          </w:p>
        </w:tc>
        <w:tc>
          <w:tcPr>
            <w:tcW w:w="7840" w:type="dxa"/>
          </w:tcPr>
          <w:p w14:paraId="43954F4C" w14:textId="77777777" w:rsidR="00070800" w:rsidRPr="00FD03D0" w:rsidRDefault="00070800" w:rsidP="00070800">
            <w:pPr>
              <w:numPr>
                <w:ilvl w:val="0"/>
                <w:numId w:val="6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Recolección en recipientes especiales </w:t>
            </w:r>
          </w:p>
          <w:p w14:paraId="178344FF" w14:textId="11998B30" w:rsidR="00070800" w:rsidRPr="00070800" w:rsidRDefault="00070800" w:rsidP="00070800">
            <w:pPr>
              <w:numPr>
                <w:ilvl w:val="0"/>
                <w:numId w:val="66"/>
              </w:num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 xml:space="preserve">Eliminación mediante sistemas adecuados </w:t>
            </w:r>
          </w:p>
        </w:tc>
      </w:tr>
    </w:tbl>
    <w:p w14:paraId="5A5E3B82" w14:textId="77777777" w:rsidR="006C710E" w:rsidRDefault="006C710E" w:rsidP="002350AA">
      <w:pPr>
        <w:pStyle w:val="NormalWeb"/>
        <w:spacing w:before="0" w:beforeAutospacing="0" w:after="0" w:afterAutospacing="0" w:line="276" w:lineRule="auto"/>
        <w:ind w:left="567"/>
        <w:jc w:val="both"/>
        <w:rPr>
          <w:rFonts w:ascii="Arial" w:hAnsi="Arial" w:cs="Arial"/>
          <w:color w:val="000000" w:themeColor="text1"/>
          <w:sz w:val="20"/>
          <w:szCs w:val="20"/>
        </w:rPr>
      </w:pPr>
    </w:p>
    <w:p w14:paraId="355D3C1D" w14:textId="77777777" w:rsidR="004818F1" w:rsidRDefault="004818F1" w:rsidP="002350AA">
      <w:pPr>
        <w:pStyle w:val="NormalWeb"/>
        <w:spacing w:before="0" w:beforeAutospacing="0" w:after="0" w:afterAutospacing="0" w:line="276" w:lineRule="auto"/>
        <w:ind w:left="567"/>
        <w:jc w:val="both"/>
        <w:rPr>
          <w:rFonts w:ascii="Arial" w:hAnsi="Arial" w:cs="Arial"/>
          <w:color w:val="000000" w:themeColor="text1"/>
          <w:sz w:val="20"/>
          <w:szCs w:val="20"/>
        </w:rPr>
      </w:pPr>
    </w:p>
    <w:p w14:paraId="79F680B2" w14:textId="194FC7A9" w:rsidR="004818F1" w:rsidRDefault="004818F1" w:rsidP="002350AA">
      <w:pPr>
        <w:pStyle w:val="NormalWeb"/>
        <w:spacing w:before="0" w:beforeAutospacing="0" w:after="0" w:afterAutospacing="0" w:line="276" w:lineRule="auto"/>
        <w:ind w:left="567"/>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122"/>
        <w:gridCol w:w="7840"/>
      </w:tblGrid>
      <w:tr w:rsidR="004818F1" w:rsidRPr="00070800" w14:paraId="33DDE3B1" w14:textId="77777777" w:rsidTr="00A01A4A">
        <w:trPr>
          <w:trHeight w:val="550"/>
        </w:trPr>
        <w:tc>
          <w:tcPr>
            <w:tcW w:w="2122" w:type="dxa"/>
          </w:tcPr>
          <w:p w14:paraId="4848AE34" w14:textId="77777777" w:rsidR="004818F1" w:rsidRPr="00FD03D0" w:rsidRDefault="004818F1" w:rsidP="00A01A4A">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Buenas prácticas en manejo de residuos</w:t>
            </w:r>
          </w:p>
        </w:tc>
        <w:tc>
          <w:tcPr>
            <w:tcW w:w="7840" w:type="dxa"/>
          </w:tcPr>
          <w:p w14:paraId="274FE539" w14:textId="77777777" w:rsidR="004818F1" w:rsidRDefault="004818F1" w:rsidP="00A01A4A">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En la siguiente table se presenta el beneficio de cada práctica:</w:t>
            </w:r>
          </w:p>
          <w:p w14:paraId="3F197780" w14:textId="77777777" w:rsidR="004818F1" w:rsidRDefault="004818F1" w:rsidP="00A01A4A">
            <w:pPr>
              <w:spacing w:line="276" w:lineRule="auto"/>
              <w:jc w:val="both"/>
              <w:rPr>
                <w:rFonts w:ascii="Arial" w:hAnsi="Arial" w:cs="Arial"/>
                <w:color w:val="000000" w:themeColor="text1"/>
                <w:sz w:val="20"/>
                <w:szCs w:val="20"/>
              </w:rPr>
            </w:pPr>
          </w:p>
          <w:p w14:paraId="4F0A4164" w14:textId="77777777" w:rsidR="004818F1" w:rsidRDefault="004818F1" w:rsidP="00A01A4A">
            <w:pPr>
              <w:spacing w:line="276" w:lineRule="auto"/>
              <w:jc w:val="both"/>
              <w:rPr>
                <w:rFonts w:ascii="Arial" w:hAnsi="Arial" w:cs="Arial"/>
                <w:color w:val="000000" w:themeColor="text1"/>
                <w:sz w:val="20"/>
                <w:szCs w:val="20"/>
              </w:rPr>
            </w:pPr>
            <w:r w:rsidRPr="004818F1">
              <w:rPr>
                <w:rFonts w:ascii="Arial" w:hAnsi="Arial" w:cs="Arial"/>
                <w:b/>
                <w:bCs/>
                <w:color w:val="000000" w:themeColor="text1"/>
                <w:sz w:val="20"/>
                <w:szCs w:val="20"/>
              </w:rPr>
              <w:t>Tabla 13</w:t>
            </w:r>
            <w:r>
              <w:rPr>
                <w:rFonts w:ascii="Arial" w:hAnsi="Arial" w:cs="Arial"/>
                <w:color w:val="000000" w:themeColor="text1"/>
                <w:sz w:val="20"/>
                <w:szCs w:val="20"/>
              </w:rPr>
              <w:t>. Buenas prácticas en manejo de residuos</w:t>
            </w:r>
          </w:p>
          <w:p w14:paraId="577B75A4" w14:textId="77777777" w:rsidR="004818F1" w:rsidRDefault="004818F1" w:rsidP="00A01A4A">
            <w:pPr>
              <w:spacing w:line="276" w:lineRule="auto"/>
              <w:jc w:val="both"/>
              <w:rPr>
                <w:rFonts w:ascii="Arial" w:hAnsi="Arial" w:cs="Arial"/>
                <w:color w:val="000000" w:themeColor="text1"/>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7"/>
              <w:gridCol w:w="2641"/>
            </w:tblGrid>
            <w:tr w:rsidR="004818F1" w:rsidRPr="00FD03D0" w14:paraId="5AD76A21" w14:textId="77777777" w:rsidTr="00A01A4A">
              <w:trPr>
                <w:tblHeader/>
                <w:tblCellSpacing w:w="15" w:type="dxa"/>
                <w:jc w:val="center"/>
              </w:trPr>
              <w:tc>
                <w:tcPr>
                  <w:tcW w:w="2152" w:type="dxa"/>
                  <w:vAlign w:val="center"/>
                  <w:hideMark/>
                </w:tcPr>
                <w:p w14:paraId="365CE607" w14:textId="77777777" w:rsidR="004818F1" w:rsidRPr="00FD03D0" w:rsidRDefault="004818F1" w:rsidP="00A01A4A">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Práctica</w:t>
                  </w:r>
                </w:p>
              </w:tc>
              <w:tc>
                <w:tcPr>
                  <w:tcW w:w="2596" w:type="dxa"/>
                  <w:vAlign w:val="center"/>
                  <w:hideMark/>
                </w:tcPr>
                <w:p w14:paraId="24F15F08" w14:textId="77777777" w:rsidR="004818F1" w:rsidRPr="00FD03D0" w:rsidRDefault="004818F1" w:rsidP="00A01A4A">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Beneficio</w:t>
                  </w:r>
                </w:p>
              </w:tc>
            </w:tr>
            <w:tr w:rsidR="004818F1" w:rsidRPr="00FD03D0" w14:paraId="7B77FC8A" w14:textId="77777777" w:rsidTr="00A01A4A">
              <w:trPr>
                <w:tblCellSpacing w:w="15" w:type="dxa"/>
                <w:jc w:val="center"/>
              </w:trPr>
              <w:tc>
                <w:tcPr>
                  <w:tcW w:w="2152" w:type="dxa"/>
                  <w:vAlign w:val="center"/>
                  <w:hideMark/>
                </w:tcPr>
                <w:p w14:paraId="150F64FC" w14:textId="77777777" w:rsidR="004818F1" w:rsidRPr="00FD03D0" w:rsidRDefault="004818F1" w:rsidP="00A01A4A">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Canecas con tapa</w:t>
                  </w:r>
                </w:p>
              </w:tc>
              <w:tc>
                <w:tcPr>
                  <w:tcW w:w="2596" w:type="dxa"/>
                  <w:vAlign w:val="center"/>
                  <w:hideMark/>
                </w:tcPr>
                <w:p w14:paraId="0AA1C7BB" w14:textId="77777777" w:rsidR="004818F1" w:rsidRPr="00FD03D0" w:rsidRDefault="004818F1" w:rsidP="00A01A4A">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Evita acceso de plagas</w:t>
                  </w:r>
                </w:p>
              </w:tc>
            </w:tr>
            <w:tr w:rsidR="004818F1" w:rsidRPr="00FD03D0" w14:paraId="3738543B" w14:textId="77777777" w:rsidTr="00A01A4A">
              <w:trPr>
                <w:tblCellSpacing w:w="15" w:type="dxa"/>
                <w:jc w:val="center"/>
              </w:trPr>
              <w:tc>
                <w:tcPr>
                  <w:tcW w:w="2152" w:type="dxa"/>
                  <w:vAlign w:val="center"/>
                  <w:hideMark/>
                </w:tcPr>
                <w:p w14:paraId="45202F65" w14:textId="77777777" w:rsidR="004818F1" w:rsidRPr="00FD03D0" w:rsidRDefault="004818F1" w:rsidP="00A01A4A">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Separación de residuos</w:t>
                  </w:r>
                </w:p>
              </w:tc>
              <w:tc>
                <w:tcPr>
                  <w:tcW w:w="2596" w:type="dxa"/>
                  <w:vAlign w:val="center"/>
                  <w:hideMark/>
                </w:tcPr>
                <w:p w14:paraId="7EC719DE" w14:textId="77777777" w:rsidR="004818F1" w:rsidRPr="00FD03D0" w:rsidRDefault="004818F1" w:rsidP="00A01A4A">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Mejora manejo</w:t>
                  </w:r>
                </w:p>
              </w:tc>
            </w:tr>
            <w:tr w:rsidR="004818F1" w:rsidRPr="00FD03D0" w14:paraId="3FCBCDA7" w14:textId="77777777" w:rsidTr="00A01A4A">
              <w:trPr>
                <w:tblCellSpacing w:w="15" w:type="dxa"/>
                <w:jc w:val="center"/>
              </w:trPr>
              <w:tc>
                <w:tcPr>
                  <w:tcW w:w="2152" w:type="dxa"/>
                  <w:vAlign w:val="center"/>
                  <w:hideMark/>
                </w:tcPr>
                <w:p w14:paraId="07043B92" w14:textId="77777777" w:rsidR="004818F1" w:rsidRPr="00FD03D0" w:rsidRDefault="004818F1" w:rsidP="00A01A4A">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Eliminación diaria</w:t>
                  </w:r>
                </w:p>
              </w:tc>
              <w:tc>
                <w:tcPr>
                  <w:tcW w:w="2596" w:type="dxa"/>
                  <w:vAlign w:val="center"/>
                  <w:hideMark/>
                </w:tcPr>
                <w:p w14:paraId="486E053D" w14:textId="77777777" w:rsidR="004818F1" w:rsidRPr="00FD03D0" w:rsidRDefault="004818F1" w:rsidP="00A01A4A">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Reduce contaminación</w:t>
                  </w:r>
                </w:p>
              </w:tc>
            </w:tr>
            <w:tr w:rsidR="004818F1" w:rsidRPr="00FD03D0" w14:paraId="3082A2F4" w14:textId="77777777" w:rsidTr="00A01A4A">
              <w:trPr>
                <w:tblCellSpacing w:w="15" w:type="dxa"/>
                <w:jc w:val="center"/>
              </w:trPr>
              <w:tc>
                <w:tcPr>
                  <w:tcW w:w="2152" w:type="dxa"/>
                  <w:vAlign w:val="center"/>
                  <w:hideMark/>
                </w:tcPr>
                <w:p w14:paraId="089D4701" w14:textId="77777777" w:rsidR="004818F1" w:rsidRPr="00FD03D0" w:rsidRDefault="004818F1" w:rsidP="00A01A4A">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Ubicación externa</w:t>
                  </w:r>
                </w:p>
              </w:tc>
              <w:tc>
                <w:tcPr>
                  <w:tcW w:w="2596" w:type="dxa"/>
                  <w:vAlign w:val="center"/>
                  <w:hideMark/>
                </w:tcPr>
                <w:p w14:paraId="14B9A1D8" w14:textId="77777777" w:rsidR="004818F1" w:rsidRPr="00FD03D0" w:rsidRDefault="004818F1" w:rsidP="00A01A4A">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Evita contacto con alimentos</w:t>
                  </w:r>
                </w:p>
              </w:tc>
            </w:tr>
          </w:tbl>
          <w:p w14:paraId="1EB2290F" w14:textId="77777777" w:rsidR="004818F1" w:rsidRPr="00FD03D0" w:rsidRDefault="004818F1" w:rsidP="00A01A4A">
            <w:pPr>
              <w:spacing w:line="276" w:lineRule="auto"/>
              <w:jc w:val="both"/>
              <w:rPr>
                <w:rFonts w:ascii="Arial" w:hAnsi="Arial" w:cs="Arial"/>
                <w:color w:val="000000" w:themeColor="text1"/>
                <w:sz w:val="20"/>
                <w:szCs w:val="20"/>
              </w:rPr>
            </w:pPr>
          </w:p>
        </w:tc>
      </w:tr>
    </w:tbl>
    <w:p w14:paraId="5F89E5FB" w14:textId="77777777" w:rsidR="004818F1" w:rsidRPr="002350AA" w:rsidRDefault="004818F1" w:rsidP="002350AA">
      <w:pPr>
        <w:pStyle w:val="NormalWeb"/>
        <w:spacing w:before="0" w:beforeAutospacing="0" w:after="0" w:afterAutospacing="0" w:line="276" w:lineRule="auto"/>
        <w:ind w:left="567"/>
        <w:jc w:val="both"/>
        <w:rPr>
          <w:rFonts w:ascii="Arial" w:hAnsi="Arial" w:cs="Arial"/>
          <w:color w:val="000000" w:themeColor="text1"/>
          <w:sz w:val="20"/>
          <w:szCs w:val="20"/>
        </w:rPr>
      </w:pPr>
    </w:p>
    <w:p w14:paraId="66647E53" w14:textId="77777777" w:rsidR="002350AA" w:rsidRPr="00FD03D0" w:rsidRDefault="002350AA" w:rsidP="00C0406D">
      <w:pPr>
        <w:pStyle w:val="NormalWeb"/>
        <w:spacing w:before="0" w:beforeAutospacing="0" w:after="0" w:afterAutospacing="0" w:line="276" w:lineRule="auto"/>
        <w:ind w:left="567"/>
        <w:jc w:val="both"/>
        <w:rPr>
          <w:rFonts w:ascii="Arial" w:hAnsi="Arial" w:cs="Arial"/>
          <w:color w:val="000000" w:themeColor="text1"/>
          <w:sz w:val="20"/>
          <w:szCs w:val="20"/>
        </w:rPr>
      </w:pPr>
    </w:p>
    <w:p w14:paraId="7D29EFFF" w14:textId="68693E37" w:rsidR="00D42A22" w:rsidRPr="00FD03D0" w:rsidRDefault="00D42A22" w:rsidP="00C0406D">
      <w:pPr>
        <w:pStyle w:val="Ttulo2"/>
        <w:numPr>
          <w:ilvl w:val="1"/>
          <w:numId w:val="75"/>
        </w:numPr>
        <w:spacing w:before="0" w:after="0" w:line="276" w:lineRule="auto"/>
        <w:ind w:left="567" w:hanging="567"/>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Impacto del control sanitario en la inocuidad alimentaria</w:t>
      </w:r>
    </w:p>
    <w:p w14:paraId="28FB3D3C" w14:textId="77777777" w:rsidR="00897537" w:rsidRDefault="00897537" w:rsidP="000A2A08">
      <w:pPr>
        <w:pStyle w:val="NormalWeb"/>
        <w:spacing w:before="0" w:beforeAutospacing="0" w:after="0" w:afterAutospacing="0" w:line="276" w:lineRule="auto"/>
        <w:jc w:val="both"/>
        <w:rPr>
          <w:rFonts w:ascii="Arial" w:hAnsi="Arial" w:cs="Arial"/>
          <w:color w:val="000000" w:themeColor="text1"/>
          <w:sz w:val="20"/>
          <w:szCs w:val="20"/>
        </w:rPr>
      </w:pPr>
    </w:p>
    <w:p w14:paraId="4CE9136E" w14:textId="1F599817" w:rsidR="00D42A22" w:rsidRDefault="00D42A22" w:rsidP="00F421FD">
      <w:pPr>
        <w:pStyle w:val="NormalWeb"/>
        <w:spacing w:before="0" w:beforeAutospacing="0" w:after="0" w:afterAutospacing="0" w:line="276" w:lineRule="auto"/>
        <w:ind w:left="567"/>
        <w:jc w:val="both"/>
        <w:rPr>
          <w:rFonts w:ascii="Arial" w:hAnsi="Arial" w:cs="Arial"/>
          <w:color w:val="000000" w:themeColor="text1"/>
          <w:sz w:val="20"/>
          <w:szCs w:val="20"/>
        </w:rPr>
      </w:pPr>
      <w:r w:rsidRPr="00FD03D0">
        <w:rPr>
          <w:rFonts w:ascii="Arial" w:hAnsi="Arial" w:cs="Arial"/>
          <w:color w:val="000000" w:themeColor="text1"/>
          <w:sz w:val="20"/>
          <w:szCs w:val="20"/>
        </w:rPr>
        <w:t>El control sanitario complementario tiene un impacto directo en la inocuidad de los alimentos, ya que reduce la probabilidad de contaminación.</w:t>
      </w:r>
      <w:r w:rsidR="0064709D">
        <w:rPr>
          <w:rFonts w:ascii="Arial" w:hAnsi="Arial" w:cs="Arial"/>
          <w:color w:val="000000" w:themeColor="text1"/>
          <w:sz w:val="20"/>
          <w:szCs w:val="20"/>
        </w:rPr>
        <w:t xml:space="preserve"> En la siguiente tabla se presenta la relación directa entre el factor y el impacto de inocuidad.</w:t>
      </w:r>
    </w:p>
    <w:p w14:paraId="1E44F602" w14:textId="77777777" w:rsidR="0064709D" w:rsidRDefault="0064709D" w:rsidP="00F421FD">
      <w:pPr>
        <w:pStyle w:val="NormalWeb"/>
        <w:spacing w:before="0" w:beforeAutospacing="0" w:after="0" w:afterAutospacing="0" w:line="276" w:lineRule="auto"/>
        <w:ind w:left="567"/>
        <w:jc w:val="both"/>
        <w:rPr>
          <w:rFonts w:ascii="Arial" w:hAnsi="Arial" w:cs="Arial"/>
          <w:color w:val="000000" w:themeColor="text1"/>
          <w:sz w:val="20"/>
          <w:szCs w:val="20"/>
        </w:rPr>
      </w:pPr>
    </w:p>
    <w:p w14:paraId="249B3E4D" w14:textId="37094B0E" w:rsidR="00D42A22" w:rsidRDefault="0064709D" w:rsidP="0064709D">
      <w:pPr>
        <w:pStyle w:val="NormalWeb"/>
        <w:spacing w:before="0" w:beforeAutospacing="0" w:after="0" w:afterAutospacing="0" w:line="276" w:lineRule="auto"/>
        <w:ind w:left="567"/>
        <w:jc w:val="both"/>
        <w:rPr>
          <w:rStyle w:val="Textoennegrita"/>
          <w:rFonts w:ascii="Arial" w:hAnsi="Arial" w:cs="Arial"/>
          <w:b w:val="0"/>
          <w:bCs w:val="0"/>
          <w:color w:val="000000" w:themeColor="text1"/>
          <w:sz w:val="20"/>
          <w:szCs w:val="20"/>
        </w:rPr>
      </w:pPr>
      <w:r w:rsidRPr="0064709D">
        <w:rPr>
          <w:rFonts w:ascii="Arial" w:hAnsi="Arial" w:cs="Arial"/>
          <w:b/>
          <w:bCs/>
          <w:color w:val="000000" w:themeColor="text1"/>
          <w:sz w:val="20"/>
          <w:szCs w:val="20"/>
        </w:rPr>
        <w:t xml:space="preserve">Tabla 14. </w:t>
      </w:r>
      <w:r w:rsidR="00D42A22" w:rsidRPr="0064709D">
        <w:rPr>
          <w:rStyle w:val="Textoennegrita"/>
          <w:rFonts w:ascii="Arial" w:hAnsi="Arial" w:cs="Arial"/>
          <w:b w:val="0"/>
          <w:bCs w:val="0"/>
          <w:color w:val="000000" w:themeColor="text1"/>
          <w:sz w:val="20"/>
          <w:szCs w:val="20"/>
        </w:rPr>
        <w:t>Relación directa</w:t>
      </w:r>
    </w:p>
    <w:p w14:paraId="2F1E23CE" w14:textId="77777777" w:rsidR="0064709D" w:rsidRPr="0064709D" w:rsidRDefault="0064709D" w:rsidP="0064709D">
      <w:pPr>
        <w:pStyle w:val="NormalWeb"/>
        <w:spacing w:before="0" w:beforeAutospacing="0" w:after="0" w:afterAutospacing="0" w:line="276" w:lineRule="auto"/>
        <w:ind w:left="567"/>
        <w:jc w:val="both"/>
        <w:rPr>
          <w:rFonts w:ascii="Arial" w:hAnsi="Arial" w:cs="Arial"/>
          <w:b/>
          <w:bCs/>
          <w:color w:val="000000" w:themeColor="text1"/>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2"/>
        <w:gridCol w:w="2730"/>
      </w:tblGrid>
      <w:tr w:rsidR="00FD03D0" w:rsidRPr="00FD03D0" w14:paraId="4FA2D7BC" w14:textId="77777777" w:rsidTr="00A01A4A">
        <w:trPr>
          <w:tblHeader/>
          <w:tblCellSpacing w:w="15" w:type="dxa"/>
          <w:jc w:val="center"/>
        </w:trPr>
        <w:tc>
          <w:tcPr>
            <w:tcW w:w="0" w:type="auto"/>
            <w:vAlign w:val="center"/>
            <w:hideMark/>
          </w:tcPr>
          <w:p w14:paraId="72B1D38E"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Factor</w:t>
            </w:r>
          </w:p>
        </w:tc>
        <w:tc>
          <w:tcPr>
            <w:tcW w:w="0" w:type="auto"/>
            <w:vAlign w:val="center"/>
            <w:hideMark/>
          </w:tcPr>
          <w:p w14:paraId="2B0DE8A5" w14:textId="77777777" w:rsidR="00D42A22" w:rsidRPr="00FD03D0" w:rsidRDefault="00D42A22" w:rsidP="000A2A08">
            <w:pPr>
              <w:spacing w:line="276" w:lineRule="auto"/>
              <w:jc w:val="both"/>
              <w:rPr>
                <w:rFonts w:ascii="Arial" w:hAnsi="Arial" w:cs="Arial"/>
                <w:b/>
                <w:bCs/>
                <w:color w:val="000000" w:themeColor="text1"/>
                <w:sz w:val="20"/>
                <w:szCs w:val="20"/>
              </w:rPr>
            </w:pPr>
            <w:r w:rsidRPr="00FD03D0">
              <w:rPr>
                <w:rFonts w:ascii="Arial" w:hAnsi="Arial" w:cs="Arial"/>
                <w:b/>
                <w:bCs/>
                <w:color w:val="000000" w:themeColor="text1"/>
                <w:sz w:val="20"/>
                <w:szCs w:val="20"/>
              </w:rPr>
              <w:t>Impacto en inocuidad</w:t>
            </w:r>
          </w:p>
        </w:tc>
      </w:tr>
      <w:tr w:rsidR="00FD03D0" w:rsidRPr="00FD03D0" w14:paraId="73CEDB8E" w14:textId="77777777" w:rsidTr="00A01A4A">
        <w:trPr>
          <w:tblCellSpacing w:w="15" w:type="dxa"/>
          <w:jc w:val="center"/>
        </w:trPr>
        <w:tc>
          <w:tcPr>
            <w:tcW w:w="0" w:type="auto"/>
            <w:vAlign w:val="center"/>
            <w:hideMark/>
          </w:tcPr>
          <w:p w14:paraId="353B2050"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Control de plagas</w:t>
            </w:r>
          </w:p>
        </w:tc>
        <w:tc>
          <w:tcPr>
            <w:tcW w:w="0" w:type="auto"/>
            <w:vAlign w:val="center"/>
            <w:hideMark/>
          </w:tcPr>
          <w:p w14:paraId="38536ECF"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Evita contaminación biológica</w:t>
            </w:r>
          </w:p>
        </w:tc>
      </w:tr>
      <w:tr w:rsidR="00FD03D0" w:rsidRPr="00FD03D0" w14:paraId="5DD7564E" w14:textId="77777777" w:rsidTr="00A01A4A">
        <w:trPr>
          <w:tblCellSpacing w:w="15" w:type="dxa"/>
          <w:jc w:val="center"/>
        </w:trPr>
        <w:tc>
          <w:tcPr>
            <w:tcW w:w="0" w:type="auto"/>
            <w:vAlign w:val="center"/>
            <w:hideMark/>
          </w:tcPr>
          <w:p w14:paraId="61C9C70D"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Manejo de residuos</w:t>
            </w:r>
          </w:p>
        </w:tc>
        <w:tc>
          <w:tcPr>
            <w:tcW w:w="0" w:type="auto"/>
            <w:vAlign w:val="center"/>
            <w:hideMark/>
          </w:tcPr>
          <w:p w14:paraId="14E6304A"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Reduce focos de infección</w:t>
            </w:r>
          </w:p>
        </w:tc>
      </w:tr>
      <w:tr w:rsidR="00FD03D0" w:rsidRPr="00FD03D0" w14:paraId="08FE1B08" w14:textId="77777777" w:rsidTr="00A01A4A">
        <w:trPr>
          <w:tblCellSpacing w:w="15" w:type="dxa"/>
          <w:jc w:val="center"/>
        </w:trPr>
        <w:tc>
          <w:tcPr>
            <w:tcW w:w="0" w:type="auto"/>
            <w:vAlign w:val="center"/>
            <w:hideMark/>
          </w:tcPr>
          <w:p w14:paraId="2916DCDB"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Limpieza del entorno</w:t>
            </w:r>
          </w:p>
        </w:tc>
        <w:tc>
          <w:tcPr>
            <w:tcW w:w="0" w:type="auto"/>
            <w:vAlign w:val="center"/>
            <w:hideMark/>
          </w:tcPr>
          <w:p w14:paraId="6D239453" w14:textId="77777777" w:rsidR="00D42A22" w:rsidRPr="00FD03D0" w:rsidRDefault="00D42A22" w:rsidP="000A2A08">
            <w:pPr>
              <w:spacing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Mejora condiciones sanitarias</w:t>
            </w:r>
          </w:p>
        </w:tc>
      </w:tr>
    </w:tbl>
    <w:p w14:paraId="51F8DB9B" w14:textId="77777777" w:rsidR="0064709D" w:rsidRDefault="0064709D" w:rsidP="000A2A08">
      <w:pPr>
        <w:pStyle w:val="Ttulo2"/>
        <w:spacing w:before="0" w:after="0" w:line="276" w:lineRule="auto"/>
        <w:jc w:val="both"/>
        <w:rPr>
          <w:rStyle w:val="Textoennegrita"/>
          <w:rFonts w:ascii="Arial" w:hAnsi="Arial" w:cs="Arial"/>
          <w:color w:val="000000" w:themeColor="text1"/>
          <w:sz w:val="20"/>
          <w:szCs w:val="20"/>
        </w:rPr>
      </w:pPr>
    </w:p>
    <w:p w14:paraId="4F55222A" w14:textId="77777777" w:rsidR="0064709D" w:rsidRDefault="0064709D" w:rsidP="000A2A08">
      <w:pPr>
        <w:pStyle w:val="Ttulo2"/>
        <w:spacing w:before="0" w:after="0" w:line="276" w:lineRule="auto"/>
        <w:jc w:val="both"/>
        <w:rPr>
          <w:rStyle w:val="Textoennegrita"/>
        </w:rPr>
      </w:pPr>
    </w:p>
    <w:p w14:paraId="49440176" w14:textId="37293199" w:rsidR="0064709D" w:rsidRDefault="0064709D" w:rsidP="0064709D">
      <w:pPr>
        <w:pStyle w:val="Ttulo2"/>
        <w:numPr>
          <w:ilvl w:val="2"/>
          <w:numId w:val="75"/>
        </w:numPr>
        <w:spacing w:before="0" w:after="0" w:line="276" w:lineRule="auto"/>
        <w:jc w:val="both"/>
        <w:rPr>
          <w:rStyle w:val="Textoennegrita"/>
          <w:rFonts w:ascii="Arial" w:hAnsi="Arial" w:cs="Arial"/>
          <w:sz w:val="20"/>
          <w:szCs w:val="20"/>
        </w:rPr>
      </w:pPr>
      <w:r w:rsidRPr="0064709D">
        <w:rPr>
          <w:rStyle w:val="Textoennegrita"/>
          <w:rFonts w:ascii="Arial" w:hAnsi="Arial" w:cs="Arial"/>
          <w:sz w:val="20"/>
          <w:szCs w:val="20"/>
        </w:rPr>
        <w:t xml:space="preserve"> Control de plagas</w:t>
      </w:r>
    </w:p>
    <w:p w14:paraId="3432FCED" w14:textId="77777777" w:rsidR="00C756DF" w:rsidRPr="00C756DF" w:rsidRDefault="00C756DF" w:rsidP="00C756DF">
      <w:pPr>
        <w:pStyle w:val="NormalWeb"/>
        <w:spacing w:before="0" w:beforeAutospacing="0" w:after="0" w:afterAutospacing="0" w:line="276" w:lineRule="auto"/>
        <w:ind w:left="1080"/>
        <w:jc w:val="both"/>
        <w:rPr>
          <w:rFonts w:ascii="Arial" w:hAnsi="Arial" w:cs="Arial"/>
          <w:color w:val="000000" w:themeColor="text1"/>
          <w:sz w:val="20"/>
          <w:szCs w:val="20"/>
        </w:rPr>
      </w:pPr>
    </w:p>
    <w:p w14:paraId="4A7F9212" w14:textId="1EA448F5" w:rsidR="00C756DF" w:rsidRDefault="00C756DF" w:rsidP="00C756DF">
      <w:pPr>
        <w:pStyle w:val="NormalWeb"/>
        <w:spacing w:before="0" w:beforeAutospacing="0" w:after="0" w:afterAutospacing="0" w:line="276" w:lineRule="auto"/>
        <w:ind w:left="1080"/>
        <w:jc w:val="both"/>
        <w:rPr>
          <w:rFonts w:ascii="Arial" w:hAnsi="Arial" w:cs="Arial"/>
          <w:color w:val="000000" w:themeColor="text1"/>
          <w:sz w:val="20"/>
          <w:szCs w:val="20"/>
        </w:rPr>
      </w:pPr>
      <w:r w:rsidRPr="00C756DF">
        <w:rPr>
          <w:rFonts w:ascii="Arial" w:hAnsi="Arial" w:cs="Arial"/>
          <w:color w:val="000000" w:themeColor="text1"/>
          <w:sz w:val="20"/>
          <w:szCs w:val="20"/>
        </w:rPr>
        <w:t>Las plagas necesitan agua, alimento y refugio para sobrevivir; por ello, su control se basa en eliminar o limitar estos factores, reduciendo así su presencia y proliferación.</w:t>
      </w:r>
      <w:r w:rsidR="00951559">
        <w:rPr>
          <w:rFonts w:ascii="Arial" w:hAnsi="Arial" w:cs="Arial"/>
          <w:color w:val="000000" w:themeColor="text1"/>
          <w:sz w:val="20"/>
          <w:szCs w:val="20"/>
        </w:rPr>
        <w:t xml:space="preserve"> </w:t>
      </w:r>
      <w:r w:rsidR="004614C5">
        <w:rPr>
          <w:rFonts w:ascii="Arial" w:hAnsi="Arial" w:cs="Arial"/>
          <w:color w:val="000000" w:themeColor="text1"/>
          <w:sz w:val="20"/>
          <w:szCs w:val="20"/>
        </w:rPr>
        <w:t xml:space="preserve">Posteriormente, se explorarán las medidas preventivas y </w:t>
      </w:r>
      <w:r w:rsidR="007F2A08">
        <w:rPr>
          <w:rFonts w:ascii="Arial" w:hAnsi="Arial" w:cs="Arial"/>
          <w:color w:val="000000" w:themeColor="text1"/>
          <w:sz w:val="20"/>
          <w:szCs w:val="20"/>
        </w:rPr>
        <w:t>recomendaciones específicas:</w:t>
      </w:r>
    </w:p>
    <w:p w14:paraId="665A17A8" w14:textId="77777777" w:rsidR="007F2A08" w:rsidRDefault="007F2A08" w:rsidP="00C756DF">
      <w:pPr>
        <w:pStyle w:val="NormalWeb"/>
        <w:spacing w:before="0" w:beforeAutospacing="0" w:after="0" w:afterAutospacing="0" w:line="276" w:lineRule="auto"/>
        <w:ind w:left="1080"/>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405"/>
        <w:gridCol w:w="4536"/>
        <w:gridCol w:w="3021"/>
      </w:tblGrid>
      <w:tr w:rsidR="007F2A08" w:rsidRPr="00076D99" w14:paraId="4481FA0A" w14:textId="77777777" w:rsidTr="00A01A4A">
        <w:tc>
          <w:tcPr>
            <w:tcW w:w="9962" w:type="dxa"/>
            <w:gridSpan w:val="3"/>
            <w:shd w:val="clear" w:color="auto" w:fill="9BBB59" w:themeFill="accent3"/>
          </w:tcPr>
          <w:p w14:paraId="294B3020" w14:textId="7ED56745" w:rsidR="007F2A08" w:rsidRPr="00076D99" w:rsidRDefault="007F2A08"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Tarjetas</w:t>
            </w:r>
          </w:p>
        </w:tc>
      </w:tr>
      <w:tr w:rsidR="007F2A08" w:rsidRPr="00076D99" w14:paraId="7E80906D" w14:textId="77777777" w:rsidTr="00A01A4A">
        <w:trPr>
          <w:trHeight w:val="550"/>
        </w:trPr>
        <w:tc>
          <w:tcPr>
            <w:tcW w:w="2405" w:type="dxa"/>
          </w:tcPr>
          <w:p w14:paraId="317689F5" w14:textId="77777777" w:rsidR="007F2A08" w:rsidRPr="00FD03D0" w:rsidRDefault="007F2A08" w:rsidP="007F2A08">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Medidas preventivas</w:t>
            </w:r>
          </w:p>
          <w:p w14:paraId="57EDDE53" w14:textId="77777777" w:rsidR="007F2A08" w:rsidRPr="00DC23B2" w:rsidRDefault="007F2A08" w:rsidP="00A01A4A">
            <w:pPr>
              <w:spacing w:line="276" w:lineRule="auto"/>
              <w:jc w:val="both"/>
              <w:rPr>
                <w:rFonts w:ascii="Arial" w:hAnsi="Arial" w:cs="Arial"/>
                <w:b/>
                <w:bCs/>
                <w:color w:val="000000" w:themeColor="text1"/>
                <w:sz w:val="20"/>
                <w:szCs w:val="20"/>
              </w:rPr>
            </w:pPr>
          </w:p>
        </w:tc>
        <w:tc>
          <w:tcPr>
            <w:tcW w:w="4536" w:type="dxa"/>
          </w:tcPr>
          <w:p w14:paraId="0D6B79B2" w14:textId="132D3A4F" w:rsidR="007F2A08" w:rsidRDefault="007F2A08" w:rsidP="007F2A08">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Las medidas preventivas son:</w:t>
            </w:r>
          </w:p>
          <w:p w14:paraId="4F3E827C" w14:textId="77777777" w:rsidR="007F2A08" w:rsidRDefault="007F2A08" w:rsidP="007F2A08">
            <w:pPr>
              <w:spacing w:line="276" w:lineRule="auto"/>
              <w:jc w:val="both"/>
              <w:rPr>
                <w:rFonts w:ascii="Arial" w:hAnsi="Arial" w:cs="Arial"/>
                <w:color w:val="000000" w:themeColor="text1"/>
                <w:sz w:val="20"/>
                <w:szCs w:val="20"/>
              </w:rPr>
            </w:pPr>
          </w:p>
          <w:p w14:paraId="0D310EAC" w14:textId="06C0ABCC" w:rsidR="007F2A08" w:rsidRPr="00FD03D0" w:rsidRDefault="007F2A08" w:rsidP="00635928">
            <w:pPr>
              <w:numPr>
                <w:ilvl w:val="0"/>
                <w:numId w:val="69"/>
              </w:numPr>
              <w:tabs>
                <w:tab w:val="clear" w:pos="720"/>
                <w:tab w:val="num" w:pos="1080"/>
              </w:tabs>
              <w:spacing w:line="276" w:lineRule="auto"/>
              <w:ind w:left="325"/>
              <w:jc w:val="both"/>
              <w:rPr>
                <w:rFonts w:ascii="Arial" w:hAnsi="Arial" w:cs="Arial"/>
                <w:color w:val="000000" w:themeColor="text1"/>
                <w:sz w:val="20"/>
                <w:szCs w:val="20"/>
              </w:rPr>
            </w:pPr>
            <w:r w:rsidRPr="00FD03D0">
              <w:rPr>
                <w:rFonts w:ascii="Arial" w:hAnsi="Arial" w:cs="Arial"/>
                <w:color w:val="000000" w:themeColor="text1"/>
                <w:sz w:val="20"/>
                <w:szCs w:val="20"/>
              </w:rPr>
              <w:t>No acumular residuos</w:t>
            </w:r>
            <w:r w:rsidR="0070368E">
              <w:rPr>
                <w:rFonts w:ascii="Arial" w:hAnsi="Arial" w:cs="Arial"/>
                <w:color w:val="000000" w:themeColor="text1"/>
                <w:sz w:val="20"/>
                <w:szCs w:val="20"/>
              </w:rPr>
              <w:t>.</w:t>
            </w:r>
          </w:p>
          <w:p w14:paraId="2E0CA71D" w14:textId="288B6590" w:rsidR="007F2A08" w:rsidRPr="00FD03D0" w:rsidRDefault="007F2A08" w:rsidP="00635928">
            <w:pPr>
              <w:numPr>
                <w:ilvl w:val="0"/>
                <w:numId w:val="69"/>
              </w:numPr>
              <w:tabs>
                <w:tab w:val="clear" w:pos="720"/>
                <w:tab w:val="num" w:pos="1080"/>
              </w:tabs>
              <w:spacing w:line="276" w:lineRule="auto"/>
              <w:ind w:left="325"/>
              <w:jc w:val="both"/>
              <w:rPr>
                <w:rFonts w:ascii="Arial" w:hAnsi="Arial" w:cs="Arial"/>
                <w:color w:val="000000" w:themeColor="text1"/>
                <w:sz w:val="20"/>
                <w:szCs w:val="20"/>
              </w:rPr>
            </w:pPr>
            <w:r w:rsidRPr="00FD03D0">
              <w:rPr>
                <w:rFonts w:ascii="Arial" w:hAnsi="Arial" w:cs="Arial"/>
                <w:color w:val="000000" w:themeColor="text1"/>
                <w:sz w:val="20"/>
                <w:szCs w:val="20"/>
              </w:rPr>
              <w:t>Mantener limpieza constante</w:t>
            </w:r>
            <w:r w:rsidR="0070368E">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3673DA14" w14:textId="06C3FE7D" w:rsidR="007F2A08" w:rsidRPr="00FD03D0" w:rsidRDefault="007F2A08" w:rsidP="00635928">
            <w:pPr>
              <w:numPr>
                <w:ilvl w:val="0"/>
                <w:numId w:val="69"/>
              </w:numPr>
              <w:tabs>
                <w:tab w:val="clear" w:pos="720"/>
                <w:tab w:val="num" w:pos="1080"/>
              </w:tabs>
              <w:spacing w:line="276" w:lineRule="auto"/>
              <w:ind w:left="325"/>
              <w:jc w:val="both"/>
              <w:rPr>
                <w:rFonts w:ascii="Arial" w:hAnsi="Arial" w:cs="Arial"/>
                <w:color w:val="000000" w:themeColor="text1"/>
                <w:sz w:val="20"/>
                <w:szCs w:val="20"/>
              </w:rPr>
            </w:pPr>
            <w:r w:rsidRPr="00FD03D0">
              <w:rPr>
                <w:rFonts w:ascii="Arial" w:hAnsi="Arial" w:cs="Arial"/>
                <w:color w:val="000000" w:themeColor="text1"/>
                <w:sz w:val="20"/>
                <w:szCs w:val="20"/>
              </w:rPr>
              <w:t>Sellar accesos (puertas, ventanas)</w:t>
            </w:r>
            <w:r w:rsidR="0070368E">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1582033D" w14:textId="2806A53A" w:rsidR="007F2A08" w:rsidRPr="00FD03D0" w:rsidRDefault="007F2A08" w:rsidP="00635928">
            <w:pPr>
              <w:numPr>
                <w:ilvl w:val="0"/>
                <w:numId w:val="69"/>
              </w:numPr>
              <w:tabs>
                <w:tab w:val="clear" w:pos="720"/>
                <w:tab w:val="num" w:pos="1080"/>
              </w:tabs>
              <w:spacing w:line="276" w:lineRule="auto"/>
              <w:ind w:left="325"/>
              <w:jc w:val="both"/>
              <w:rPr>
                <w:rFonts w:ascii="Arial" w:hAnsi="Arial" w:cs="Arial"/>
                <w:color w:val="000000" w:themeColor="text1"/>
                <w:sz w:val="20"/>
                <w:szCs w:val="20"/>
              </w:rPr>
            </w:pPr>
            <w:r w:rsidRPr="00FD03D0">
              <w:rPr>
                <w:rFonts w:ascii="Arial" w:hAnsi="Arial" w:cs="Arial"/>
                <w:color w:val="000000" w:themeColor="text1"/>
                <w:sz w:val="20"/>
                <w:szCs w:val="20"/>
              </w:rPr>
              <w:t>Uso de mallas o mosquiteros</w:t>
            </w:r>
            <w:r w:rsidR="0070368E">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1E8021C9" w14:textId="21FD752B" w:rsidR="007F2A08" w:rsidRPr="007F2A08" w:rsidRDefault="007F2A08" w:rsidP="00635928">
            <w:pPr>
              <w:numPr>
                <w:ilvl w:val="0"/>
                <w:numId w:val="69"/>
              </w:numPr>
              <w:tabs>
                <w:tab w:val="clear" w:pos="720"/>
                <w:tab w:val="num" w:pos="1080"/>
              </w:tabs>
              <w:spacing w:line="276" w:lineRule="auto"/>
              <w:ind w:left="325"/>
              <w:jc w:val="both"/>
              <w:rPr>
                <w:rFonts w:ascii="Arial" w:hAnsi="Arial" w:cs="Arial"/>
                <w:color w:val="000000" w:themeColor="text1"/>
                <w:sz w:val="20"/>
                <w:szCs w:val="20"/>
              </w:rPr>
            </w:pPr>
            <w:r w:rsidRPr="00FD03D0">
              <w:rPr>
                <w:rFonts w:ascii="Arial" w:hAnsi="Arial" w:cs="Arial"/>
                <w:color w:val="000000" w:themeColor="text1"/>
                <w:sz w:val="20"/>
                <w:szCs w:val="20"/>
              </w:rPr>
              <w:t>Inspección de materias primas</w:t>
            </w:r>
            <w:r w:rsidR="0070368E">
              <w:rPr>
                <w:rFonts w:ascii="Arial" w:hAnsi="Arial" w:cs="Arial"/>
                <w:color w:val="000000" w:themeColor="text1"/>
                <w:sz w:val="20"/>
                <w:szCs w:val="20"/>
              </w:rPr>
              <w:t>.</w:t>
            </w:r>
            <w:r w:rsidRPr="00FD03D0">
              <w:rPr>
                <w:rFonts w:ascii="Arial" w:hAnsi="Arial" w:cs="Arial"/>
                <w:color w:val="000000" w:themeColor="text1"/>
                <w:sz w:val="20"/>
                <w:szCs w:val="20"/>
              </w:rPr>
              <w:t xml:space="preserve"> </w:t>
            </w:r>
          </w:p>
        </w:tc>
        <w:tc>
          <w:tcPr>
            <w:tcW w:w="3021" w:type="dxa"/>
          </w:tcPr>
          <w:p w14:paraId="349CCD66" w14:textId="39CB8B13" w:rsidR="007F2A08" w:rsidRPr="005104AC" w:rsidRDefault="001E6BF8"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50A318A4" wp14:editId="58D98833">
                  <wp:extent cx="1781175" cy="1340485"/>
                  <wp:effectExtent l="0" t="0" r="0" b="5715"/>
                  <wp:docPr id="1821533599"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33599" name="Imagen 1821533599"/>
                          <pic:cNvPicPr/>
                        </pic:nvPicPr>
                        <pic:blipFill>
                          <a:blip r:embed="rId140">
                            <a:extLst>
                              <a:ext uri="{28A0092B-C50C-407E-A947-70E740481C1C}">
                                <a14:useLocalDpi xmlns:a14="http://schemas.microsoft.com/office/drawing/2010/main" val="0"/>
                              </a:ext>
                            </a:extLst>
                          </a:blip>
                          <a:stretch>
                            <a:fillRect/>
                          </a:stretch>
                        </pic:blipFill>
                        <pic:spPr>
                          <a:xfrm>
                            <a:off x="0" y="0"/>
                            <a:ext cx="1781175" cy="1340485"/>
                          </a:xfrm>
                          <a:prstGeom prst="rect">
                            <a:avLst/>
                          </a:prstGeom>
                        </pic:spPr>
                      </pic:pic>
                    </a:graphicData>
                  </a:graphic>
                </wp:inline>
              </w:drawing>
            </w:r>
          </w:p>
        </w:tc>
      </w:tr>
    </w:tbl>
    <w:p w14:paraId="2AA6FF7D" w14:textId="77777777" w:rsidR="007F2A08" w:rsidRDefault="007F2A08" w:rsidP="00C756DF">
      <w:pPr>
        <w:pStyle w:val="NormalWeb"/>
        <w:spacing w:before="0" w:beforeAutospacing="0" w:after="0" w:afterAutospacing="0" w:line="276" w:lineRule="auto"/>
        <w:ind w:left="1080"/>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405"/>
        <w:gridCol w:w="4536"/>
        <w:gridCol w:w="3021"/>
      </w:tblGrid>
      <w:tr w:rsidR="00AD045F" w:rsidRPr="00076D99" w14:paraId="6A10A88A" w14:textId="77777777" w:rsidTr="00A01A4A">
        <w:trPr>
          <w:trHeight w:val="550"/>
        </w:trPr>
        <w:tc>
          <w:tcPr>
            <w:tcW w:w="2405" w:type="dxa"/>
          </w:tcPr>
          <w:p w14:paraId="4496426A" w14:textId="77777777" w:rsidR="00AD045F" w:rsidRPr="00FD03D0" w:rsidRDefault="00AD045F" w:rsidP="00A01A4A">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Recomendaciones específicas</w:t>
            </w:r>
          </w:p>
          <w:p w14:paraId="537EB393" w14:textId="77777777" w:rsidR="00AD045F" w:rsidRPr="00FD03D0" w:rsidRDefault="00AD045F" w:rsidP="00A01A4A">
            <w:pPr>
              <w:pStyle w:val="Ttulo3"/>
              <w:spacing w:before="0" w:after="0" w:line="276" w:lineRule="auto"/>
              <w:jc w:val="both"/>
              <w:rPr>
                <w:rStyle w:val="Textoennegrita"/>
                <w:rFonts w:ascii="Arial" w:hAnsi="Arial" w:cs="Arial"/>
                <w:color w:val="000000" w:themeColor="text1"/>
                <w:sz w:val="20"/>
                <w:szCs w:val="20"/>
              </w:rPr>
            </w:pPr>
          </w:p>
        </w:tc>
        <w:tc>
          <w:tcPr>
            <w:tcW w:w="4536" w:type="dxa"/>
          </w:tcPr>
          <w:p w14:paraId="3EBBEACA" w14:textId="77777777" w:rsidR="00AD045F" w:rsidRDefault="00AD045F" w:rsidP="00A01A4A">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Las recomendaciones específicas son:</w:t>
            </w:r>
          </w:p>
          <w:p w14:paraId="4A2B1FCC" w14:textId="77777777" w:rsidR="00AD045F" w:rsidRDefault="00AD045F" w:rsidP="00A01A4A">
            <w:pPr>
              <w:spacing w:line="276" w:lineRule="auto"/>
              <w:jc w:val="both"/>
              <w:rPr>
                <w:rFonts w:ascii="Arial" w:hAnsi="Arial" w:cs="Arial"/>
                <w:color w:val="000000" w:themeColor="text1"/>
                <w:sz w:val="20"/>
                <w:szCs w:val="20"/>
              </w:rPr>
            </w:pPr>
          </w:p>
          <w:p w14:paraId="736FBBD5" w14:textId="77777777" w:rsidR="00AD045F" w:rsidRPr="00FD03D0" w:rsidRDefault="00AD045F" w:rsidP="00A01A4A">
            <w:pPr>
              <w:numPr>
                <w:ilvl w:val="0"/>
                <w:numId w:val="69"/>
              </w:numPr>
              <w:tabs>
                <w:tab w:val="clear" w:pos="720"/>
              </w:tabs>
              <w:spacing w:line="276" w:lineRule="auto"/>
              <w:ind w:left="325"/>
              <w:jc w:val="both"/>
              <w:rPr>
                <w:rFonts w:ascii="Arial" w:hAnsi="Arial" w:cs="Arial"/>
                <w:color w:val="000000" w:themeColor="text1"/>
                <w:sz w:val="20"/>
                <w:szCs w:val="20"/>
              </w:rPr>
            </w:pPr>
            <w:r w:rsidRPr="00FD03D0">
              <w:rPr>
                <w:rFonts w:ascii="Arial" w:hAnsi="Arial" w:cs="Arial"/>
                <w:color w:val="000000" w:themeColor="text1"/>
                <w:sz w:val="20"/>
                <w:szCs w:val="20"/>
              </w:rPr>
              <w:t>Mantener alimentos cubiertos</w:t>
            </w:r>
            <w:r>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2085DBB5" w14:textId="77777777" w:rsidR="00AD045F" w:rsidRPr="00FD03D0" w:rsidRDefault="00AD045F" w:rsidP="00A01A4A">
            <w:pPr>
              <w:numPr>
                <w:ilvl w:val="0"/>
                <w:numId w:val="69"/>
              </w:numPr>
              <w:tabs>
                <w:tab w:val="clear" w:pos="720"/>
              </w:tabs>
              <w:spacing w:line="276" w:lineRule="auto"/>
              <w:ind w:left="325"/>
              <w:jc w:val="both"/>
              <w:rPr>
                <w:rFonts w:ascii="Arial" w:hAnsi="Arial" w:cs="Arial"/>
                <w:color w:val="000000" w:themeColor="text1"/>
                <w:sz w:val="20"/>
                <w:szCs w:val="20"/>
              </w:rPr>
            </w:pPr>
            <w:r w:rsidRPr="00FD03D0">
              <w:rPr>
                <w:rFonts w:ascii="Arial" w:hAnsi="Arial" w:cs="Arial"/>
                <w:color w:val="000000" w:themeColor="text1"/>
                <w:sz w:val="20"/>
                <w:szCs w:val="20"/>
              </w:rPr>
              <w:t>Elevar materias primas a 15 cm del suelo</w:t>
            </w:r>
            <w:r>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4A4A75DC" w14:textId="77777777" w:rsidR="00AD045F" w:rsidRPr="00FD03D0" w:rsidRDefault="00AD045F" w:rsidP="00A01A4A">
            <w:pPr>
              <w:numPr>
                <w:ilvl w:val="0"/>
                <w:numId w:val="69"/>
              </w:numPr>
              <w:tabs>
                <w:tab w:val="clear" w:pos="720"/>
              </w:tabs>
              <w:spacing w:line="276" w:lineRule="auto"/>
              <w:ind w:left="325"/>
              <w:jc w:val="both"/>
              <w:rPr>
                <w:rFonts w:ascii="Arial" w:hAnsi="Arial" w:cs="Arial"/>
                <w:color w:val="000000" w:themeColor="text1"/>
                <w:sz w:val="20"/>
                <w:szCs w:val="20"/>
              </w:rPr>
            </w:pPr>
            <w:r w:rsidRPr="00FD03D0">
              <w:rPr>
                <w:rFonts w:ascii="Arial" w:hAnsi="Arial" w:cs="Arial"/>
                <w:color w:val="000000" w:themeColor="text1"/>
                <w:sz w:val="20"/>
                <w:szCs w:val="20"/>
              </w:rPr>
              <w:t>Tapar canecas de basura</w:t>
            </w:r>
            <w:r>
              <w:rPr>
                <w:rFonts w:ascii="Arial" w:hAnsi="Arial" w:cs="Arial"/>
                <w:color w:val="000000" w:themeColor="text1"/>
                <w:sz w:val="20"/>
                <w:szCs w:val="20"/>
              </w:rPr>
              <w:t>.</w:t>
            </w:r>
          </w:p>
          <w:p w14:paraId="25986139" w14:textId="77777777" w:rsidR="00AD045F" w:rsidRPr="00FD03D0" w:rsidRDefault="00AD045F" w:rsidP="00A01A4A">
            <w:pPr>
              <w:numPr>
                <w:ilvl w:val="0"/>
                <w:numId w:val="69"/>
              </w:numPr>
              <w:tabs>
                <w:tab w:val="clear" w:pos="720"/>
              </w:tabs>
              <w:spacing w:line="276" w:lineRule="auto"/>
              <w:ind w:left="325"/>
              <w:jc w:val="both"/>
              <w:rPr>
                <w:rFonts w:ascii="Arial" w:hAnsi="Arial" w:cs="Arial"/>
                <w:color w:val="000000" w:themeColor="text1"/>
                <w:sz w:val="20"/>
                <w:szCs w:val="20"/>
              </w:rPr>
            </w:pPr>
            <w:r w:rsidRPr="00FD03D0">
              <w:rPr>
                <w:rFonts w:ascii="Arial" w:hAnsi="Arial" w:cs="Arial"/>
                <w:color w:val="000000" w:themeColor="text1"/>
                <w:sz w:val="20"/>
                <w:szCs w:val="20"/>
              </w:rPr>
              <w:t>Mantener drenajes cerrados</w:t>
            </w:r>
            <w:r>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61D69B8D" w14:textId="77777777" w:rsidR="00AD045F" w:rsidRPr="007F2A08" w:rsidRDefault="00AD045F" w:rsidP="00A01A4A">
            <w:pPr>
              <w:numPr>
                <w:ilvl w:val="0"/>
                <w:numId w:val="69"/>
              </w:numPr>
              <w:tabs>
                <w:tab w:val="clear" w:pos="720"/>
              </w:tabs>
              <w:spacing w:line="276" w:lineRule="auto"/>
              <w:ind w:left="325"/>
              <w:jc w:val="both"/>
              <w:rPr>
                <w:rFonts w:ascii="Arial" w:hAnsi="Arial" w:cs="Arial"/>
                <w:color w:val="000000" w:themeColor="text1"/>
                <w:sz w:val="20"/>
                <w:szCs w:val="20"/>
              </w:rPr>
            </w:pPr>
            <w:r w:rsidRPr="00FD03D0">
              <w:rPr>
                <w:rFonts w:ascii="Arial" w:hAnsi="Arial" w:cs="Arial"/>
                <w:color w:val="000000" w:themeColor="text1"/>
                <w:sz w:val="20"/>
                <w:szCs w:val="20"/>
              </w:rPr>
              <w:t>Implementar programas de fumigación controlada</w:t>
            </w:r>
            <w:r>
              <w:rPr>
                <w:rFonts w:ascii="Arial" w:hAnsi="Arial" w:cs="Arial"/>
                <w:color w:val="000000" w:themeColor="text1"/>
                <w:sz w:val="20"/>
                <w:szCs w:val="20"/>
              </w:rPr>
              <w:t>.</w:t>
            </w:r>
            <w:r w:rsidRPr="00FD03D0">
              <w:rPr>
                <w:rFonts w:ascii="Arial" w:hAnsi="Arial" w:cs="Arial"/>
                <w:color w:val="000000" w:themeColor="text1"/>
                <w:sz w:val="20"/>
                <w:szCs w:val="20"/>
              </w:rPr>
              <w:t xml:space="preserve"> </w:t>
            </w:r>
          </w:p>
        </w:tc>
        <w:tc>
          <w:tcPr>
            <w:tcW w:w="3021" w:type="dxa"/>
          </w:tcPr>
          <w:p w14:paraId="011A53E2" w14:textId="77777777" w:rsidR="00AD045F" w:rsidRPr="005104AC" w:rsidRDefault="00AD045F" w:rsidP="00A01A4A">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1C1EB31E" wp14:editId="60CA43F0">
                  <wp:extent cx="1781175" cy="1381125"/>
                  <wp:effectExtent l="0" t="0" r="0" b="3175"/>
                  <wp:docPr id="1486857561"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57561" name="Imagen 1486857561"/>
                          <pic:cNvPicPr/>
                        </pic:nvPicPr>
                        <pic:blipFill>
                          <a:blip r:embed="rId141">
                            <a:extLst>
                              <a:ext uri="{28A0092B-C50C-407E-A947-70E740481C1C}">
                                <a14:useLocalDpi xmlns:a14="http://schemas.microsoft.com/office/drawing/2010/main" val="0"/>
                              </a:ext>
                            </a:extLst>
                          </a:blip>
                          <a:stretch>
                            <a:fillRect/>
                          </a:stretch>
                        </pic:blipFill>
                        <pic:spPr>
                          <a:xfrm>
                            <a:off x="0" y="0"/>
                            <a:ext cx="1781175" cy="1381125"/>
                          </a:xfrm>
                          <a:prstGeom prst="rect">
                            <a:avLst/>
                          </a:prstGeom>
                        </pic:spPr>
                      </pic:pic>
                    </a:graphicData>
                  </a:graphic>
                </wp:inline>
              </w:drawing>
            </w:r>
          </w:p>
        </w:tc>
      </w:tr>
      <w:tr w:rsidR="00E16427" w:rsidRPr="00E16427" w14:paraId="7CF095AA" w14:textId="77777777" w:rsidTr="00A01A4A">
        <w:trPr>
          <w:trHeight w:val="550"/>
        </w:trPr>
        <w:tc>
          <w:tcPr>
            <w:tcW w:w="2405" w:type="dxa"/>
          </w:tcPr>
          <w:p w14:paraId="651DFC72" w14:textId="668C4A67" w:rsidR="00E16427" w:rsidRPr="00E16427" w:rsidRDefault="00E16427" w:rsidP="00A01A4A">
            <w:pPr>
              <w:pStyle w:val="Ttulo3"/>
              <w:spacing w:before="0" w:after="0" w:line="276" w:lineRule="auto"/>
              <w:jc w:val="both"/>
              <w:rPr>
                <w:rStyle w:val="Textoennegrita"/>
                <w:rFonts w:ascii="Arial" w:hAnsi="Arial" w:cs="Arial"/>
                <w:color w:val="000000" w:themeColor="text1"/>
                <w:sz w:val="20"/>
                <w:szCs w:val="20"/>
              </w:rPr>
            </w:pPr>
            <w:r w:rsidRPr="00E16427">
              <w:rPr>
                <w:rStyle w:val="Textoennegrita"/>
                <w:rFonts w:ascii="Arial" w:hAnsi="Arial" w:cs="Arial"/>
                <w:color w:val="000000" w:themeColor="text1"/>
                <w:sz w:val="20"/>
                <w:szCs w:val="20"/>
              </w:rPr>
              <w:t>C</w:t>
            </w:r>
            <w:r w:rsidRPr="00E16427">
              <w:rPr>
                <w:rStyle w:val="Textoennegrita"/>
                <w:rFonts w:ascii="Arial" w:hAnsi="Arial" w:cs="Arial"/>
                <w:sz w:val="20"/>
                <w:szCs w:val="20"/>
              </w:rPr>
              <w:t>ontrol preventivo de plagas</w:t>
            </w:r>
          </w:p>
        </w:tc>
        <w:tc>
          <w:tcPr>
            <w:tcW w:w="4536" w:type="dxa"/>
          </w:tcPr>
          <w:p w14:paraId="1B2791F2" w14:textId="77777777" w:rsidR="00AB3ED7" w:rsidRDefault="00AB3ED7" w:rsidP="00AB3ED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Este se debe realizar así:</w:t>
            </w:r>
          </w:p>
          <w:p w14:paraId="7C7BAAA5" w14:textId="77777777" w:rsidR="00AB3ED7" w:rsidRDefault="00AB3ED7" w:rsidP="00AB3ED7">
            <w:pPr>
              <w:spacing w:line="276" w:lineRule="auto"/>
              <w:jc w:val="both"/>
              <w:rPr>
                <w:rFonts w:ascii="Arial" w:hAnsi="Arial" w:cs="Arial"/>
                <w:color w:val="000000" w:themeColor="text1"/>
                <w:sz w:val="20"/>
                <w:szCs w:val="20"/>
              </w:rPr>
            </w:pPr>
          </w:p>
          <w:p w14:paraId="465413FD" w14:textId="77777777" w:rsidR="00AB3ED7" w:rsidRDefault="00AB3ED7" w:rsidP="00AB3ED7">
            <w:pPr>
              <w:numPr>
                <w:ilvl w:val="0"/>
                <w:numId w:val="69"/>
              </w:numPr>
              <w:tabs>
                <w:tab w:val="clear" w:pos="720"/>
              </w:tabs>
              <w:spacing w:line="276" w:lineRule="auto"/>
              <w:ind w:left="325"/>
              <w:jc w:val="both"/>
              <w:rPr>
                <w:rFonts w:ascii="Arial" w:hAnsi="Arial" w:cs="Arial"/>
                <w:color w:val="000000" w:themeColor="text1"/>
                <w:sz w:val="20"/>
                <w:szCs w:val="20"/>
              </w:rPr>
            </w:pPr>
            <w:r w:rsidRPr="00AB3ED7">
              <w:rPr>
                <w:rFonts w:ascii="Arial" w:hAnsi="Arial" w:cs="Arial"/>
                <w:b/>
                <w:bCs/>
                <w:color w:val="000000" w:themeColor="text1"/>
                <w:sz w:val="20"/>
                <w:szCs w:val="20"/>
              </w:rPr>
              <w:t>Limpieza constante:</w:t>
            </w:r>
            <w:r w:rsidRPr="00AB3ED7">
              <w:rPr>
                <w:rFonts w:ascii="Arial" w:hAnsi="Arial" w:cs="Arial"/>
                <w:color w:val="000000" w:themeColor="text1"/>
                <w:sz w:val="20"/>
                <w:szCs w:val="20"/>
              </w:rPr>
              <w:t xml:space="preserve"> eliminar alimento disponible.</w:t>
            </w:r>
            <w:r>
              <w:rPr>
                <w:rFonts w:ascii="Arial" w:hAnsi="Arial" w:cs="Arial"/>
                <w:color w:val="000000" w:themeColor="text1"/>
                <w:sz w:val="20"/>
                <w:szCs w:val="20"/>
              </w:rPr>
              <w:t xml:space="preserve"> </w:t>
            </w:r>
          </w:p>
          <w:p w14:paraId="133D2714" w14:textId="77777777" w:rsidR="00AB3ED7" w:rsidRDefault="00AB3ED7" w:rsidP="00AB3ED7">
            <w:pPr>
              <w:numPr>
                <w:ilvl w:val="0"/>
                <w:numId w:val="69"/>
              </w:numPr>
              <w:tabs>
                <w:tab w:val="clear" w:pos="720"/>
              </w:tabs>
              <w:spacing w:line="276" w:lineRule="auto"/>
              <w:ind w:left="325"/>
              <w:jc w:val="both"/>
              <w:rPr>
                <w:rFonts w:ascii="Arial" w:hAnsi="Arial" w:cs="Arial"/>
                <w:color w:val="000000" w:themeColor="text1"/>
                <w:sz w:val="20"/>
                <w:szCs w:val="20"/>
              </w:rPr>
            </w:pPr>
            <w:r w:rsidRPr="00AB3ED7">
              <w:rPr>
                <w:rFonts w:ascii="Arial" w:hAnsi="Arial" w:cs="Arial"/>
                <w:b/>
                <w:bCs/>
                <w:color w:val="000000" w:themeColor="text1"/>
                <w:sz w:val="20"/>
                <w:szCs w:val="20"/>
              </w:rPr>
              <w:t>Control de residuos:</w:t>
            </w:r>
            <w:r w:rsidRPr="00AB3ED7">
              <w:rPr>
                <w:rFonts w:ascii="Arial" w:hAnsi="Arial" w:cs="Arial"/>
                <w:color w:val="000000" w:themeColor="text1"/>
                <w:sz w:val="20"/>
                <w:szCs w:val="20"/>
              </w:rPr>
              <w:t xml:space="preserve"> evitar la atracción de plagas.</w:t>
            </w:r>
          </w:p>
          <w:p w14:paraId="5B727F88" w14:textId="77777777" w:rsidR="00AB3ED7" w:rsidRDefault="00AB3ED7" w:rsidP="00AB3ED7">
            <w:pPr>
              <w:numPr>
                <w:ilvl w:val="0"/>
                <w:numId w:val="69"/>
              </w:numPr>
              <w:tabs>
                <w:tab w:val="clear" w:pos="720"/>
              </w:tabs>
              <w:spacing w:line="276" w:lineRule="auto"/>
              <w:ind w:left="325"/>
              <w:jc w:val="both"/>
              <w:rPr>
                <w:rFonts w:ascii="Arial" w:hAnsi="Arial" w:cs="Arial"/>
                <w:color w:val="000000" w:themeColor="text1"/>
                <w:sz w:val="20"/>
                <w:szCs w:val="20"/>
              </w:rPr>
            </w:pPr>
            <w:r w:rsidRPr="00AB3ED7">
              <w:rPr>
                <w:rFonts w:ascii="Arial" w:hAnsi="Arial" w:cs="Arial"/>
                <w:b/>
                <w:bCs/>
                <w:color w:val="000000" w:themeColor="text1"/>
                <w:sz w:val="20"/>
                <w:szCs w:val="20"/>
              </w:rPr>
              <w:t>Sellado de instalaciones:</w:t>
            </w:r>
            <w:r w:rsidRPr="00AB3ED7">
              <w:rPr>
                <w:rFonts w:ascii="Arial" w:hAnsi="Arial" w:cs="Arial"/>
                <w:color w:val="000000" w:themeColor="text1"/>
                <w:sz w:val="20"/>
                <w:szCs w:val="20"/>
              </w:rPr>
              <w:t xml:space="preserve"> impedir el ingreso de plagas.</w:t>
            </w:r>
          </w:p>
          <w:p w14:paraId="0972C9F7" w14:textId="149CB904" w:rsidR="00AB3ED7" w:rsidRPr="00AB3ED7" w:rsidRDefault="00AB3ED7" w:rsidP="00AB3ED7">
            <w:pPr>
              <w:numPr>
                <w:ilvl w:val="0"/>
                <w:numId w:val="69"/>
              </w:numPr>
              <w:tabs>
                <w:tab w:val="clear" w:pos="720"/>
              </w:tabs>
              <w:spacing w:line="276" w:lineRule="auto"/>
              <w:ind w:left="325"/>
              <w:jc w:val="both"/>
              <w:rPr>
                <w:rFonts w:ascii="Arial" w:hAnsi="Arial" w:cs="Arial"/>
                <w:color w:val="000000" w:themeColor="text1"/>
                <w:sz w:val="20"/>
                <w:szCs w:val="20"/>
              </w:rPr>
            </w:pPr>
            <w:r w:rsidRPr="00AB3ED7">
              <w:rPr>
                <w:rFonts w:ascii="Arial" w:hAnsi="Arial" w:cs="Arial"/>
                <w:b/>
                <w:bCs/>
                <w:color w:val="000000" w:themeColor="text1"/>
                <w:sz w:val="20"/>
                <w:szCs w:val="20"/>
              </w:rPr>
              <w:t>Fumigación:</w:t>
            </w:r>
            <w:r w:rsidRPr="00AB3ED7">
              <w:rPr>
                <w:rFonts w:ascii="Arial" w:hAnsi="Arial" w:cs="Arial"/>
                <w:color w:val="000000" w:themeColor="text1"/>
                <w:sz w:val="20"/>
                <w:szCs w:val="20"/>
              </w:rPr>
              <w:t xml:space="preserve"> control poblacional.</w:t>
            </w:r>
          </w:p>
          <w:p w14:paraId="4A6A8D3C" w14:textId="125A394D" w:rsidR="00AB3ED7" w:rsidRPr="00E16427" w:rsidRDefault="00AB3ED7" w:rsidP="00A01A4A">
            <w:pPr>
              <w:spacing w:line="276" w:lineRule="auto"/>
              <w:jc w:val="both"/>
              <w:rPr>
                <w:rFonts w:ascii="Arial" w:hAnsi="Arial" w:cs="Arial"/>
                <w:color w:val="000000" w:themeColor="text1"/>
                <w:sz w:val="20"/>
                <w:szCs w:val="20"/>
              </w:rPr>
            </w:pPr>
          </w:p>
        </w:tc>
        <w:tc>
          <w:tcPr>
            <w:tcW w:w="3021" w:type="dxa"/>
          </w:tcPr>
          <w:p w14:paraId="74B91F3E" w14:textId="680AA6DF" w:rsidR="00E16427" w:rsidRPr="00E16427" w:rsidRDefault="009A2F88" w:rsidP="00A01A4A">
            <w:pPr>
              <w:spacing w:line="276" w:lineRule="auto"/>
              <w:jc w:val="center"/>
              <w:rPr>
                <w:rFonts w:ascii="Arial" w:hAnsi="Arial" w:cs="Arial"/>
                <w:noProof/>
                <w:color w:val="000000"/>
                <w:sz w:val="20"/>
                <w:szCs w:val="20"/>
                <w:lang w:val="es-MX"/>
              </w:rPr>
            </w:pPr>
            <w:r>
              <w:rPr>
                <w:rFonts w:ascii="Arial" w:hAnsi="Arial" w:cs="Arial"/>
                <w:noProof/>
                <w:color w:val="000000"/>
                <w:sz w:val="20"/>
                <w:szCs w:val="20"/>
                <w:lang w:val="es-MX"/>
              </w:rPr>
              <w:drawing>
                <wp:inline distT="0" distB="0" distL="0" distR="0" wp14:anchorId="7BB0A115" wp14:editId="4A31C0C9">
                  <wp:extent cx="1781175" cy="1457325"/>
                  <wp:effectExtent l="0" t="0" r="0" b="3175"/>
                  <wp:docPr id="1289525928"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25928" name="Imagen 1289525928"/>
                          <pic:cNvPicPr/>
                        </pic:nvPicPr>
                        <pic:blipFill>
                          <a:blip r:embed="rId142">
                            <a:extLst>
                              <a:ext uri="{28A0092B-C50C-407E-A947-70E740481C1C}">
                                <a14:useLocalDpi xmlns:a14="http://schemas.microsoft.com/office/drawing/2010/main" val="0"/>
                              </a:ext>
                            </a:extLst>
                          </a:blip>
                          <a:stretch>
                            <a:fillRect/>
                          </a:stretch>
                        </pic:blipFill>
                        <pic:spPr>
                          <a:xfrm>
                            <a:off x="0" y="0"/>
                            <a:ext cx="1781175" cy="1457325"/>
                          </a:xfrm>
                          <a:prstGeom prst="rect">
                            <a:avLst/>
                          </a:prstGeom>
                        </pic:spPr>
                      </pic:pic>
                    </a:graphicData>
                  </a:graphic>
                </wp:inline>
              </w:drawing>
            </w:r>
          </w:p>
        </w:tc>
      </w:tr>
    </w:tbl>
    <w:p w14:paraId="55C6BEE5" w14:textId="77777777" w:rsidR="00AD045F" w:rsidRPr="00C756DF" w:rsidRDefault="00AD045F" w:rsidP="00C756DF">
      <w:pPr>
        <w:pStyle w:val="NormalWeb"/>
        <w:spacing w:before="0" w:beforeAutospacing="0" w:after="0" w:afterAutospacing="0" w:line="276" w:lineRule="auto"/>
        <w:ind w:left="1080"/>
        <w:jc w:val="both"/>
        <w:rPr>
          <w:rFonts w:ascii="Arial" w:hAnsi="Arial" w:cs="Arial"/>
          <w:color w:val="000000" w:themeColor="text1"/>
          <w:sz w:val="20"/>
          <w:szCs w:val="20"/>
        </w:rPr>
      </w:pPr>
    </w:p>
    <w:p w14:paraId="44C0ED60" w14:textId="77777777" w:rsidR="0064709D" w:rsidRDefault="0064709D" w:rsidP="000A2A08">
      <w:pPr>
        <w:pStyle w:val="Ttulo2"/>
        <w:spacing w:before="0" w:after="0" w:line="276" w:lineRule="auto"/>
        <w:jc w:val="both"/>
        <w:rPr>
          <w:rStyle w:val="Textoennegrita"/>
          <w:rFonts w:ascii="Arial" w:hAnsi="Arial" w:cs="Arial"/>
          <w:color w:val="000000" w:themeColor="text1"/>
          <w:sz w:val="20"/>
          <w:szCs w:val="20"/>
        </w:rPr>
      </w:pPr>
    </w:p>
    <w:p w14:paraId="396B3458" w14:textId="3F0924AB" w:rsidR="00D42A22" w:rsidRPr="00FD03D0" w:rsidRDefault="00F9390A" w:rsidP="0079333C">
      <w:pPr>
        <w:pStyle w:val="Ttulo2"/>
        <w:numPr>
          <w:ilvl w:val="2"/>
          <w:numId w:val="75"/>
        </w:numPr>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Animales domésticos y riesgo sanitario</w:t>
      </w:r>
    </w:p>
    <w:p w14:paraId="3737ABF4" w14:textId="2B822429" w:rsidR="00F9390A" w:rsidRDefault="00F9390A" w:rsidP="00F9390A">
      <w:pPr>
        <w:pStyle w:val="NormalWeb"/>
        <w:spacing w:before="0" w:beforeAutospacing="0" w:after="0" w:afterAutospacing="0" w:line="276" w:lineRule="auto"/>
        <w:ind w:left="360" w:firstLine="720"/>
        <w:jc w:val="both"/>
        <w:rPr>
          <w:rFonts w:ascii="Arial" w:hAnsi="Arial" w:cs="Arial"/>
          <w:color w:val="000000" w:themeColor="text1"/>
          <w:sz w:val="20"/>
          <w:szCs w:val="20"/>
        </w:rPr>
      </w:pPr>
    </w:p>
    <w:p w14:paraId="5B6C9DB9" w14:textId="77777777" w:rsidR="00F9390A" w:rsidRDefault="00F9390A" w:rsidP="00F9390A">
      <w:pPr>
        <w:pStyle w:val="NormalWeb"/>
        <w:spacing w:before="0" w:beforeAutospacing="0" w:after="0" w:afterAutospacing="0" w:line="276" w:lineRule="auto"/>
        <w:ind w:left="360" w:firstLine="720"/>
        <w:jc w:val="both"/>
        <w:rPr>
          <w:rFonts w:ascii="Arial" w:hAnsi="Arial" w:cs="Arial"/>
          <w:color w:val="000000" w:themeColor="text1"/>
          <w:sz w:val="20"/>
          <w:szCs w:val="20"/>
        </w:rPr>
      </w:pPr>
    </w:p>
    <w:p w14:paraId="60C3F84C" w14:textId="28E81BF4" w:rsidR="00D42A22" w:rsidRDefault="00D42A22" w:rsidP="008E7044">
      <w:pPr>
        <w:pStyle w:val="NormalWeb"/>
        <w:spacing w:before="0" w:beforeAutospacing="0" w:after="0" w:afterAutospacing="0" w:line="276" w:lineRule="auto"/>
        <w:ind w:left="1080"/>
        <w:jc w:val="both"/>
        <w:rPr>
          <w:rFonts w:ascii="Arial" w:hAnsi="Arial" w:cs="Arial"/>
          <w:color w:val="000000" w:themeColor="text1"/>
          <w:sz w:val="20"/>
          <w:szCs w:val="20"/>
        </w:rPr>
      </w:pPr>
      <w:r w:rsidRPr="00FD03D0">
        <w:rPr>
          <w:rFonts w:ascii="Arial" w:hAnsi="Arial" w:cs="Arial"/>
          <w:color w:val="000000" w:themeColor="text1"/>
          <w:sz w:val="20"/>
          <w:szCs w:val="20"/>
        </w:rPr>
        <w:t>Los animales domésticos representan un alto riesgo en áreas de procesamiento.</w:t>
      </w:r>
      <w:r w:rsidR="004B300E">
        <w:rPr>
          <w:rFonts w:ascii="Arial" w:hAnsi="Arial" w:cs="Arial"/>
          <w:color w:val="000000" w:themeColor="text1"/>
          <w:sz w:val="20"/>
          <w:szCs w:val="20"/>
        </w:rPr>
        <w:t xml:space="preserve"> </w:t>
      </w:r>
      <w:r w:rsidR="008E7044">
        <w:rPr>
          <w:rFonts w:ascii="Arial" w:hAnsi="Arial" w:cs="Arial"/>
          <w:color w:val="000000" w:themeColor="text1"/>
          <w:sz w:val="20"/>
          <w:szCs w:val="20"/>
        </w:rPr>
        <w:t>En este contexto se estudiarán los riesgos asociados y si dará un ejemplo para comprender el tema.</w:t>
      </w:r>
    </w:p>
    <w:p w14:paraId="6EBC0F38" w14:textId="77777777" w:rsidR="008E7044" w:rsidRDefault="008E7044" w:rsidP="008E7044">
      <w:pPr>
        <w:pStyle w:val="NormalWeb"/>
        <w:spacing w:before="0" w:beforeAutospacing="0" w:after="0" w:afterAutospacing="0" w:line="276" w:lineRule="auto"/>
        <w:ind w:left="1080"/>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2405"/>
        <w:gridCol w:w="4536"/>
        <w:gridCol w:w="3021"/>
      </w:tblGrid>
      <w:tr w:rsidR="008E7044" w:rsidRPr="00076D99" w14:paraId="06369E66" w14:textId="77777777" w:rsidTr="00A01A4A">
        <w:tc>
          <w:tcPr>
            <w:tcW w:w="9962" w:type="dxa"/>
            <w:gridSpan w:val="3"/>
            <w:shd w:val="clear" w:color="auto" w:fill="9BBB59" w:themeFill="accent3"/>
          </w:tcPr>
          <w:p w14:paraId="2AA139E4" w14:textId="77777777" w:rsidR="008E7044" w:rsidRPr="00076D99" w:rsidRDefault="008E7044" w:rsidP="00A01A4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Tarjetas</w:t>
            </w:r>
          </w:p>
        </w:tc>
      </w:tr>
      <w:tr w:rsidR="008E7044" w:rsidRPr="00076D99" w14:paraId="55154095" w14:textId="77777777" w:rsidTr="00A01A4A">
        <w:trPr>
          <w:trHeight w:val="550"/>
        </w:trPr>
        <w:tc>
          <w:tcPr>
            <w:tcW w:w="2405" w:type="dxa"/>
          </w:tcPr>
          <w:p w14:paraId="56019881" w14:textId="77777777" w:rsidR="008E7044" w:rsidRDefault="008E7044" w:rsidP="008E7044">
            <w:pPr>
              <w:pStyle w:val="Ttulo3"/>
              <w:spacing w:before="0" w:after="0" w:line="276" w:lineRule="auto"/>
              <w:jc w:val="both"/>
              <w:rPr>
                <w:rStyle w:val="Textoennegrita"/>
                <w:rFonts w:ascii="Arial" w:hAnsi="Arial" w:cs="Arial"/>
                <w:color w:val="000000" w:themeColor="text1"/>
                <w:sz w:val="20"/>
                <w:szCs w:val="20"/>
              </w:rPr>
            </w:pPr>
            <w:r w:rsidRPr="00FD03D0">
              <w:rPr>
                <w:rStyle w:val="Textoennegrita"/>
                <w:rFonts w:ascii="Arial" w:hAnsi="Arial" w:cs="Arial"/>
                <w:color w:val="000000" w:themeColor="text1"/>
                <w:sz w:val="20"/>
                <w:szCs w:val="20"/>
              </w:rPr>
              <w:t>Riesgos asociados</w:t>
            </w:r>
          </w:p>
          <w:p w14:paraId="2F5602EF" w14:textId="77777777" w:rsidR="008E7044" w:rsidRPr="00DC23B2" w:rsidRDefault="008E7044" w:rsidP="00A01A4A">
            <w:pPr>
              <w:spacing w:line="276" w:lineRule="auto"/>
              <w:jc w:val="both"/>
              <w:rPr>
                <w:rFonts w:ascii="Arial" w:hAnsi="Arial" w:cs="Arial"/>
                <w:b/>
                <w:bCs/>
                <w:color w:val="000000" w:themeColor="text1"/>
                <w:sz w:val="20"/>
                <w:szCs w:val="20"/>
              </w:rPr>
            </w:pPr>
          </w:p>
        </w:tc>
        <w:tc>
          <w:tcPr>
            <w:tcW w:w="4536" w:type="dxa"/>
          </w:tcPr>
          <w:p w14:paraId="11BB6A36" w14:textId="5FDB77C9" w:rsidR="008E7044" w:rsidRDefault="008E7044" w:rsidP="00A01A4A">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L</w:t>
            </w:r>
            <w:r>
              <w:rPr>
                <w:rFonts w:ascii="Arial" w:hAnsi="Arial" w:cs="Arial"/>
                <w:color w:val="000000" w:themeColor="text1"/>
                <w:sz w:val="20"/>
                <w:szCs w:val="20"/>
              </w:rPr>
              <w:t>o</w:t>
            </w:r>
            <w:r>
              <w:rPr>
                <w:rFonts w:ascii="Arial" w:hAnsi="Arial" w:cs="Arial"/>
                <w:color w:val="000000" w:themeColor="text1"/>
                <w:sz w:val="20"/>
                <w:szCs w:val="20"/>
              </w:rPr>
              <w:t xml:space="preserve">s </w:t>
            </w:r>
            <w:r>
              <w:rPr>
                <w:rFonts w:ascii="Arial" w:hAnsi="Arial" w:cs="Arial"/>
                <w:color w:val="000000" w:themeColor="text1"/>
                <w:sz w:val="20"/>
                <w:szCs w:val="20"/>
              </w:rPr>
              <w:t xml:space="preserve">riesgos asociados </w:t>
            </w:r>
            <w:r>
              <w:rPr>
                <w:rFonts w:ascii="Arial" w:hAnsi="Arial" w:cs="Arial"/>
                <w:color w:val="000000" w:themeColor="text1"/>
                <w:sz w:val="20"/>
                <w:szCs w:val="20"/>
              </w:rPr>
              <w:t>son:</w:t>
            </w:r>
          </w:p>
          <w:p w14:paraId="36933410" w14:textId="77777777" w:rsidR="008E7044" w:rsidRDefault="008E7044" w:rsidP="008E7044">
            <w:pPr>
              <w:spacing w:line="276" w:lineRule="auto"/>
              <w:jc w:val="both"/>
              <w:rPr>
                <w:rFonts w:ascii="Arial" w:hAnsi="Arial" w:cs="Arial"/>
                <w:color w:val="000000" w:themeColor="text1"/>
                <w:sz w:val="20"/>
                <w:szCs w:val="20"/>
              </w:rPr>
            </w:pPr>
          </w:p>
          <w:p w14:paraId="48411F9B" w14:textId="47E0AA6A" w:rsidR="008E7044" w:rsidRPr="00FD03D0" w:rsidRDefault="008E7044" w:rsidP="008E7044">
            <w:pPr>
              <w:numPr>
                <w:ilvl w:val="0"/>
                <w:numId w:val="69"/>
              </w:numPr>
              <w:tabs>
                <w:tab w:val="clear" w:pos="720"/>
                <w:tab w:val="num" w:pos="1080"/>
              </w:tabs>
              <w:spacing w:line="276" w:lineRule="auto"/>
              <w:ind w:left="325"/>
              <w:jc w:val="both"/>
              <w:rPr>
                <w:rFonts w:ascii="Arial" w:hAnsi="Arial" w:cs="Arial"/>
                <w:color w:val="000000" w:themeColor="text1"/>
                <w:sz w:val="20"/>
                <w:szCs w:val="20"/>
              </w:rPr>
            </w:pPr>
            <w:r w:rsidRPr="00FD03D0">
              <w:rPr>
                <w:rFonts w:ascii="Arial" w:hAnsi="Arial" w:cs="Arial"/>
                <w:color w:val="000000" w:themeColor="text1"/>
                <w:sz w:val="20"/>
                <w:szCs w:val="20"/>
              </w:rPr>
              <w:t>Transmisión de zoonosis</w:t>
            </w:r>
            <w:r>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05665654" w14:textId="10F6761C" w:rsidR="008E7044" w:rsidRPr="00FD03D0" w:rsidRDefault="008E7044" w:rsidP="008E7044">
            <w:pPr>
              <w:numPr>
                <w:ilvl w:val="0"/>
                <w:numId w:val="69"/>
              </w:numPr>
              <w:tabs>
                <w:tab w:val="clear" w:pos="720"/>
                <w:tab w:val="num" w:pos="1080"/>
              </w:tabs>
              <w:spacing w:line="276" w:lineRule="auto"/>
              <w:ind w:left="325"/>
              <w:jc w:val="both"/>
              <w:rPr>
                <w:rFonts w:ascii="Arial" w:hAnsi="Arial" w:cs="Arial"/>
                <w:color w:val="000000" w:themeColor="text1"/>
                <w:sz w:val="20"/>
                <w:szCs w:val="20"/>
              </w:rPr>
            </w:pPr>
            <w:r w:rsidRPr="00FD03D0">
              <w:rPr>
                <w:rFonts w:ascii="Arial" w:hAnsi="Arial" w:cs="Arial"/>
                <w:color w:val="000000" w:themeColor="text1"/>
                <w:sz w:val="20"/>
                <w:szCs w:val="20"/>
              </w:rPr>
              <w:t>Contaminación por pelos, heces y saliva</w:t>
            </w:r>
            <w:r>
              <w:rPr>
                <w:rFonts w:ascii="Arial" w:hAnsi="Arial" w:cs="Arial"/>
                <w:color w:val="000000" w:themeColor="text1"/>
                <w:sz w:val="20"/>
                <w:szCs w:val="20"/>
              </w:rPr>
              <w:t>.</w:t>
            </w:r>
            <w:r w:rsidRPr="00FD03D0">
              <w:rPr>
                <w:rFonts w:ascii="Arial" w:hAnsi="Arial" w:cs="Arial"/>
                <w:color w:val="000000" w:themeColor="text1"/>
                <w:sz w:val="20"/>
                <w:szCs w:val="20"/>
              </w:rPr>
              <w:t xml:space="preserve"> </w:t>
            </w:r>
          </w:p>
          <w:p w14:paraId="013E6827" w14:textId="3A4409E0" w:rsidR="008E7044" w:rsidRPr="008E7044" w:rsidRDefault="008E7044" w:rsidP="008E7044">
            <w:pPr>
              <w:numPr>
                <w:ilvl w:val="0"/>
                <w:numId w:val="69"/>
              </w:numPr>
              <w:tabs>
                <w:tab w:val="clear" w:pos="720"/>
                <w:tab w:val="num" w:pos="1080"/>
              </w:tabs>
              <w:spacing w:line="276" w:lineRule="auto"/>
              <w:ind w:left="325"/>
              <w:jc w:val="both"/>
              <w:rPr>
                <w:rFonts w:ascii="Arial" w:hAnsi="Arial" w:cs="Arial"/>
                <w:color w:val="000000" w:themeColor="text1"/>
                <w:sz w:val="20"/>
                <w:szCs w:val="20"/>
              </w:rPr>
            </w:pPr>
            <w:r w:rsidRPr="00FD03D0">
              <w:rPr>
                <w:rFonts w:ascii="Arial" w:hAnsi="Arial" w:cs="Arial"/>
                <w:color w:val="000000" w:themeColor="text1"/>
                <w:sz w:val="20"/>
                <w:szCs w:val="20"/>
              </w:rPr>
              <w:t>Presencia de bacterias, virus y parásitos</w:t>
            </w:r>
            <w:r>
              <w:rPr>
                <w:rFonts w:ascii="Arial" w:hAnsi="Arial" w:cs="Arial"/>
                <w:color w:val="000000" w:themeColor="text1"/>
                <w:sz w:val="20"/>
                <w:szCs w:val="20"/>
              </w:rPr>
              <w:t>.</w:t>
            </w:r>
          </w:p>
        </w:tc>
        <w:tc>
          <w:tcPr>
            <w:tcW w:w="3021" w:type="dxa"/>
          </w:tcPr>
          <w:p w14:paraId="522E4B8D" w14:textId="7873FFD0" w:rsidR="008E7044" w:rsidRPr="005104AC" w:rsidRDefault="008E7044" w:rsidP="00A01A4A">
            <w:pPr>
              <w:spacing w:line="276" w:lineRule="auto"/>
              <w:jc w:val="center"/>
              <w:rPr>
                <w:rFonts w:ascii="Arial" w:hAnsi="Arial" w:cs="Arial"/>
                <w:color w:val="000000"/>
                <w:sz w:val="20"/>
                <w:szCs w:val="20"/>
                <w:highlight w:val="yellow"/>
                <w:lang w:val="es-MX"/>
              </w:rPr>
            </w:pPr>
            <w:r w:rsidRPr="00FD03D0">
              <w:rPr>
                <w:rFonts w:ascii="Arial" w:hAnsi="Arial" w:cs="Arial"/>
                <w:b/>
                <w:noProof/>
                <w:color w:val="000000" w:themeColor="text1"/>
                <w:sz w:val="20"/>
                <w:szCs w:val="20"/>
              </w:rPr>
              <w:drawing>
                <wp:anchor distT="0" distB="0" distL="0" distR="0" simplePos="0" relativeHeight="251662340" behindDoc="1" locked="0" layoutInCell="1" allowOverlap="1" wp14:anchorId="1529BCC9" wp14:editId="75A4A1D0">
                  <wp:simplePos x="0" y="0"/>
                  <wp:positionH relativeFrom="page">
                    <wp:posOffset>607031</wp:posOffset>
                  </wp:positionH>
                  <wp:positionV relativeFrom="paragraph">
                    <wp:posOffset>54980</wp:posOffset>
                  </wp:positionV>
                  <wp:extent cx="744220" cy="775970"/>
                  <wp:effectExtent l="0" t="0" r="5080" b="0"/>
                  <wp:wrapTopAndBottom/>
                  <wp:docPr id="159" name="Image 159" descr="No animals sig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descr="No animals sign"/>
                          <pic:cNvPicPr/>
                        </pic:nvPicPr>
                        <pic:blipFill>
                          <a:blip r:embed="rId143" cstate="print"/>
                          <a:stretch>
                            <a:fillRect/>
                          </a:stretch>
                        </pic:blipFill>
                        <pic:spPr>
                          <a:xfrm>
                            <a:off x="0" y="0"/>
                            <a:ext cx="744220" cy="775970"/>
                          </a:xfrm>
                          <a:prstGeom prst="rect">
                            <a:avLst/>
                          </a:prstGeom>
                        </pic:spPr>
                      </pic:pic>
                    </a:graphicData>
                  </a:graphic>
                  <wp14:sizeRelH relativeFrom="margin">
                    <wp14:pctWidth>0</wp14:pctWidth>
                  </wp14:sizeRelH>
                  <wp14:sizeRelV relativeFrom="margin">
                    <wp14:pctHeight>0</wp14:pctHeight>
                  </wp14:sizeRelV>
                </wp:anchor>
              </w:drawing>
            </w:r>
          </w:p>
        </w:tc>
      </w:tr>
      <w:tr w:rsidR="008E7044" w:rsidRPr="00076D99" w14:paraId="6B770743" w14:textId="77777777" w:rsidTr="00A01A4A">
        <w:trPr>
          <w:trHeight w:val="550"/>
        </w:trPr>
        <w:tc>
          <w:tcPr>
            <w:tcW w:w="2405" w:type="dxa"/>
          </w:tcPr>
          <w:p w14:paraId="3E4A214A" w14:textId="77777777" w:rsidR="008E7044" w:rsidRPr="00FD03D0" w:rsidRDefault="008E7044" w:rsidP="008E7044">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Ejemplo</w:t>
            </w:r>
          </w:p>
          <w:p w14:paraId="4837796E" w14:textId="77777777" w:rsidR="008E7044" w:rsidRPr="00FD03D0" w:rsidRDefault="008E7044" w:rsidP="008E7044">
            <w:pPr>
              <w:pStyle w:val="Ttulo3"/>
              <w:spacing w:before="0" w:after="0" w:line="276" w:lineRule="auto"/>
              <w:jc w:val="both"/>
              <w:rPr>
                <w:rStyle w:val="Textoennegrita"/>
                <w:rFonts w:ascii="Arial" w:hAnsi="Arial" w:cs="Arial"/>
                <w:color w:val="000000" w:themeColor="text1"/>
                <w:sz w:val="20"/>
                <w:szCs w:val="20"/>
              </w:rPr>
            </w:pPr>
          </w:p>
        </w:tc>
        <w:tc>
          <w:tcPr>
            <w:tcW w:w="4536" w:type="dxa"/>
          </w:tcPr>
          <w:p w14:paraId="27F522FF" w14:textId="77777777" w:rsidR="008E7044" w:rsidRDefault="008E7044" w:rsidP="008E7044">
            <w:pPr>
              <w:pStyle w:val="NormalWeb"/>
              <w:spacing w:before="0" w:beforeAutospacing="0" w:after="0" w:afterAutospacing="0" w:line="276" w:lineRule="auto"/>
              <w:jc w:val="both"/>
              <w:rPr>
                <w:rFonts w:ascii="Arial" w:hAnsi="Arial" w:cs="Arial"/>
                <w:color w:val="000000" w:themeColor="text1"/>
                <w:sz w:val="20"/>
                <w:szCs w:val="20"/>
              </w:rPr>
            </w:pPr>
            <w:r w:rsidRPr="00FD03D0">
              <w:rPr>
                <w:rFonts w:ascii="Arial" w:hAnsi="Arial" w:cs="Arial"/>
                <w:color w:val="000000" w:themeColor="text1"/>
                <w:sz w:val="20"/>
                <w:szCs w:val="20"/>
              </w:rPr>
              <w:t>La toxoplasmosis es una enfermedad que puede ser transmitida por animales y representa un riesgo para la salud humana.</w:t>
            </w:r>
          </w:p>
          <w:p w14:paraId="7E9B49C6" w14:textId="77777777" w:rsidR="008E7044" w:rsidRDefault="008E7044" w:rsidP="008E7044">
            <w:pPr>
              <w:pStyle w:val="NormalWeb"/>
              <w:spacing w:before="0" w:beforeAutospacing="0" w:after="0" w:afterAutospacing="0" w:line="276" w:lineRule="auto"/>
              <w:jc w:val="both"/>
              <w:rPr>
                <w:rFonts w:ascii="Arial" w:hAnsi="Arial" w:cs="Arial"/>
                <w:color w:val="000000" w:themeColor="text1"/>
                <w:sz w:val="20"/>
                <w:szCs w:val="20"/>
              </w:rPr>
            </w:pPr>
          </w:p>
          <w:p w14:paraId="133A40EA" w14:textId="27F7499B" w:rsidR="008E7044" w:rsidRDefault="008E7044" w:rsidP="00C46FEA">
            <w:pPr>
              <w:pStyle w:val="Ttulo3"/>
              <w:spacing w:before="0" w:after="0" w:line="276" w:lineRule="auto"/>
              <w:jc w:val="both"/>
              <w:rPr>
                <w:rFonts w:ascii="Arial" w:hAnsi="Arial" w:cs="Arial"/>
                <w:color w:val="000000" w:themeColor="text1"/>
                <w:sz w:val="20"/>
                <w:szCs w:val="20"/>
              </w:rPr>
            </w:pPr>
            <w:r w:rsidRPr="00FD03D0">
              <w:rPr>
                <w:rStyle w:val="Textoennegrita"/>
                <w:rFonts w:ascii="Arial" w:hAnsi="Arial" w:cs="Arial"/>
                <w:color w:val="000000" w:themeColor="text1"/>
                <w:sz w:val="20"/>
                <w:szCs w:val="20"/>
              </w:rPr>
              <w:t>Medida sanitaria clav</w:t>
            </w:r>
            <w:r>
              <w:rPr>
                <w:rStyle w:val="Textoennegrita"/>
                <w:rFonts w:ascii="Arial" w:hAnsi="Arial" w:cs="Arial"/>
                <w:color w:val="000000" w:themeColor="text1"/>
                <w:sz w:val="20"/>
                <w:szCs w:val="20"/>
              </w:rPr>
              <w:t xml:space="preserve">e: </w:t>
            </w:r>
            <w:r w:rsidRPr="00FD03D0">
              <w:rPr>
                <w:rFonts w:ascii="Arial" w:hAnsi="Arial" w:cs="Arial"/>
                <w:color w:val="000000" w:themeColor="text1"/>
                <w:sz w:val="20"/>
                <w:szCs w:val="20"/>
              </w:rPr>
              <w:t>No se permite la presencia de animales domésticos en áreas de proceso de alimentos.</w:t>
            </w:r>
          </w:p>
        </w:tc>
        <w:tc>
          <w:tcPr>
            <w:tcW w:w="3021" w:type="dxa"/>
          </w:tcPr>
          <w:p w14:paraId="3CD8FD37" w14:textId="525F7171" w:rsidR="008E7044" w:rsidRPr="00FD03D0" w:rsidRDefault="00D3224A" w:rsidP="00A01A4A">
            <w:pPr>
              <w:spacing w:line="276" w:lineRule="auto"/>
              <w:jc w:val="center"/>
              <w:rPr>
                <w:rFonts w:ascii="Arial" w:hAnsi="Arial" w:cs="Arial"/>
                <w:b/>
                <w:noProof/>
                <w:color w:val="000000" w:themeColor="text1"/>
                <w:sz w:val="20"/>
                <w:szCs w:val="20"/>
              </w:rPr>
            </w:pPr>
            <w:r>
              <w:rPr>
                <w:rFonts w:ascii="Arial" w:hAnsi="Arial" w:cs="Arial"/>
                <w:b/>
                <w:noProof/>
                <w:color w:val="000000" w:themeColor="text1"/>
                <w:sz w:val="20"/>
                <w:szCs w:val="20"/>
              </w:rPr>
              <w:drawing>
                <wp:inline distT="0" distB="0" distL="0" distR="0" wp14:anchorId="328FDF08" wp14:editId="4CFD79F2">
                  <wp:extent cx="1339702" cy="1068896"/>
                  <wp:effectExtent l="0" t="0" r="0" b="0"/>
                  <wp:docPr id="974286430"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86430" name="Imagen 974286430"/>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351585" cy="1078377"/>
                          </a:xfrm>
                          <a:prstGeom prst="rect">
                            <a:avLst/>
                          </a:prstGeom>
                        </pic:spPr>
                      </pic:pic>
                    </a:graphicData>
                  </a:graphic>
                </wp:inline>
              </w:drawing>
            </w:r>
          </w:p>
        </w:tc>
      </w:tr>
    </w:tbl>
    <w:p w14:paraId="1571CA87" w14:textId="77777777" w:rsidR="008E7044" w:rsidRDefault="008E7044" w:rsidP="008E7044">
      <w:pPr>
        <w:pStyle w:val="NormalWeb"/>
        <w:spacing w:before="0" w:beforeAutospacing="0" w:after="0" w:afterAutospacing="0" w:line="276" w:lineRule="auto"/>
        <w:ind w:left="1080"/>
        <w:jc w:val="both"/>
        <w:rPr>
          <w:rFonts w:ascii="Arial" w:hAnsi="Arial" w:cs="Arial"/>
          <w:color w:val="000000" w:themeColor="text1"/>
          <w:sz w:val="20"/>
          <w:szCs w:val="20"/>
        </w:rPr>
      </w:pPr>
    </w:p>
    <w:p w14:paraId="5A3E0FDC" w14:textId="77777777" w:rsidR="00F9390A" w:rsidRDefault="00F9390A" w:rsidP="00F9390A">
      <w:pPr>
        <w:pStyle w:val="NormalWeb"/>
        <w:spacing w:before="0" w:beforeAutospacing="0" w:after="0" w:afterAutospacing="0" w:line="276" w:lineRule="auto"/>
        <w:ind w:left="360" w:firstLine="720"/>
        <w:jc w:val="both"/>
        <w:rPr>
          <w:rFonts w:ascii="Arial" w:hAnsi="Arial" w:cs="Arial"/>
          <w:color w:val="000000" w:themeColor="text1"/>
          <w:sz w:val="20"/>
          <w:szCs w:val="20"/>
        </w:rPr>
      </w:pPr>
    </w:p>
    <w:p w14:paraId="33CF94FE" w14:textId="0B537CAA" w:rsidR="00F9390A" w:rsidRDefault="00F9390A" w:rsidP="00F9390A">
      <w:pPr>
        <w:pStyle w:val="NormalWeb"/>
        <w:spacing w:before="0" w:beforeAutospacing="0" w:after="0" w:afterAutospacing="0" w:line="276" w:lineRule="auto"/>
        <w:ind w:left="360" w:firstLine="720"/>
        <w:jc w:val="both"/>
        <w:rPr>
          <w:rFonts w:ascii="Arial" w:hAnsi="Arial" w:cs="Arial"/>
          <w:color w:val="000000" w:themeColor="text1"/>
          <w:sz w:val="20"/>
          <w:szCs w:val="20"/>
        </w:rPr>
      </w:pPr>
    </w:p>
    <w:p w14:paraId="652C8479" w14:textId="77777777" w:rsidR="00F9390A" w:rsidRPr="00FD03D0" w:rsidRDefault="00F9390A" w:rsidP="00F9390A">
      <w:pPr>
        <w:pStyle w:val="NormalWeb"/>
        <w:spacing w:before="0" w:beforeAutospacing="0" w:after="0" w:afterAutospacing="0" w:line="276" w:lineRule="auto"/>
        <w:ind w:left="360" w:firstLine="720"/>
        <w:jc w:val="both"/>
        <w:rPr>
          <w:rFonts w:ascii="Arial" w:hAnsi="Arial" w:cs="Arial"/>
          <w:color w:val="000000" w:themeColor="text1"/>
          <w:sz w:val="20"/>
          <w:szCs w:val="20"/>
        </w:rPr>
      </w:pPr>
    </w:p>
    <w:p w14:paraId="30683421" w14:textId="77777777" w:rsidR="0077441E" w:rsidRPr="0077441E" w:rsidRDefault="0077441E" w:rsidP="0077441E"/>
    <w:p w14:paraId="4563E78B" w14:textId="6DB1EC79" w:rsidR="00645A6B" w:rsidRPr="00FD03D0" w:rsidRDefault="00645A6B" w:rsidP="000A2A08">
      <w:pPr>
        <w:spacing w:line="276" w:lineRule="auto"/>
        <w:jc w:val="both"/>
        <w:textAlignment w:val="baseline"/>
        <w:rPr>
          <w:rFonts w:ascii="Arial" w:hAnsi="Arial" w:cs="Arial"/>
          <w:color w:val="000000" w:themeColor="text1"/>
          <w:sz w:val="20"/>
          <w:szCs w:val="20"/>
        </w:rPr>
      </w:pPr>
      <w:r w:rsidRPr="00FD03D0">
        <w:rPr>
          <w:rFonts w:ascii="Arial" w:hAnsi="Arial" w:cs="Arial"/>
          <w:color w:val="000000" w:themeColor="text1"/>
          <w:sz w:val="20"/>
          <w:szCs w:val="20"/>
        </w:rPr>
        <w:t> </w:t>
      </w:r>
    </w:p>
    <w:p w14:paraId="68A23A31" w14:textId="77777777" w:rsidR="00645A6B" w:rsidRPr="00FD03D0" w:rsidRDefault="00645A6B" w:rsidP="00645A6B">
      <w:pPr>
        <w:jc w:val="both"/>
        <w:textAlignment w:val="baseline"/>
        <w:rPr>
          <w:rFonts w:ascii="Arial" w:hAnsi="Arial" w:cs="Arial"/>
          <w:color w:val="000000" w:themeColor="text1"/>
          <w:sz w:val="20"/>
          <w:szCs w:val="20"/>
        </w:rPr>
      </w:pPr>
      <w:r w:rsidRPr="00FD03D0">
        <w:rPr>
          <w:rFonts w:ascii="Arial" w:hAnsi="Arial" w:cs="Arial"/>
          <w:color w:val="000000" w:themeColor="text1"/>
          <w:sz w:val="20"/>
          <w:szCs w:val="20"/>
        </w:rPr>
        <w:t> </w:t>
      </w:r>
    </w:p>
    <w:p w14:paraId="4206BEC0" w14:textId="6964E570" w:rsidR="008F77F3" w:rsidRPr="00FD03D0" w:rsidRDefault="008F77F3" w:rsidP="00E511F4">
      <w:pPr>
        <w:pBdr>
          <w:top w:val="nil"/>
          <w:left w:val="nil"/>
          <w:bottom w:val="nil"/>
          <w:right w:val="nil"/>
          <w:between w:val="nil"/>
        </w:pBdr>
        <w:jc w:val="both"/>
        <w:rPr>
          <w:rFonts w:ascii="Arial" w:hAnsi="Arial" w:cs="Arial"/>
          <w:b/>
          <w:color w:val="000000" w:themeColor="text1"/>
          <w:sz w:val="20"/>
          <w:szCs w:val="20"/>
        </w:rPr>
      </w:pPr>
    </w:p>
    <w:p w14:paraId="768803DE" w14:textId="77777777" w:rsidR="004F3A9E" w:rsidRPr="00FD03D0" w:rsidRDefault="004F3A9E" w:rsidP="00E511F4">
      <w:pPr>
        <w:pBdr>
          <w:top w:val="nil"/>
          <w:left w:val="nil"/>
          <w:bottom w:val="nil"/>
          <w:right w:val="nil"/>
          <w:between w:val="nil"/>
        </w:pBdr>
        <w:jc w:val="both"/>
        <w:rPr>
          <w:rFonts w:ascii="Arial" w:hAnsi="Arial" w:cs="Arial"/>
          <w:b/>
          <w:color w:val="000000" w:themeColor="text1"/>
          <w:sz w:val="20"/>
          <w:szCs w:val="20"/>
        </w:rPr>
      </w:pPr>
    </w:p>
    <w:p w14:paraId="0E3E4C97" w14:textId="77777777" w:rsidR="004F3A9E" w:rsidRPr="00FD03D0" w:rsidRDefault="004F3A9E" w:rsidP="00E511F4">
      <w:pPr>
        <w:pBdr>
          <w:top w:val="nil"/>
          <w:left w:val="nil"/>
          <w:bottom w:val="nil"/>
          <w:right w:val="nil"/>
          <w:between w:val="nil"/>
        </w:pBdr>
        <w:jc w:val="both"/>
        <w:rPr>
          <w:rFonts w:ascii="Arial" w:hAnsi="Arial" w:cs="Arial"/>
          <w:b/>
          <w:color w:val="000000" w:themeColor="text1"/>
          <w:sz w:val="20"/>
          <w:szCs w:val="20"/>
        </w:rPr>
      </w:pPr>
    </w:p>
    <w:p w14:paraId="78DC364E" w14:textId="23B033F4" w:rsidR="0043039A" w:rsidRPr="00FD03D0" w:rsidRDefault="005C3C4B" w:rsidP="00CA7B68">
      <w:pPr>
        <w:pStyle w:val="Prrafodelista"/>
        <w:numPr>
          <w:ilvl w:val="0"/>
          <w:numId w:val="1"/>
        </w:numPr>
        <w:pBdr>
          <w:top w:val="nil"/>
          <w:left w:val="nil"/>
          <w:bottom w:val="nil"/>
          <w:right w:val="nil"/>
          <w:between w:val="nil"/>
        </w:pBdr>
        <w:jc w:val="both"/>
        <w:rPr>
          <w:rFonts w:ascii="Arial" w:hAnsi="Arial" w:cs="Arial"/>
          <w:color w:val="000000" w:themeColor="text1"/>
          <w:sz w:val="20"/>
          <w:szCs w:val="20"/>
          <w:lang w:val="es-MX"/>
        </w:rPr>
      </w:pPr>
      <w:r w:rsidRPr="00FD03D0">
        <w:rPr>
          <w:rFonts w:ascii="Arial" w:hAnsi="Arial" w:cs="Arial"/>
          <w:b/>
          <w:color w:val="000000" w:themeColor="text1"/>
          <w:sz w:val="20"/>
          <w:szCs w:val="20"/>
        </w:rPr>
        <w:t>SÍNTESIS</w:t>
      </w:r>
      <w:r w:rsidRPr="00FD03D0">
        <w:rPr>
          <w:rFonts w:ascii="Arial" w:hAnsi="Arial" w:cs="Arial"/>
          <w:color w:val="000000" w:themeColor="text1"/>
          <w:sz w:val="20"/>
          <w:szCs w:val="20"/>
          <w:lang w:val="es-MX"/>
        </w:rPr>
        <w:t xml:space="preserve"> </w:t>
      </w:r>
    </w:p>
    <w:p w14:paraId="45DB7DAD" w14:textId="77777777" w:rsidR="000A181B" w:rsidRPr="00FD03D0" w:rsidRDefault="000A181B" w:rsidP="008261F5">
      <w:pPr>
        <w:pBdr>
          <w:top w:val="nil"/>
          <w:left w:val="nil"/>
          <w:bottom w:val="nil"/>
          <w:right w:val="nil"/>
          <w:between w:val="nil"/>
        </w:pBdr>
        <w:jc w:val="both"/>
        <w:rPr>
          <w:rFonts w:ascii="Arial" w:hAnsi="Arial" w:cs="Arial"/>
          <w:b/>
          <w:bCs/>
          <w:color w:val="000000" w:themeColor="text1"/>
          <w:sz w:val="20"/>
          <w:szCs w:val="20"/>
          <w:lang w:val="es-MX"/>
        </w:rPr>
      </w:pPr>
    </w:p>
    <w:p w14:paraId="6B282952" w14:textId="7A19D528" w:rsidR="006F7CEA" w:rsidRPr="00FD03D0" w:rsidRDefault="006F7CEA" w:rsidP="008261F5">
      <w:pPr>
        <w:pBdr>
          <w:top w:val="nil"/>
          <w:left w:val="nil"/>
          <w:bottom w:val="nil"/>
          <w:right w:val="nil"/>
          <w:between w:val="nil"/>
        </w:pBdr>
        <w:jc w:val="both"/>
        <w:rPr>
          <w:rFonts w:ascii="Arial" w:hAnsi="Arial" w:cs="Arial"/>
          <w:color w:val="000000" w:themeColor="text1"/>
          <w:sz w:val="20"/>
          <w:szCs w:val="20"/>
          <w:lang w:val="es-MX"/>
        </w:rPr>
      </w:pPr>
      <w:commentRangeStart w:id="2"/>
      <w:r w:rsidRPr="00FD03D0">
        <w:rPr>
          <w:rFonts w:ascii="Arial" w:hAnsi="Arial" w:cs="Arial"/>
          <w:color w:val="000000" w:themeColor="text1"/>
          <w:sz w:val="20"/>
          <w:szCs w:val="20"/>
          <w:lang w:val="es-MX"/>
        </w:rPr>
        <w:t xml:space="preserve">A continuación, se presenta una síntesis </w:t>
      </w:r>
      <w:r w:rsidR="00726914" w:rsidRPr="00FD03D0">
        <w:rPr>
          <w:rFonts w:ascii="Arial" w:hAnsi="Arial" w:cs="Arial"/>
          <w:color w:val="000000" w:themeColor="text1"/>
          <w:sz w:val="20"/>
          <w:szCs w:val="20"/>
          <w:lang w:val="es-MX"/>
        </w:rPr>
        <w:t>de la temática estudiada por el componente formativo.</w:t>
      </w:r>
      <w:commentRangeEnd w:id="2"/>
      <w:r w:rsidR="00963EA4">
        <w:rPr>
          <w:rStyle w:val="Refdecomentario"/>
        </w:rPr>
        <w:commentReference w:id="2"/>
      </w:r>
    </w:p>
    <w:p w14:paraId="3B0D028D" w14:textId="77777777" w:rsidR="009449DE" w:rsidRPr="00FD03D0" w:rsidRDefault="009449DE" w:rsidP="008261F5">
      <w:pPr>
        <w:pBdr>
          <w:top w:val="nil"/>
          <w:left w:val="nil"/>
          <w:bottom w:val="nil"/>
          <w:right w:val="nil"/>
          <w:between w:val="nil"/>
        </w:pBdr>
        <w:jc w:val="both"/>
        <w:rPr>
          <w:rFonts w:ascii="Arial" w:hAnsi="Arial" w:cs="Arial"/>
          <w:color w:val="000000" w:themeColor="text1"/>
          <w:sz w:val="20"/>
          <w:szCs w:val="20"/>
          <w:lang w:val="es-MX"/>
        </w:rPr>
      </w:pPr>
    </w:p>
    <w:p w14:paraId="74D8F552" w14:textId="18457319" w:rsidR="009449DE" w:rsidRPr="00FD03D0" w:rsidRDefault="00065022" w:rsidP="008261F5">
      <w:pPr>
        <w:pBdr>
          <w:top w:val="nil"/>
          <w:left w:val="nil"/>
          <w:bottom w:val="nil"/>
          <w:right w:val="nil"/>
          <w:between w:val="nil"/>
        </w:pBdr>
        <w:jc w:val="both"/>
        <w:rPr>
          <w:rFonts w:ascii="Arial" w:hAnsi="Arial" w:cs="Arial"/>
          <w:color w:val="000000" w:themeColor="text1"/>
          <w:sz w:val="20"/>
          <w:szCs w:val="20"/>
          <w:lang w:val="es-MX"/>
        </w:rPr>
      </w:pPr>
      <w:r w:rsidRPr="00065022">
        <w:rPr>
          <w:rFonts w:ascii="Arial" w:hAnsi="Arial" w:cs="Arial"/>
          <w:color w:val="000000" w:themeColor="text1"/>
          <w:sz w:val="20"/>
          <w:szCs w:val="20"/>
        </w:rPr>
        <w:drawing>
          <wp:inline distT="0" distB="0" distL="0" distR="0" wp14:anchorId="3B5D52F6" wp14:editId="6E8E7D5F">
            <wp:extent cx="6332220" cy="3155315"/>
            <wp:effectExtent l="0" t="76200" r="30480" b="6985"/>
            <wp:docPr id="683853984" name="Diagrama 1">
              <a:extLst xmlns:a="http://schemas.openxmlformats.org/drawingml/2006/main">
                <a:ext uri="{FF2B5EF4-FFF2-40B4-BE49-F238E27FC236}">
                  <a16:creationId xmlns:a16="http://schemas.microsoft.com/office/drawing/2014/main" id="{60A3772A-AD82-089B-6608-9A1003245FA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9" r:lo="rId150" r:qs="rId151" r:cs="rId152"/>
              </a:graphicData>
            </a:graphic>
          </wp:inline>
        </w:drawing>
      </w:r>
    </w:p>
    <w:p w14:paraId="1EBF7BDF" w14:textId="77777777" w:rsidR="00726914" w:rsidRPr="00FD03D0" w:rsidRDefault="00726914" w:rsidP="008261F5">
      <w:pPr>
        <w:pBdr>
          <w:top w:val="nil"/>
          <w:left w:val="nil"/>
          <w:bottom w:val="nil"/>
          <w:right w:val="nil"/>
          <w:between w:val="nil"/>
        </w:pBdr>
        <w:jc w:val="both"/>
        <w:rPr>
          <w:rFonts w:ascii="Arial" w:hAnsi="Arial" w:cs="Arial"/>
          <w:color w:val="000000" w:themeColor="text1"/>
          <w:sz w:val="20"/>
          <w:szCs w:val="20"/>
          <w:lang w:val="es-MX"/>
        </w:rPr>
      </w:pPr>
    </w:p>
    <w:p w14:paraId="1F7FEC47" w14:textId="0A8185E8" w:rsidR="00726914" w:rsidRPr="00FD03D0" w:rsidRDefault="00726914" w:rsidP="6B6E5822">
      <w:pPr>
        <w:pBdr>
          <w:top w:val="nil"/>
          <w:left w:val="nil"/>
          <w:bottom w:val="nil"/>
          <w:right w:val="nil"/>
          <w:between w:val="nil"/>
        </w:pBdr>
        <w:jc w:val="both"/>
        <w:rPr>
          <w:rFonts w:ascii="Arial" w:hAnsi="Arial" w:cs="Arial"/>
          <w:color w:val="000000" w:themeColor="text1"/>
          <w:sz w:val="20"/>
          <w:szCs w:val="20"/>
        </w:rPr>
      </w:pPr>
    </w:p>
    <w:p w14:paraId="4F17521D" w14:textId="77777777" w:rsidR="0059034F" w:rsidRPr="00FD03D0" w:rsidRDefault="0059034F">
      <w:pPr>
        <w:rPr>
          <w:rFonts w:ascii="Arial" w:hAnsi="Arial" w:cs="Arial"/>
          <w:color w:val="000000" w:themeColor="text1"/>
          <w:sz w:val="20"/>
          <w:szCs w:val="20"/>
        </w:rPr>
      </w:pPr>
    </w:p>
    <w:p w14:paraId="4CB5F7A7" w14:textId="77777777" w:rsidR="0059034F" w:rsidRPr="00FD03D0" w:rsidRDefault="00D55C84" w:rsidP="00CA7B68">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FD03D0">
        <w:rPr>
          <w:rFonts w:ascii="Arial" w:hAnsi="Arial" w:cs="Arial"/>
          <w:b/>
          <w:color w:val="000000" w:themeColor="text1"/>
          <w:sz w:val="20"/>
          <w:szCs w:val="20"/>
        </w:rPr>
        <w:t xml:space="preserve">ACTIVIDADES DIDÁCTICAS </w:t>
      </w:r>
      <w:r w:rsidRPr="00FD03D0">
        <w:rPr>
          <w:rFonts w:ascii="Arial" w:hAnsi="Arial" w:cs="Arial"/>
          <w:b/>
          <w:i/>
          <w:iCs/>
          <w:color w:val="000000" w:themeColor="text1"/>
          <w:sz w:val="20"/>
          <w:szCs w:val="20"/>
        </w:rPr>
        <w:t>(</w:t>
      </w:r>
      <w:r w:rsidR="00557D23" w:rsidRPr="00FD03D0">
        <w:rPr>
          <w:rFonts w:ascii="Arial" w:hAnsi="Arial" w:cs="Arial"/>
          <w:b/>
          <w:i/>
          <w:iCs/>
          <w:color w:val="000000" w:themeColor="text1"/>
          <w:sz w:val="20"/>
          <w:szCs w:val="20"/>
        </w:rPr>
        <w:t>Se debe incorporar mínimo 1, máximo 2</w:t>
      </w:r>
      <w:r w:rsidRPr="00FD03D0">
        <w:rPr>
          <w:rFonts w:ascii="Arial" w:hAnsi="Arial" w:cs="Arial"/>
          <w:b/>
          <w:i/>
          <w:iCs/>
          <w:color w:val="000000" w:themeColor="text1"/>
          <w:sz w:val="20"/>
          <w:szCs w:val="20"/>
        </w:rPr>
        <w:t>)</w:t>
      </w:r>
    </w:p>
    <w:p w14:paraId="7BEAA8B1" w14:textId="77777777" w:rsidR="0059034F" w:rsidRPr="00FD03D0" w:rsidRDefault="0059034F" w:rsidP="00DC7D78">
      <w:pPr>
        <w:ind w:left="720"/>
        <w:jc w:val="both"/>
        <w:rPr>
          <w:rFonts w:ascii="Arial" w:hAnsi="Arial" w:cs="Arial"/>
          <w:color w:val="000000" w:themeColor="text1"/>
          <w:sz w:val="20"/>
          <w:szCs w:val="20"/>
        </w:rPr>
      </w:pPr>
    </w:p>
    <w:p w14:paraId="0AB26AB6" w14:textId="77777777" w:rsidR="0059034F" w:rsidRPr="00FD03D0" w:rsidRDefault="0059034F" w:rsidP="00ED75F7">
      <w:pPr>
        <w:jc w:val="both"/>
        <w:rPr>
          <w:rFonts w:ascii="Arial" w:hAnsi="Arial" w:cs="Arial"/>
          <w:color w:val="000000" w:themeColor="text1"/>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FD03D0" w:rsidRPr="00FD03D0" w14:paraId="2E94BC06" w14:textId="77777777" w:rsidTr="015CFBAF">
        <w:trPr>
          <w:trHeight w:val="491"/>
        </w:trPr>
        <w:tc>
          <w:tcPr>
            <w:tcW w:w="0" w:type="auto"/>
            <w:gridSpan w:val="2"/>
            <w:shd w:val="clear" w:color="auto" w:fill="000000" w:themeFill="text1"/>
            <w:vAlign w:val="center"/>
          </w:tcPr>
          <w:p w14:paraId="68CA2906" w14:textId="77777777" w:rsidR="00280F84" w:rsidRPr="00FD03D0" w:rsidRDefault="00280F84" w:rsidP="00280F84">
            <w:pPr>
              <w:jc w:val="center"/>
              <w:rPr>
                <w:rFonts w:ascii="Arial" w:hAnsi="Arial" w:cs="Arial"/>
                <w:b/>
                <w:bCs/>
                <w:color w:val="000000" w:themeColor="text1"/>
                <w:sz w:val="20"/>
                <w:szCs w:val="20"/>
              </w:rPr>
            </w:pPr>
            <w:r w:rsidRPr="00FD03D0">
              <w:rPr>
                <w:rFonts w:ascii="Arial" w:eastAsia="Calibri" w:hAnsi="Arial" w:cs="Arial"/>
                <w:b/>
                <w:bCs/>
                <w:color w:val="000000" w:themeColor="text1"/>
                <w:sz w:val="20"/>
                <w:szCs w:val="20"/>
              </w:rPr>
              <w:t>DESCRIPCIÓN DE ACTIVIDAD DIDÁCTICA</w:t>
            </w:r>
          </w:p>
        </w:tc>
      </w:tr>
      <w:tr w:rsidR="00FD03D0" w:rsidRPr="00FD03D0" w14:paraId="13A38AF3" w14:textId="77777777" w:rsidTr="015CFBAF">
        <w:trPr>
          <w:trHeight w:val="806"/>
        </w:trPr>
        <w:tc>
          <w:tcPr>
            <w:tcW w:w="2693" w:type="dxa"/>
            <w:vAlign w:val="center"/>
          </w:tcPr>
          <w:p w14:paraId="1AFDFACA" w14:textId="77777777" w:rsidR="00591892" w:rsidRPr="00FD03D0" w:rsidRDefault="00591892" w:rsidP="00591892">
            <w:pPr>
              <w:rPr>
                <w:rFonts w:ascii="Arial" w:eastAsia="Calibri" w:hAnsi="Arial" w:cs="Arial"/>
                <w:b/>
                <w:bCs/>
                <w:color w:val="000000" w:themeColor="text1"/>
                <w:sz w:val="20"/>
                <w:szCs w:val="20"/>
              </w:rPr>
            </w:pPr>
            <w:r w:rsidRPr="00FD03D0">
              <w:rPr>
                <w:rFonts w:ascii="Arial" w:eastAsia="Calibri" w:hAnsi="Arial" w:cs="Arial"/>
                <w:b/>
                <w:bCs/>
                <w:color w:val="000000" w:themeColor="text1"/>
                <w:sz w:val="20"/>
                <w:szCs w:val="20"/>
              </w:rPr>
              <w:t>Nombre de la Actividad</w:t>
            </w:r>
          </w:p>
        </w:tc>
        <w:tc>
          <w:tcPr>
            <w:tcW w:w="6848" w:type="dxa"/>
            <w:vAlign w:val="center"/>
          </w:tcPr>
          <w:p w14:paraId="1C8ACB3C" w14:textId="147B4395" w:rsidR="003E4DCE" w:rsidRPr="00FD03D0" w:rsidRDefault="236E2E66" w:rsidP="015CFBAF">
            <w:pPr>
              <w:jc w:val="both"/>
              <w:rPr>
                <w:rFonts w:ascii="Arial" w:hAnsi="Arial" w:cs="Arial"/>
                <w:color w:val="000000" w:themeColor="text1"/>
                <w:sz w:val="20"/>
                <w:szCs w:val="20"/>
              </w:rPr>
            </w:pPr>
            <w:r w:rsidRPr="00FD03D0">
              <w:rPr>
                <w:rFonts w:ascii="Arial" w:hAnsi="Arial" w:cs="Arial"/>
                <w:color w:val="000000" w:themeColor="text1"/>
                <w:sz w:val="20"/>
                <w:szCs w:val="20"/>
                <w:lang w:val="es-419"/>
              </w:rPr>
              <w:t>Evaluación de conocimientos sobre calidad e inocuidad en la carne.</w:t>
            </w:r>
          </w:p>
        </w:tc>
      </w:tr>
      <w:tr w:rsidR="00FD03D0" w:rsidRPr="00FD03D0" w14:paraId="4FE6A527" w14:textId="77777777" w:rsidTr="015CFBAF">
        <w:trPr>
          <w:trHeight w:val="806"/>
        </w:trPr>
        <w:tc>
          <w:tcPr>
            <w:tcW w:w="2693" w:type="dxa"/>
            <w:vAlign w:val="center"/>
          </w:tcPr>
          <w:p w14:paraId="04165111" w14:textId="77777777" w:rsidR="00591892" w:rsidRPr="00FD03D0" w:rsidRDefault="00591892" w:rsidP="00591892">
            <w:pPr>
              <w:rPr>
                <w:rFonts w:ascii="Arial" w:eastAsia="Calibri" w:hAnsi="Arial" w:cs="Arial"/>
                <w:b/>
                <w:bCs/>
                <w:color w:val="000000" w:themeColor="text1"/>
                <w:sz w:val="20"/>
                <w:szCs w:val="20"/>
              </w:rPr>
            </w:pPr>
            <w:r w:rsidRPr="00FD03D0">
              <w:rPr>
                <w:rFonts w:ascii="Arial" w:eastAsia="Calibri" w:hAnsi="Arial" w:cs="Arial"/>
                <w:b/>
                <w:bCs/>
                <w:color w:val="000000" w:themeColor="text1"/>
                <w:sz w:val="20"/>
                <w:szCs w:val="20"/>
              </w:rPr>
              <w:t>Objetivo de la actividad</w:t>
            </w:r>
          </w:p>
        </w:tc>
        <w:tc>
          <w:tcPr>
            <w:tcW w:w="6848" w:type="dxa"/>
            <w:vAlign w:val="center"/>
          </w:tcPr>
          <w:p w14:paraId="6730A2E9" w14:textId="7028731D" w:rsidR="00DE61D5" w:rsidRPr="00FD03D0" w:rsidRDefault="1BB489AB" w:rsidP="015CFBAF">
            <w:pPr>
              <w:jc w:val="both"/>
              <w:rPr>
                <w:rFonts w:ascii="Arial" w:eastAsia="Calibri" w:hAnsi="Arial" w:cs="Arial"/>
                <w:color w:val="000000" w:themeColor="text1"/>
                <w:sz w:val="20"/>
                <w:szCs w:val="20"/>
                <w:lang w:val="es-419"/>
              </w:rPr>
            </w:pPr>
            <w:r w:rsidRPr="00FD03D0">
              <w:rPr>
                <w:rFonts w:ascii="Arial" w:eastAsia="Calibri" w:hAnsi="Arial" w:cs="Arial"/>
                <w:color w:val="000000" w:themeColor="text1"/>
                <w:sz w:val="20"/>
                <w:szCs w:val="20"/>
                <w:lang w:val="es-419"/>
              </w:rPr>
              <w:t>Evaluar la comprensión de los conceptos fundamentales relacionados con la producción, transformación, composición, características sensoriales y factores de alteración de la carne, promoviendo la aplicación de las Buenas Prácticas de Manipulación para garantizar su inocuidad y calidad.</w:t>
            </w:r>
          </w:p>
        </w:tc>
      </w:tr>
      <w:tr w:rsidR="00FD03D0" w:rsidRPr="00FD03D0" w14:paraId="273B1612" w14:textId="77777777" w:rsidTr="015CFBAF">
        <w:trPr>
          <w:trHeight w:val="1258"/>
        </w:trPr>
        <w:tc>
          <w:tcPr>
            <w:tcW w:w="2693" w:type="dxa"/>
            <w:vAlign w:val="center"/>
          </w:tcPr>
          <w:p w14:paraId="5E5AA135" w14:textId="77777777" w:rsidR="00591892" w:rsidRPr="00FD03D0" w:rsidRDefault="00591892" w:rsidP="00591892">
            <w:pPr>
              <w:rPr>
                <w:rFonts w:ascii="Arial" w:eastAsia="Calibri" w:hAnsi="Arial" w:cs="Arial"/>
                <w:b/>
                <w:bCs/>
                <w:color w:val="000000" w:themeColor="text1"/>
                <w:sz w:val="20"/>
                <w:szCs w:val="20"/>
              </w:rPr>
            </w:pPr>
            <w:r w:rsidRPr="00FD03D0">
              <w:rPr>
                <w:rFonts w:ascii="Arial" w:eastAsia="Calibri" w:hAnsi="Arial" w:cs="Arial"/>
                <w:b/>
                <w:bCs/>
                <w:color w:val="000000" w:themeColor="text1"/>
                <w:sz w:val="20"/>
                <w:szCs w:val="20"/>
              </w:rPr>
              <w:t>Tipo de actividad sugerida</w:t>
            </w:r>
          </w:p>
        </w:tc>
        <w:tc>
          <w:tcPr>
            <w:tcW w:w="6848" w:type="dxa"/>
            <w:vAlign w:val="center"/>
          </w:tcPr>
          <w:p w14:paraId="55E75880" w14:textId="49AFB61A" w:rsidR="00591892" w:rsidRPr="00FD03D0" w:rsidRDefault="00591892" w:rsidP="00591892">
            <w:pPr>
              <w:jc w:val="both"/>
              <w:rPr>
                <w:rFonts w:ascii="Arial" w:hAnsi="Arial" w:cs="Arial"/>
                <w:b/>
                <w:color w:val="000000" w:themeColor="text1"/>
                <w:sz w:val="20"/>
                <w:szCs w:val="20"/>
              </w:rPr>
            </w:pPr>
            <w:r w:rsidRPr="00FD03D0">
              <w:rPr>
                <w:rFonts w:ascii="Arial" w:eastAsia="Calibri" w:hAnsi="Arial" w:cs="Arial"/>
                <w:color w:val="000000" w:themeColor="text1"/>
                <w:sz w:val="20"/>
                <w:szCs w:val="20"/>
              </w:rPr>
              <w:t>Cuestionario.</w:t>
            </w:r>
          </w:p>
        </w:tc>
      </w:tr>
      <w:tr w:rsidR="00591892" w:rsidRPr="00FD03D0" w14:paraId="45368FBC" w14:textId="77777777" w:rsidTr="015CFBAF">
        <w:trPr>
          <w:trHeight w:val="1849"/>
        </w:trPr>
        <w:tc>
          <w:tcPr>
            <w:tcW w:w="2693" w:type="dxa"/>
            <w:vAlign w:val="center"/>
          </w:tcPr>
          <w:p w14:paraId="20CA75C6" w14:textId="77777777" w:rsidR="00591892" w:rsidRPr="00FD03D0" w:rsidRDefault="00591892" w:rsidP="00591892">
            <w:pPr>
              <w:rPr>
                <w:rFonts w:ascii="Arial" w:eastAsia="Calibri" w:hAnsi="Arial" w:cs="Arial"/>
                <w:b/>
                <w:bCs/>
                <w:color w:val="000000" w:themeColor="text1"/>
                <w:sz w:val="20"/>
                <w:szCs w:val="20"/>
              </w:rPr>
            </w:pPr>
            <w:r w:rsidRPr="00FD03D0">
              <w:rPr>
                <w:rFonts w:ascii="Arial" w:eastAsia="Calibri" w:hAnsi="Arial" w:cs="Arial"/>
                <w:b/>
                <w:bCs/>
                <w:color w:val="000000" w:themeColor="text1"/>
                <w:sz w:val="20"/>
                <w:szCs w:val="20"/>
              </w:rPr>
              <w:lastRenderedPageBreak/>
              <w:t xml:space="preserve">Archivo de la actividad </w:t>
            </w:r>
          </w:p>
          <w:p w14:paraId="1215007A" w14:textId="77777777" w:rsidR="00591892" w:rsidRPr="00FD03D0" w:rsidRDefault="00591892" w:rsidP="00591892">
            <w:pPr>
              <w:rPr>
                <w:rFonts w:ascii="Arial" w:eastAsia="Calibri" w:hAnsi="Arial" w:cs="Arial"/>
                <w:b/>
                <w:bCs/>
                <w:color w:val="000000" w:themeColor="text1"/>
                <w:sz w:val="20"/>
                <w:szCs w:val="20"/>
              </w:rPr>
            </w:pPr>
            <w:r w:rsidRPr="00FD03D0">
              <w:rPr>
                <w:rFonts w:ascii="Arial" w:eastAsia="Calibri" w:hAnsi="Arial" w:cs="Arial"/>
                <w:b/>
                <w:bCs/>
                <w:color w:val="000000" w:themeColor="text1"/>
                <w:sz w:val="20"/>
                <w:szCs w:val="20"/>
              </w:rPr>
              <w:t>(Anexo donde se describe la actividad propuesta)</w:t>
            </w:r>
          </w:p>
        </w:tc>
        <w:tc>
          <w:tcPr>
            <w:tcW w:w="6848" w:type="dxa"/>
            <w:vAlign w:val="center"/>
          </w:tcPr>
          <w:p w14:paraId="4AC0101A" w14:textId="03E20EB6" w:rsidR="00591892" w:rsidRPr="00FD03D0" w:rsidRDefault="00AF4D50" w:rsidP="015CFBAF">
            <w:pPr>
              <w:jc w:val="both"/>
              <w:rPr>
                <w:rFonts w:ascii="Arial" w:hAnsi="Arial" w:cs="Arial"/>
                <w:b/>
                <w:bCs/>
                <w:i/>
                <w:iCs/>
                <w:color w:val="000000" w:themeColor="text1"/>
                <w:sz w:val="20"/>
                <w:szCs w:val="20"/>
              </w:rPr>
            </w:pPr>
            <w:r w:rsidRPr="00FD03D0">
              <w:rPr>
                <w:rFonts w:ascii="Arial" w:hAnsi="Arial" w:cs="Arial"/>
                <w:color w:val="000000" w:themeColor="text1"/>
                <w:sz w:val="20"/>
                <w:szCs w:val="20"/>
              </w:rPr>
              <w:t>Documento anexado.</w:t>
            </w:r>
          </w:p>
        </w:tc>
      </w:tr>
    </w:tbl>
    <w:p w14:paraId="53482502" w14:textId="77777777" w:rsidR="0059034F" w:rsidRPr="00FD03D0" w:rsidRDefault="0059034F">
      <w:pPr>
        <w:rPr>
          <w:rFonts w:ascii="Arial" w:hAnsi="Arial" w:cs="Arial"/>
          <w:b/>
          <w:color w:val="000000" w:themeColor="text1"/>
          <w:sz w:val="20"/>
          <w:szCs w:val="20"/>
          <w:u w:val="single"/>
        </w:rPr>
      </w:pPr>
    </w:p>
    <w:p w14:paraId="037F732D" w14:textId="77777777" w:rsidR="00280F84" w:rsidRPr="00FD03D0" w:rsidRDefault="00280F84">
      <w:pPr>
        <w:rPr>
          <w:rFonts w:ascii="Arial" w:hAnsi="Arial" w:cs="Arial"/>
          <w:b/>
          <w:color w:val="000000" w:themeColor="text1"/>
          <w:sz w:val="20"/>
          <w:szCs w:val="20"/>
          <w:u w:val="single"/>
        </w:rPr>
      </w:pPr>
    </w:p>
    <w:p w14:paraId="5D16EAAE" w14:textId="77777777" w:rsidR="0059034F" w:rsidRPr="00FD03D0" w:rsidRDefault="00D55C84" w:rsidP="00CA7B68">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FD03D0">
        <w:rPr>
          <w:rFonts w:ascii="Arial" w:hAnsi="Arial" w:cs="Arial"/>
          <w:b/>
          <w:color w:val="000000" w:themeColor="text1"/>
          <w:sz w:val="20"/>
          <w:szCs w:val="20"/>
        </w:rPr>
        <w:t xml:space="preserve">GLOSARIO: </w:t>
      </w:r>
    </w:p>
    <w:p w14:paraId="5335F2DF" w14:textId="79CC7A13" w:rsidR="0059034F" w:rsidRPr="00FD03D0" w:rsidRDefault="0059034F">
      <w:pPr>
        <w:pBdr>
          <w:top w:val="nil"/>
          <w:left w:val="nil"/>
          <w:bottom w:val="nil"/>
          <w:right w:val="nil"/>
          <w:between w:val="nil"/>
        </w:pBdr>
        <w:jc w:val="both"/>
        <w:rPr>
          <w:rFonts w:ascii="Arial" w:hAnsi="Arial" w:cs="Arial"/>
          <w:color w:val="000000" w:themeColor="text1"/>
          <w:sz w:val="20"/>
          <w:szCs w:val="20"/>
        </w:rPr>
      </w:pPr>
    </w:p>
    <w:p w14:paraId="57B330CC" w14:textId="77777777" w:rsidR="0059034F" w:rsidRPr="00FD03D0" w:rsidRDefault="0059034F">
      <w:pPr>
        <w:pBdr>
          <w:top w:val="nil"/>
          <w:left w:val="nil"/>
          <w:bottom w:val="nil"/>
          <w:right w:val="nil"/>
          <w:between w:val="nil"/>
        </w:pBdr>
        <w:ind w:left="426"/>
        <w:jc w:val="both"/>
        <w:rPr>
          <w:rFonts w:ascii="Arial" w:hAnsi="Arial" w:cs="Arial"/>
          <w:color w:val="000000" w:themeColor="text1"/>
          <w:sz w:val="20"/>
          <w:szCs w:val="20"/>
        </w:rPr>
      </w:pPr>
    </w:p>
    <w:tbl>
      <w:tblPr>
        <w:tblW w:w="996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20" w:firstRow="1" w:lastRow="0" w:firstColumn="0" w:lastColumn="0" w:noHBand="0" w:noVBand="1"/>
      </w:tblPr>
      <w:tblGrid>
        <w:gridCol w:w="2122"/>
        <w:gridCol w:w="7840"/>
      </w:tblGrid>
      <w:tr w:rsidR="00FD03D0" w:rsidRPr="00FD03D0" w14:paraId="34B59B22" w14:textId="77777777" w:rsidTr="6B6E5822">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FD03D0" w:rsidRDefault="00D55C84">
            <w:pPr>
              <w:jc w:val="center"/>
              <w:rPr>
                <w:rFonts w:ascii="Arial" w:hAnsi="Arial" w:cs="Arial"/>
                <w:color w:val="000000" w:themeColor="text1"/>
                <w:sz w:val="20"/>
                <w:szCs w:val="20"/>
              </w:rPr>
            </w:pPr>
            <w:r w:rsidRPr="00FD03D0">
              <w:rPr>
                <w:rFonts w:ascii="Arial" w:hAnsi="Arial" w:cs="Arial"/>
                <w:color w:val="000000" w:themeColor="text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FD03D0" w:rsidRDefault="00D55C84">
            <w:pPr>
              <w:jc w:val="center"/>
              <w:rPr>
                <w:rFonts w:ascii="Arial" w:hAnsi="Arial" w:cs="Arial"/>
                <w:color w:val="000000" w:themeColor="text1"/>
                <w:sz w:val="20"/>
                <w:szCs w:val="20"/>
              </w:rPr>
            </w:pPr>
            <w:r w:rsidRPr="00FD03D0">
              <w:rPr>
                <w:rFonts w:ascii="Arial" w:hAnsi="Arial" w:cs="Arial"/>
                <w:color w:val="000000" w:themeColor="text1"/>
                <w:sz w:val="20"/>
                <w:szCs w:val="20"/>
              </w:rPr>
              <w:t>SIGNIFICADO</w:t>
            </w:r>
          </w:p>
        </w:tc>
      </w:tr>
    </w:tbl>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FD03D0" w:rsidRPr="00FD03D0" w14:paraId="476D582D" w14:textId="77777777" w:rsidTr="009B1B8D">
        <w:trPr>
          <w:trHeight w:val="253"/>
        </w:trPr>
        <w:tc>
          <w:tcPr>
            <w:tcW w:w="2122" w:type="dxa"/>
            <w:shd w:val="clear" w:color="auto" w:fill="auto"/>
            <w:tcMar>
              <w:top w:w="100" w:type="dxa"/>
              <w:left w:w="100" w:type="dxa"/>
              <w:bottom w:w="100" w:type="dxa"/>
              <w:right w:w="100" w:type="dxa"/>
            </w:tcMar>
          </w:tcPr>
          <w:p w14:paraId="5CD8932B" w14:textId="44E69D22" w:rsidR="001A0B8E" w:rsidRPr="00FD03D0" w:rsidRDefault="00D07BFE" w:rsidP="009B1B8D">
            <w:pPr>
              <w:spacing w:line="276" w:lineRule="auto"/>
              <w:jc w:val="both"/>
              <w:rPr>
                <w:color w:val="000000" w:themeColor="text1"/>
                <w:sz w:val="20"/>
                <w:szCs w:val="20"/>
              </w:rPr>
            </w:pPr>
            <w:r w:rsidRPr="00FD03D0">
              <w:rPr>
                <w:rFonts w:ascii="Arial" w:hAnsi="Arial" w:cs="Arial"/>
                <w:b w:val="0"/>
                <w:bCs/>
                <w:color w:val="000000" w:themeColor="text1"/>
                <w:sz w:val="20"/>
                <w:szCs w:val="20"/>
              </w:rPr>
              <w:t>Agentes patógenos</w:t>
            </w:r>
          </w:p>
        </w:tc>
        <w:tc>
          <w:tcPr>
            <w:tcW w:w="7840" w:type="dxa"/>
            <w:shd w:val="clear" w:color="auto" w:fill="auto"/>
            <w:tcMar>
              <w:top w:w="100" w:type="dxa"/>
              <w:left w:w="100" w:type="dxa"/>
              <w:bottom w:w="100" w:type="dxa"/>
              <w:right w:w="100" w:type="dxa"/>
            </w:tcMar>
          </w:tcPr>
          <w:p w14:paraId="7B92BD19" w14:textId="530899E4" w:rsidR="001A0B8E" w:rsidRPr="00FD03D0" w:rsidRDefault="00D07BFE" w:rsidP="009B1B8D">
            <w:pPr>
              <w:pStyle w:val="NormalWeb"/>
              <w:jc w:val="both"/>
              <w:rPr>
                <w:rFonts w:ascii="Arial" w:hAnsi="Arial" w:cs="Arial"/>
                <w:b w:val="0"/>
                <w:color w:val="000000" w:themeColor="text1"/>
                <w:sz w:val="20"/>
                <w:szCs w:val="20"/>
              </w:rPr>
            </w:pPr>
            <w:r w:rsidRPr="00FD03D0">
              <w:rPr>
                <w:rFonts w:ascii="Arial" w:hAnsi="Arial" w:cs="Arial"/>
                <w:b w:val="0"/>
                <w:bCs/>
                <w:color w:val="000000" w:themeColor="text1"/>
                <w:sz w:val="20"/>
                <w:szCs w:val="20"/>
              </w:rPr>
              <w:t>microorganismos (bacterias, virus, hongos o parásitos) capaces de causar enfermedades.</w:t>
            </w:r>
          </w:p>
        </w:tc>
      </w:tr>
      <w:tr w:rsidR="00D07BFE" w:rsidRPr="00FD03D0" w14:paraId="22746031" w14:textId="77777777" w:rsidTr="009B1B8D">
        <w:trPr>
          <w:trHeight w:val="253"/>
        </w:trPr>
        <w:tc>
          <w:tcPr>
            <w:tcW w:w="2122" w:type="dxa"/>
            <w:shd w:val="clear" w:color="auto" w:fill="auto"/>
            <w:tcMar>
              <w:top w:w="100" w:type="dxa"/>
              <w:left w:w="100" w:type="dxa"/>
              <w:bottom w:w="100" w:type="dxa"/>
              <w:right w:w="100" w:type="dxa"/>
            </w:tcMar>
          </w:tcPr>
          <w:p w14:paraId="3BDBB318" w14:textId="33EACD9C" w:rsidR="00D07BFE" w:rsidRPr="00FD03D0" w:rsidRDefault="00D07BFE" w:rsidP="009B1B8D">
            <w:pPr>
              <w:spacing w:line="276" w:lineRule="auto"/>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BPM (Buenas Prácticas de Manufactura):</w:t>
            </w:r>
          </w:p>
        </w:tc>
        <w:tc>
          <w:tcPr>
            <w:tcW w:w="7840" w:type="dxa"/>
            <w:shd w:val="clear" w:color="auto" w:fill="auto"/>
            <w:tcMar>
              <w:top w:w="100" w:type="dxa"/>
              <w:left w:w="100" w:type="dxa"/>
              <w:bottom w:w="100" w:type="dxa"/>
              <w:right w:w="100" w:type="dxa"/>
            </w:tcMar>
          </w:tcPr>
          <w:p w14:paraId="76728565" w14:textId="3292D276" w:rsidR="00D07BFE" w:rsidRPr="00FD03D0" w:rsidRDefault="00D07BFE" w:rsidP="009B1B8D">
            <w:pPr>
              <w:pStyle w:val="NormalWeb"/>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conjunto de normas y procedimientos que aseguran la higiene y calidad en la producción de alimentos.</w:t>
            </w:r>
          </w:p>
        </w:tc>
      </w:tr>
      <w:tr w:rsidR="00D07BFE" w:rsidRPr="00FD03D0" w14:paraId="1DAD3AEC" w14:textId="77777777" w:rsidTr="009B1B8D">
        <w:trPr>
          <w:trHeight w:val="253"/>
        </w:trPr>
        <w:tc>
          <w:tcPr>
            <w:tcW w:w="2122" w:type="dxa"/>
            <w:shd w:val="clear" w:color="auto" w:fill="auto"/>
            <w:tcMar>
              <w:top w:w="100" w:type="dxa"/>
              <w:left w:w="100" w:type="dxa"/>
              <w:bottom w:w="100" w:type="dxa"/>
              <w:right w:w="100" w:type="dxa"/>
            </w:tcMar>
          </w:tcPr>
          <w:p w14:paraId="47EB3427" w14:textId="0DB29EF1" w:rsidR="00D07BFE" w:rsidRPr="00FD03D0" w:rsidRDefault="00D07BFE" w:rsidP="009B1B8D">
            <w:pPr>
              <w:spacing w:line="276" w:lineRule="auto"/>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Contaminación cruzada:</w:t>
            </w:r>
          </w:p>
        </w:tc>
        <w:tc>
          <w:tcPr>
            <w:tcW w:w="7840" w:type="dxa"/>
            <w:shd w:val="clear" w:color="auto" w:fill="auto"/>
            <w:tcMar>
              <w:top w:w="100" w:type="dxa"/>
              <w:left w:w="100" w:type="dxa"/>
              <w:bottom w:w="100" w:type="dxa"/>
              <w:right w:w="100" w:type="dxa"/>
            </w:tcMar>
          </w:tcPr>
          <w:p w14:paraId="253C8453" w14:textId="2CBA4375" w:rsidR="00D07BFE" w:rsidRPr="00FD03D0" w:rsidRDefault="00D07BFE" w:rsidP="009B1B8D">
            <w:pPr>
              <w:pStyle w:val="NormalWeb"/>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transferencia de microorganismos o sustancias contaminantes de un alimento o superficie a otro, generalmente por contacto directo o indirecto.</w:t>
            </w:r>
          </w:p>
        </w:tc>
      </w:tr>
      <w:tr w:rsidR="00D07BFE" w:rsidRPr="00FD03D0" w14:paraId="37275331" w14:textId="77777777" w:rsidTr="009B1B8D">
        <w:trPr>
          <w:trHeight w:val="253"/>
        </w:trPr>
        <w:tc>
          <w:tcPr>
            <w:tcW w:w="2122" w:type="dxa"/>
            <w:shd w:val="clear" w:color="auto" w:fill="auto"/>
            <w:tcMar>
              <w:top w:w="100" w:type="dxa"/>
              <w:left w:w="100" w:type="dxa"/>
              <w:bottom w:w="100" w:type="dxa"/>
              <w:right w:w="100" w:type="dxa"/>
            </w:tcMar>
          </w:tcPr>
          <w:p w14:paraId="405E7D0E" w14:textId="3ACAAB4D" w:rsidR="00D07BFE" w:rsidRPr="00FD03D0" w:rsidRDefault="00D07BFE" w:rsidP="009B1B8D">
            <w:pPr>
              <w:spacing w:line="276" w:lineRule="auto"/>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Control sanitario:</w:t>
            </w:r>
          </w:p>
        </w:tc>
        <w:tc>
          <w:tcPr>
            <w:tcW w:w="7840" w:type="dxa"/>
            <w:shd w:val="clear" w:color="auto" w:fill="auto"/>
            <w:tcMar>
              <w:top w:w="100" w:type="dxa"/>
              <w:left w:w="100" w:type="dxa"/>
              <w:bottom w:w="100" w:type="dxa"/>
              <w:right w:w="100" w:type="dxa"/>
            </w:tcMar>
          </w:tcPr>
          <w:p w14:paraId="03F05CDE" w14:textId="50DA1F42" w:rsidR="00D07BFE" w:rsidRPr="00FD03D0" w:rsidRDefault="00D07BFE" w:rsidP="009B1B8D">
            <w:pPr>
              <w:pStyle w:val="NormalWeb"/>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conjunto de medidas aplicadas para prevenir, eliminar o reducir riesgos que afecten la inocuidad de los alimentos.</w:t>
            </w:r>
          </w:p>
        </w:tc>
      </w:tr>
      <w:tr w:rsidR="009F1069" w:rsidRPr="00FD03D0" w14:paraId="72839273" w14:textId="77777777" w:rsidTr="009B1B8D">
        <w:trPr>
          <w:trHeight w:val="253"/>
        </w:trPr>
        <w:tc>
          <w:tcPr>
            <w:tcW w:w="2122" w:type="dxa"/>
            <w:shd w:val="clear" w:color="auto" w:fill="auto"/>
            <w:tcMar>
              <w:top w:w="100" w:type="dxa"/>
              <w:left w:w="100" w:type="dxa"/>
              <w:bottom w:w="100" w:type="dxa"/>
              <w:right w:w="100" w:type="dxa"/>
            </w:tcMar>
          </w:tcPr>
          <w:p w14:paraId="2501E819" w14:textId="05DDABD9" w:rsidR="009F1069" w:rsidRPr="00FD03D0" w:rsidRDefault="009F1069" w:rsidP="009B1B8D">
            <w:pPr>
              <w:spacing w:line="276" w:lineRule="auto"/>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Desinfección:</w:t>
            </w:r>
          </w:p>
        </w:tc>
        <w:tc>
          <w:tcPr>
            <w:tcW w:w="7840" w:type="dxa"/>
            <w:shd w:val="clear" w:color="auto" w:fill="auto"/>
            <w:tcMar>
              <w:top w:w="100" w:type="dxa"/>
              <w:left w:w="100" w:type="dxa"/>
              <w:bottom w:w="100" w:type="dxa"/>
              <w:right w:w="100" w:type="dxa"/>
            </w:tcMar>
          </w:tcPr>
          <w:p w14:paraId="5531CC9D" w14:textId="3CD62F0F" w:rsidR="009F1069" w:rsidRPr="00FD03D0" w:rsidRDefault="005F2313" w:rsidP="009B1B8D">
            <w:pPr>
              <w:pStyle w:val="NormalWeb"/>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proceso mediante el cual se eliminan o reducen microorganismos patógenos en superficies o equipos.</w:t>
            </w:r>
          </w:p>
        </w:tc>
      </w:tr>
      <w:tr w:rsidR="005F2313" w:rsidRPr="00FD03D0" w14:paraId="157A59BC" w14:textId="77777777" w:rsidTr="009B1B8D">
        <w:trPr>
          <w:trHeight w:val="253"/>
        </w:trPr>
        <w:tc>
          <w:tcPr>
            <w:tcW w:w="2122" w:type="dxa"/>
            <w:shd w:val="clear" w:color="auto" w:fill="auto"/>
            <w:tcMar>
              <w:top w:w="100" w:type="dxa"/>
              <w:left w:w="100" w:type="dxa"/>
              <w:bottom w:w="100" w:type="dxa"/>
              <w:right w:w="100" w:type="dxa"/>
            </w:tcMar>
          </w:tcPr>
          <w:p w14:paraId="79CAECE8" w14:textId="764CDCC1" w:rsidR="005F2313" w:rsidRPr="00FD03D0" w:rsidRDefault="005F2313" w:rsidP="009B1B8D">
            <w:pPr>
              <w:spacing w:line="276" w:lineRule="auto"/>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HACCP (Análisis de Peligros y Puntos Críticos de Control):</w:t>
            </w:r>
          </w:p>
        </w:tc>
        <w:tc>
          <w:tcPr>
            <w:tcW w:w="7840" w:type="dxa"/>
            <w:shd w:val="clear" w:color="auto" w:fill="auto"/>
            <w:tcMar>
              <w:top w:w="100" w:type="dxa"/>
              <w:left w:w="100" w:type="dxa"/>
              <w:bottom w:w="100" w:type="dxa"/>
              <w:right w:w="100" w:type="dxa"/>
            </w:tcMar>
          </w:tcPr>
          <w:p w14:paraId="78EF7577" w14:textId="0FD03E1A" w:rsidR="005F2313" w:rsidRPr="00FD03D0" w:rsidRDefault="005F2313" w:rsidP="009B1B8D">
            <w:pPr>
              <w:pStyle w:val="NormalWeb"/>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sistema preventivo que identifica, evalúa y controla los peligros significativos para la inocuidad alimentaria.</w:t>
            </w:r>
          </w:p>
        </w:tc>
      </w:tr>
      <w:tr w:rsidR="007A79DC" w:rsidRPr="00FD03D0" w14:paraId="62CADC7A" w14:textId="77777777" w:rsidTr="009B1B8D">
        <w:trPr>
          <w:trHeight w:val="253"/>
        </w:trPr>
        <w:tc>
          <w:tcPr>
            <w:tcW w:w="2122" w:type="dxa"/>
            <w:shd w:val="clear" w:color="auto" w:fill="auto"/>
            <w:tcMar>
              <w:top w:w="100" w:type="dxa"/>
              <w:left w:w="100" w:type="dxa"/>
              <w:bottom w:w="100" w:type="dxa"/>
              <w:right w:w="100" w:type="dxa"/>
            </w:tcMar>
          </w:tcPr>
          <w:p w14:paraId="5CF011B9" w14:textId="70D474EC" w:rsidR="007A79DC" w:rsidRPr="00FD03D0" w:rsidRDefault="007A79DC" w:rsidP="009B1B8D">
            <w:pPr>
              <w:spacing w:line="276" w:lineRule="auto"/>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Inocuidad alimentaria:</w:t>
            </w:r>
          </w:p>
        </w:tc>
        <w:tc>
          <w:tcPr>
            <w:tcW w:w="7840" w:type="dxa"/>
            <w:shd w:val="clear" w:color="auto" w:fill="auto"/>
            <w:tcMar>
              <w:top w:w="100" w:type="dxa"/>
              <w:left w:w="100" w:type="dxa"/>
              <w:bottom w:w="100" w:type="dxa"/>
              <w:right w:w="100" w:type="dxa"/>
            </w:tcMar>
          </w:tcPr>
          <w:p w14:paraId="00E4C0F3" w14:textId="090ADFF7" w:rsidR="007A79DC" w:rsidRPr="00FD03D0" w:rsidRDefault="007A79DC" w:rsidP="009B1B8D">
            <w:pPr>
              <w:pStyle w:val="NormalWeb"/>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condición que garantiza que los alimentos no causarán daño al consumidor cuando se preparen y consuman de acuerdo con su uso previsto.</w:t>
            </w:r>
          </w:p>
        </w:tc>
      </w:tr>
      <w:tr w:rsidR="007A79DC" w:rsidRPr="00FD03D0" w14:paraId="420CB3BF" w14:textId="77777777" w:rsidTr="009B1B8D">
        <w:trPr>
          <w:trHeight w:val="253"/>
        </w:trPr>
        <w:tc>
          <w:tcPr>
            <w:tcW w:w="2122" w:type="dxa"/>
            <w:shd w:val="clear" w:color="auto" w:fill="auto"/>
            <w:tcMar>
              <w:top w:w="100" w:type="dxa"/>
              <w:left w:w="100" w:type="dxa"/>
              <w:bottom w:w="100" w:type="dxa"/>
              <w:right w:w="100" w:type="dxa"/>
            </w:tcMar>
          </w:tcPr>
          <w:p w14:paraId="0C775011" w14:textId="1E6D3991" w:rsidR="007A79DC" w:rsidRPr="00FD03D0" w:rsidRDefault="007A79DC" w:rsidP="009B1B8D">
            <w:pPr>
              <w:spacing w:line="276" w:lineRule="auto"/>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Limpieza:</w:t>
            </w:r>
          </w:p>
        </w:tc>
        <w:tc>
          <w:tcPr>
            <w:tcW w:w="7840" w:type="dxa"/>
            <w:shd w:val="clear" w:color="auto" w:fill="auto"/>
            <w:tcMar>
              <w:top w:w="100" w:type="dxa"/>
              <w:left w:w="100" w:type="dxa"/>
              <w:bottom w:w="100" w:type="dxa"/>
              <w:right w:w="100" w:type="dxa"/>
            </w:tcMar>
          </w:tcPr>
          <w:p w14:paraId="58474AC8" w14:textId="75B1A216" w:rsidR="007A79DC" w:rsidRPr="00FD03D0" w:rsidRDefault="007A79DC" w:rsidP="009B1B8D">
            <w:pPr>
              <w:pStyle w:val="NormalWeb"/>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eliminación de suciedad visible, grasa y residuos orgánicos de superficies y utensilios.</w:t>
            </w:r>
          </w:p>
        </w:tc>
      </w:tr>
      <w:tr w:rsidR="007A79DC" w:rsidRPr="00FD03D0" w14:paraId="663BB705" w14:textId="77777777" w:rsidTr="009B1B8D">
        <w:trPr>
          <w:trHeight w:val="253"/>
        </w:trPr>
        <w:tc>
          <w:tcPr>
            <w:tcW w:w="2122" w:type="dxa"/>
            <w:shd w:val="clear" w:color="auto" w:fill="auto"/>
            <w:tcMar>
              <w:top w:w="100" w:type="dxa"/>
              <w:left w:w="100" w:type="dxa"/>
              <w:bottom w:w="100" w:type="dxa"/>
              <w:right w:w="100" w:type="dxa"/>
            </w:tcMar>
          </w:tcPr>
          <w:p w14:paraId="78FA5272" w14:textId="2258C230" w:rsidR="007A79DC" w:rsidRPr="00FD03D0" w:rsidRDefault="00D10713" w:rsidP="009B1B8D">
            <w:pPr>
              <w:spacing w:line="276" w:lineRule="auto"/>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Manipulador de alimentos:</w:t>
            </w:r>
          </w:p>
        </w:tc>
        <w:tc>
          <w:tcPr>
            <w:tcW w:w="7840" w:type="dxa"/>
            <w:shd w:val="clear" w:color="auto" w:fill="auto"/>
            <w:tcMar>
              <w:top w:w="100" w:type="dxa"/>
              <w:left w:w="100" w:type="dxa"/>
              <w:bottom w:w="100" w:type="dxa"/>
              <w:right w:w="100" w:type="dxa"/>
            </w:tcMar>
          </w:tcPr>
          <w:p w14:paraId="3639E610" w14:textId="6CA38B7A" w:rsidR="007A79DC" w:rsidRPr="00FD03D0" w:rsidRDefault="00D10713" w:rsidP="009B1B8D">
            <w:pPr>
              <w:pStyle w:val="NormalWeb"/>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persona que interviene directamente en la preparación, procesamiento, almacenamiento o distribución de alimentos.</w:t>
            </w:r>
          </w:p>
        </w:tc>
      </w:tr>
      <w:tr w:rsidR="00D10713" w:rsidRPr="00FD03D0" w14:paraId="7EA56097" w14:textId="77777777" w:rsidTr="009B1B8D">
        <w:trPr>
          <w:trHeight w:val="253"/>
        </w:trPr>
        <w:tc>
          <w:tcPr>
            <w:tcW w:w="2122" w:type="dxa"/>
            <w:shd w:val="clear" w:color="auto" w:fill="auto"/>
            <w:tcMar>
              <w:top w:w="100" w:type="dxa"/>
              <w:left w:w="100" w:type="dxa"/>
              <w:bottom w:w="100" w:type="dxa"/>
              <w:right w:w="100" w:type="dxa"/>
            </w:tcMar>
          </w:tcPr>
          <w:p w14:paraId="0C676964" w14:textId="5B50E932" w:rsidR="00D10713" w:rsidRPr="00FD03D0" w:rsidRDefault="00D10713" w:rsidP="009B1B8D">
            <w:pPr>
              <w:spacing w:line="276" w:lineRule="auto"/>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Plagas:</w:t>
            </w:r>
          </w:p>
        </w:tc>
        <w:tc>
          <w:tcPr>
            <w:tcW w:w="7840" w:type="dxa"/>
            <w:shd w:val="clear" w:color="auto" w:fill="auto"/>
            <w:tcMar>
              <w:top w:w="100" w:type="dxa"/>
              <w:left w:w="100" w:type="dxa"/>
              <w:bottom w:w="100" w:type="dxa"/>
              <w:right w:w="100" w:type="dxa"/>
            </w:tcMar>
          </w:tcPr>
          <w:p w14:paraId="7642E057" w14:textId="60844FC8" w:rsidR="00D10713" w:rsidRPr="00FD03D0" w:rsidRDefault="00D10713" w:rsidP="009B1B8D">
            <w:pPr>
              <w:pStyle w:val="NormalWeb"/>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organismos como insectos o roedores que pueden contaminar los alimentos y transmitir enfermedades.</w:t>
            </w:r>
          </w:p>
        </w:tc>
      </w:tr>
      <w:tr w:rsidR="00D10713" w:rsidRPr="00FD03D0" w14:paraId="4ABEEA90" w14:textId="77777777" w:rsidTr="009B1B8D">
        <w:trPr>
          <w:trHeight w:val="253"/>
        </w:trPr>
        <w:tc>
          <w:tcPr>
            <w:tcW w:w="2122" w:type="dxa"/>
            <w:shd w:val="clear" w:color="auto" w:fill="auto"/>
            <w:tcMar>
              <w:top w:w="100" w:type="dxa"/>
              <w:left w:w="100" w:type="dxa"/>
              <w:bottom w:w="100" w:type="dxa"/>
              <w:right w:w="100" w:type="dxa"/>
            </w:tcMar>
          </w:tcPr>
          <w:p w14:paraId="77BD5E42" w14:textId="59F29405" w:rsidR="00D10713" w:rsidRPr="00FD03D0" w:rsidRDefault="00D10713" w:rsidP="009B1B8D">
            <w:pPr>
              <w:spacing w:line="276" w:lineRule="auto"/>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POES (Procedimientos Operativos Estandarizados de Saneamiento):</w:t>
            </w:r>
          </w:p>
        </w:tc>
        <w:tc>
          <w:tcPr>
            <w:tcW w:w="7840" w:type="dxa"/>
            <w:shd w:val="clear" w:color="auto" w:fill="auto"/>
            <w:tcMar>
              <w:top w:w="100" w:type="dxa"/>
              <w:left w:w="100" w:type="dxa"/>
              <w:bottom w:w="100" w:type="dxa"/>
              <w:right w:w="100" w:type="dxa"/>
            </w:tcMar>
          </w:tcPr>
          <w:p w14:paraId="36D5FFB1" w14:textId="272E4152" w:rsidR="00D10713" w:rsidRPr="00FD03D0" w:rsidRDefault="00D10713" w:rsidP="009B1B8D">
            <w:pPr>
              <w:pStyle w:val="NormalWeb"/>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protocolos documentados que describen las actividades de limpieza y desinfección en un establecimiento.</w:t>
            </w:r>
          </w:p>
        </w:tc>
      </w:tr>
      <w:tr w:rsidR="00D10713" w:rsidRPr="00FD03D0" w14:paraId="2D2D9DB2" w14:textId="77777777" w:rsidTr="009B1B8D">
        <w:trPr>
          <w:trHeight w:val="253"/>
        </w:trPr>
        <w:tc>
          <w:tcPr>
            <w:tcW w:w="2122" w:type="dxa"/>
            <w:shd w:val="clear" w:color="auto" w:fill="auto"/>
            <w:tcMar>
              <w:top w:w="100" w:type="dxa"/>
              <w:left w:w="100" w:type="dxa"/>
              <w:bottom w:w="100" w:type="dxa"/>
              <w:right w:w="100" w:type="dxa"/>
            </w:tcMar>
          </w:tcPr>
          <w:p w14:paraId="26D23AF0" w14:textId="737078C4" w:rsidR="00D10713" w:rsidRPr="00FD03D0" w:rsidRDefault="00D10713" w:rsidP="009B1B8D">
            <w:pPr>
              <w:spacing w:line="276" w:lineRule="auto"/>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lastRenderedPageBreak/>
              <w:t>Residuos líquidos:</w:t>
            </w:r>
          </w:p>
        </w:tc>
        <w:tc>
          <w:tcPr>
            <w:tcW w:w="7840" w:type="dxa"/>
            <w:shd w:val="clear" w:color="auto" w:fill="auto"/>
            <w:tcMar>
              <w:top w:w="100" w:type="dxa"/>
              <w:left w:w="100" w:type="dxa"/>
              <w:bottom w:w="100" w:type="dxa"/>
              <w:right w:w="100" w:type="dxa"/>
            </w:tcMar>
          </w:tcPr>
          <w:p w14:paraId="6A2BCB92" w14:textId="75730C0E" w:rsidR="00D10713" w:rsidRPr="00FD03D0" w:rsidRDefault="00D10713" w:rsidP="009B1B8D">
            <w:pPr>
              <w:pStyle w:val="NormalWeb"/>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desechos en estado líquido provenientes de procesos de limpieza o producción de alimentos.</w:t>
            </w:r>
          </w:p>
        </w:tc>
      </w:tr>
      <w:tr w:rsidR="00D10713" w:rsidRPr="00FD03D0" w14:paraId="62AFE8C0" w14:textId="77777777" w:rsidTr="009B1B8D">
        <w:trPr>
          <w:trHeight w:val="253"/>
        </w:trPr>
        <w:tc>
          <w:tcPr>
            <w:tcW w:w="2122" w:type="dxa"/>
            <w:shd w:val="clear" w:color="auto" w:fill="auto"/>
            <w:tcMar>
              <w:top w:w="100" w:type="dxa"/>
              <w:left w:w="100" w:type="dxa"/>
              <w:bottom w:w="100" w:type="dxa"/>
              <w:right w:w="100" w:type="dxa"/>
            </w:tcMar>
          </w:tcPr>
          <w:p w14:paraId="684A9EE7" w14:textId="0F5A9C6E" w:rsidR="00D10713" w:rsidRPr="00FD03D0" w:rsidRDefault="00D10713" w:rsidP="009B1B8D">
            <w:pPr>
              <w:spacing w:line="276" w:lineRule="auto"/>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Residuos sólidos:</w:t>
            </w:r>
          </w:p>
        </w:tc>
        <w:tc>
          <w:tcPr>
            <w:tcW w:w="7840" w:type="dxa"/>
            <w:shd w:val="clear" w:color="auto" w:fill="auto"/>
            <w:tcMar>
              <w:top w:w="100" w:type="dxa"/>
              <w:left w:w="100" w:type="dxa"/>
              <w:bottom w:w="100" w:type="dxa"/>
              <w:right w:w="100" w:type="dxa"/>
            </w:tcMar>
          </w:tcPr>
          <w:p w14:paraId="11BEE04F" w14:textId="2AC1897F" w:rsidR="00D10713" w:rsidRPr="00FD03D0" w:rsidRDefault="004B582E" w:rsidP="009B1B8D">
            <w:pPr>
              <w:pStyle w:val="NormalWeb"/>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desechos sólidos generados durante la manipulación o procesamiento de alimentos, como restos orgánicos o empaques.</w:t>
            </w:r>
          </w:p>
        </w:tc>
      </w:tr>
      <w:tr w:rsidR="004B582E" w:rsidRPr="00FD03D0" w14:paraId="7C97E050" w14:textId="77777777" w:rsidTr="009B1B8D">
        <w:trPr>
          <w:trHeight w:val="253"/>
        </w:trPr>
        <w:tc>
          <w:tcPr>
            <w:tcW w:w="2122" w:type="dxa"/>
            <w:shd w:val="clear" w:color="auto" w:fill="auto"/>
            <w:tcMar>
              <w:top w:w="100" w:type="dxa"/>
              <w:left w:w="100" w:type="dxa"/>
              <w:bottom w:w="100" w:type="dxa"/>
              <w:right w:w="100" w:type="dxa"/>
            </w:tcMar>
          </w:tcPr>
          <w:p w14:paraId="762A9D4E" w14:textId="2BD4CF17" w:rsidR="004B582E" w:rsidRPr="00FD03D0" w:rsidRDefault="004B582E" w:rsidP="009B1B8D">
            <w:pPr>
              <w:spacing w:line="276" w:lineRule="auto"/>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Temperatura de almacenamiento:</w:t>
            </w:r>
          </w:p>
        </w:tc>
        <w:tc>
          <w:tcPr>
            <w:tcW w:w="7840" w:type="dxa"/>
            <w:shd w:val="clear" w:color="auto" w:fill="auto"/>
            <w:tcMar>
              <w:top w:w="100" w:type="dxa"/>
              <w:left w:w="100" w:type="dxa"/>
              <w:bottom w:w="100" w:type="dxa"/>
              <w:right w:w="100" w:type="dxa"/>
            </w:tcMar>
          </w:tcPr>
          <w:p w14:paraId="5BE1B2DE" w14:textId="7483C6BF" w:rsidR="004B582E" w:rsidRPr="00FD03D0" w:rsidRDefault="004B582E" w:rsidP="009B1B8D">
            <w:pPr>
              <w:pStyle w:val="NormalWeb"/>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condición térmica controlada en la cual se conservan los alimentos para evitar el crecimiento microbiano.</w:t>
            </w:r>
          </w:p>
        </w:tc>
      </w:tr>
      <w:tr w:rsidR="00FD03D0" w:rsidRPr="00FD03D0" w14:paraId="4F168A4F" w14:textId="77777777" w:rsidTr="009B1B8D">
        <w:trPr>
          <w:trHeight w:val="253"/>
        </w:trPr>
        <w:tc>
          <w:tcPr>
            <w:tcW w:w="2122" w:type="dxa"/>
            <w:shd w:val="clear" w:color="auto" w:fill="auto"/>
            <w:tcMar>
              <w:top w:w="100" w:type="dxa"/>
              <w:left w:w="100" w:type="dxa"/>
              <w:bottom w:w="100" w:type="dxa"/>
              <w:right w:w="100" w:type="dxa"/>
            </w:tcMar>
          </w:tcPr>
          <w:p w14:paraId="22A64F45" w14:textId="65C624E8" w:rsidR="009B1B8D" w:rsidRPr="00FD03D0" w:rsidRDefault="004B582E" w:rsidP="009B1B8D">
            <w:pPr>
              <w:jc w:val="both"/>
              <w:rPr>
                <w:rStyle w:val="Textoennegrita"/>
                <w:b/>
                <w:bCs w:val="0"/>
                <w:color w:val="000000" w:themeColor="text1"/>
                <w:sz w:val="20"/>
                <w:szCs w:val="20"/>
              </w:rPr>
            </w:pPr>
            <w:r w:rsidRPr="00FD03D0">
              <w:rPr>
                <w:rFonts w:ascii="Arial" w:hAnsi="Arial" w:cs="Arial"/>
                <w:b w:val="0"/>
                <w:bCs/>
                <w:color w:val="000000" w:themeColor="text1"/>
                <w:sz w:val="20"/>
                <w:szCs w:val="20"/>
              </w:rPr>
              <w:t>Zoonosis:</w:t>
            </w:r>
          </w:p>
        </w:tc>
        <w:tc>
          <w:tcPr>
            <w:tcW w:w="7840" w:type="dxa"/>
            <w:shd w:val="clear" w:color="auto" w:fill="auto"/>
            <w:tcMar>
              <w:top w:w="100" w:type="dxa"/>
              <w:left w:w="100" w:type="dxa"/>
              <w:bottom w:w="100" w:type="dxa"/>
              <w:right w:w="100" w:type="dxa"/>
            </w:tcMar>
          </w:tcPr>
          <w:p w14:paraId="613BD2E5" w14:textId="2DEFDB8B" w:rsidR="009B1B8D" w:rsidRPr="00FD03D0" w:rsidRDefault="00473C64" w:rsidP="009B1B8D">
            <w:pPr>
              <w:pStyle w:val="NormalWeb"/>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enfermedades que pueden transmitirse de los animales a los seres humanos.</w:t>
            </w:r>
          </w:p>
        </w:tc>
      </w:tr>
    </w:tbl>
    <w:p w14:paraId="6FE91BB3" w14:textId="77777777" w:rsidR="00623504" w:rsidRPr="00FD03D0" w:rsidRDefault="00623504">
      <w:pPr>
        <w:rPr>
          <w:bCs/>
          <w:color w:val="000000" w:themeColor="text1"/>
        </w:rPr>
      </w:pPr>
    </w:p>
    <w:p w14:paraId="388911D2" w14:textId="5B1BCD5F" w:rsidR="00733E96" w:rsidRPr="00FD03D0" w:rsidRDefault="00733E96" w:rsidP="00733E96">
      <w:pPr>
        <w:jc w:val="both"/>
        <w:rPr>
          <w:rFonts w:ascii="Arial" w:hAnsi="Arial" w:cs="Arial"/>
          <w:color w:val="000000" w:themeColor="text1"/>
          <w:sz w:val="20"/>
          <w:szCs w:val="20"/>
        </w:rPr>
      </w:pPr>
    </w:p>
    <w:p w14:paraId="7D7D7529" w14:textId="0D2409C7" w:rsidR="00733E96" w:rsidRPr="00FD03D0" w:rsidRDefault="00733E96" w:rsidP="00733E96">
      <w:pPr>
        <w:jc w:val="both"/>
        <w:rPr>
          <w:rFonts w:ascii="Arial" w:hAnsi="Arial" w:cs="Arial"/>
          <w:color w:val="000000" w:themeColor="text1"/>
          <w:sz w:val="20"/>
          <w:szCs w:val="20"/>
        </w:rPr>
      </w:pPr>
    </w:p>
    <w:p w14:paraId="78589E47" w14:textId="73A74644" w:rsidR="0059034F" w:rsidRPr="00FD03D0" w:rsidRDefault="00D55C84" w:rsidP="00CA7B68">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FD03D0">
        <w:rPr>
          <w:rFonts w:ascii="Arial" w:hAnsi="Arial" w:cs="Arial"/>
          <w:b/>
          <w:color w:val="000000" w:themeColor="text1"/>
          <w:sz w:val="20"/>
          <w:szCs w:val="20"/>
        </w:rPr>
        <w:t>REFERENCIAS BIBLIOGRÁFICAS</w:t>
      </w:r>
    </w:p>
    <w:p w14:paraId="0B15B4F6" w14:textId="294E2B5F" w:rsidR="00D70261" w:rsidRPr="00FD03D0" w:rsidRDefault="00D70261" w:rsidP="00D70261">
      <w:pPr>
        <w:rPr>
          <w:rFonts w:ascii="Arial" w:hAnsi="Arial" w:cs="Arial"/>
          <w:color w:val="000000" w:themeColor="text1"/>
          <w:sz w:val="20"/>
          <w:szCs w:val="20"/>
        </w:rPr>
      </w:pPr>
    </w:p>
    <w:p w14:paraId="40116593" w14:textId="77777777" w:rsidR="0059123F" w:rsidRPr="00FD03D0" w:rsidRDefault="0059123F" w:rsidP="0059123F">
      <w:pPr>
        <w:rPr>
          <w:rFonts w:ascii="Arial" w:hAnsi="Arial" w:cs="Arial"/>
          <w:color w:val="000000" w:themeColor="text1"/>
          <w:sz w:val="20"/>
          <w:szCs w:val="20"/>
        </w:rPr>
      </w:pPr>
    </w:p>
    <w:p w14:paraId="7D5C4B4C" w14:textId="77777777" w:rsidR="00FC0E53" w:rsidRPr="00FD03D0" w:rsidRDefault="00FC0E53" w:rsidP="00FC0E53">
      <w:pPr>
        <w:pStyle w:val="NormalWeb"/>
        <w:ind w:left="720" w:hanging="720"/>
        <w:rPr>
          <w:rFonts w:ascii="Arial" w:hAnsi="Arial" w:cs="Arial"/>
          <w:color w:val="000000" w:themeColor="text1"/>
          <w:sz w:val="20"/>
          <w:szCs w:val="20"/>
        </w:rPr>
      </w:pPr>
      <w:r w:rsidRPr="00FD03D0">
        <w:rPr>
          <w:rFonts w:ascii="Arial" w:hAnsi="Arial" w:cs="Arial"/>
          <w:color w:val="000000" w:themeColor="text1"/>
          <w:sz w:val="20"/>
          <w:szCs w:val="20"/>
        </w:rPr>
        <w:t xml:space="preserve">Bravo, F. (2012). </w:t>
      </w:r>
      <w:r w:rsidRPr="00FD03D0">
        <w:rPr>
          <w:rStyle w:val="nfasis"/>
          <w:rFonts w:ascii="Arial" w:hAnsi="Arial" w:cs="Arial"/>
          <w:color w:val="000000" w:themeColor="text1"/>
          <w:sz w:val="20"/>
          <w:szCs w:val="20"/>
        </w:rPr>
        <w:t>Manejo higiénico de los alimentos</w:t>
      </w:r>
      <w:r w:rsidRPr="00FD03D0">
        <w:rPr>
          <w:rFonts w:ascii="Arial" w:hAnsi="Arial" w:cs="Arial"/>
          <w:color w:val="000000" w:themeColor="text1"/>
          <w:sz w:val="20"/>
          <w:szCs w:val="20"/>
        </w:rPr>
        <w:t>. Editorial Limusa.</w:t>
      </w:r>
    </w:p>
    <w:p w14:paraId="58C1AD27" w14:textId="77777777" w:rsidR="00FC0E53" w:rsidRPr="00FD03D0" w:rsidRDefault="00FC0E53" w:rsidP="00FC0E53">
      <w:pPr>
        <w:pStyle w:val="NormalWeb"/>
        <w:ind w:left="720" w:hanging="720"/>
        <w:rPr>
          <w:rFonts w:ascii="Arial" w:hAnsi="Arial" w:cs="Arial"/>
          <w:color w:val="000000" w:themeColor="text1"/>
          <w:sz w:val="20"/>
          <w:szCs w:val="20"/>
        </w:rPr>
      </w:pPr>
      <w:r w:rsidRPr="00FD03D0">
        <w:rPr>
          <w:rFonts w:ascii="Arial" w:hAnsi="Arial" w:cs="Arial"/>
          <w:color w:val="000000" w:themeColor="text1"/>
          <w:sz w:val="20"/>
          <w:szCs w:val="20"/>
        </w:rPr>
        <w:t xml:space="preserve">Codex Alimentarius </w:t>
      </w:r>
      <w:proofErr w:type="spellStart"/>
      <w:r w:rsidRPr="00FD03D0">
        <w:rPr>
          <w:rFonts w:ascii="Arial" w:hAnsi="Arial" w:cs="Arial"/>
          <w:color w:val="000000" w:themeColor="text1"/>
          <w:sz w:val="20"/>
          <w:szCs w:val="20"/>
        </w:rPr>
        <w:t>Commission</w:t>
      </w:r>
      <w:proofErr w:type="spellEnd"/>
      <w:r w:rsidRPr="00FD03D0">
        <w:rPr>
          <w:rFonts w:ascii="Arial" w:hAnsi="Arial" w:cs="Arial"/>
          <w:color w:val="000000" w:themeColor="text1"/>
          <w:sz w:val="20"/>
          <w:szCs w:val="20"/>
        </w:rPr>
        <w:t xml:space="preserve">. (2020). </w:t>
      </w:r>
      <w:r w:rsidRPr="00FD03D0">
        <w:rPr>
          <w:rStyle w:val="nfasis"/>
          <w:rFonts w:ascii="Arial" w:hAnsi="Arial" w:cs="Arial"/>
          <w:color w:val="000000" w:themeColor="text1"/>
          <w:sz w:val="20"/>
          <w:szCs w:val="20"/>
        </w:rPr>
        <w:t xml:space="preserve">General </w:t>
      </w:r>
      <w:proofErr w:type="spellStart"/>
      <w:r w:rsidRPr="00FD03D0">
        <w:rPr>
          <w:rStyle w:val="nfasis"/>
          <w:rFonts w:ascii="Arial" w:hAnsi="Arial" w:cs="Arial"/>
          <w:color w:val="000000" w:themeColor="text1"/>
          <w:sz w:val="20"/>
          <w:szCs w:val="20"/>
        </w:rPr>
        <w:t>principles</w:t>
      </w:r>
      <w:proofErr w:type="spellEnd"/>
      <w:r w:rsidRPr="00FD03D0">
        <w:rPr>
          <w:rStyle w:val="nfasis"/>
          <w:rFonts w:ascii="Arial" w:hAnsi="Arial" w:cs="Arial"/>
          <w:color w:val="000000" w:themeColor="text1"/>
          <w:sz w:val="20"/>
          <w:szCs w:val="20"/>
        </w:rPr>
        <w:t xml:space="preserve"> </w:t>
      </w:r>
      <w:proofErr w:type="spellStart"/>
      <w:r w:rsidRPr="00FD03D0">
        <w:rPr>
          <w:rStyle w:val="nfasis"/>
          <w:rFonts w:ascii="Arial" w:hAnsi="Arial" w:cs="Arial"/>
          <w:color w:val="000000" w:themeColor="text1"/>
          <w:sz w:val="20"/>
          <w:szCs w:val="20"/>
        </w:rPr>
        <w:t>of</w:t>
      </w:r>
      <w:proofErr w:type="spellEnd"/>
      <w:r w:rsidRPr="00FD03D0">
        <w:rPr>
          <w:rStyle w:val="nfasis"/>
          <w:rFonts w:ascii="Arial" w:hAnsi="Arial" w:cs="Arial"/>
          <w:color w:val="000000" w:themeColor="text1"/>
          <w:sz w:val="20"/>
          <w:szCs w:val="20"/>
        </w:rPr>
        <w:t xml:space="preserve"> </w:t>
      </w:r>
      <w:proofErr w:type="spellStart"/>
      <w:r w:rsidRPr="00FD03D0">
        <w:rPr>
          <w:rStyle w:val="nfasis"/>
          <w:rFonts w:ascii="Arial" w:hAnsi="Arial" w:cs="Arial"/>
          <w:color w:val="000000" w:themeColor="text1"/>
          <w:sz w:val="20"/>
          <w:szCs w:val="20"/>
        </w:rPr>
        <w:t>food</w:t>
      </w:r>
      <w:proofErr w:type="spellEnd"/>
      <w:r w:rsidRPr="00FD03D0">
        <w:rPr>
          <w:rStyle w:val="nfasis"/>
          <w:rFonts w:ascii="Arial" w:hAnsi="Arial" w:cs="Arial"/>
          <w:color w:val="000000" w:themeColor="text1"/>
          <w:sz w:val="20"/>
          <w:szCs w:val="20"/>
        </w:rPr>
        <w:t xml:space="preserve"> </w:t>
      </w:r>
      <w:proofErr w:type="spellStart"/>
      <w:r w:rsidRPr="00FD03D0">
        <w:rPr>
          <w:rStyle w:val="nfasis"/>
          <w:rFonts w:ascii="Arial" w:hAnsi="Arial" w:cs="Arial"/>
          <w:color w:val="000000" w:themeColor="text1"/>
          <w:sz w:val="20"/>
          <w:szCs w:val="20"/>
        </w:rPr>
        <w:t>hygiene</w:t>
      </w:r>
      <w:proofErr w:type="spellEnd"/>
      <w:r w:rsidRPr="00FD03D0">
        <w:rPr>
          <w:rStyle w:val="nfasis"/>
          <w:rFonts w:ascii="Arial" w:hAnsi="Arial" w:cs="Arial"/>
          <w:color w:val="000000" w:themeColor="text1"/>
          <w:sz w:val="20"/>
          <w:szCs w:val="20"/>
        </w:rPr>
        <w:t xml:space="preserve"> (CXC 1-1969)</w:t>
      </w:r>
      <w:r w:rsidRPr="00FD03D0">
        <w:rPr>
          <w:rFonts w:ascii="Arial" w:hAnsi="Arial" w:cs="Arial"/>
          <w:color w:val="000000" w:themeColor="text1"/>
          <w:sz w:val="20"/>
          <w:szCs w:val="20"/>
        </w:rPr>
        <w:t xml:space="preserve">. FAO/WHO. </w:t>
      </w:r>
      <w:hyperlink r:id="rId154" w:tgtFrame="_new" w:history="1">
        <w:r w:rsidRPr="00FD03D0">
          <w:rPr>
            <w:rStyle w:val="Hipervnculo"/>
            <w:rFonts w:ascii="Arial" w:hAnsi="Arial" w:cs="Arial"/>
            <w:color w:val="000000" w:themeColor="text1"/>
            <w:sz w:val="20"/>
            <w:szCs w:val="20"/>
          </w:rPr>
          <w:t>https://www.fao.org/fao-who-codexalimentarius/</w:t>
        </w:r>
      </w:hyperlink>
    </w:p>
    <w:p w14:paraId="191C8577" w14:textId="77777777" w:rsidR="00FC0E53" w:rsidRPr="00FD03D0" w:rsidRDefault="00FC0E53" w:rsidP="00FC0E53">
      <w:pPr>
        <w:pStyle w:val="NormalWeb"/>
        <w:ind w:left="720" w:hanging="720"/>
        <w:rPr>
          <w:rFonts w:ascii="Arial" w:hAnsi="Arial" w:cs="Arial"/>
          <w:color w:val="000000" w:themeColor="text1"/>
          <w:sz w:val="20"/>
          <w:szCs w:val="20"/>
        </w:rPr>
      </w:pPr>
      <w:r w:rsidRPr="00FD03D0">
        <w:rPr>
          <w:rFonts w:ascii="Arial" w:hAnsi="Arial" w:cs="Arial"/>
          <w:color w:val="000000" w:themeColor="text1"/>
          <w:sz w:val="20"/>
          <w:szCs w:val="20"/>
        </w:rPr>
        <w:t xml:space="preserve">Instituto Colombiano Agropecuario (ICA). (2020). </w:t>
      </w:r>
      <w:r w:rsidRPr="00FD03D0">
        <w:rPr>
          <w:rStyle w:val="nfasis"/>
          <w:rFonts w:ascii="Arial" w:hAnsi="Arial" w:cs="Arial"/>
          <w:color w:val="000000" w:themeColor="text1"/>
          <w:sz w:val="20"/>
          <w:szCs w:val="20"/>
        </w:rPr>
        <w:t>Resolución 136 de 2020: Bienestar animal en el transporte</w:t>
      </w:r>
      <w:r w:rsidRPr="00FD03D0">
        <w:rPr>
          <w:rFonts w:ascii="Arial" w:hAnsi="Arial" w:cs="Arial"/>
          <w:color w:val="000000" w:themeColor="text1"/>
          <w:sz w:val="20"/>
          <w:szCs w:val="20"/>
        </w:rPr>
        <w:t xml:space="preserve">. </w:t>
      </w:r>
      <w:hyperlink r:id="rId155" w:tgtFrame="_new" w:history="1">
        <w:r w:rsidRPr="00FD03D0">
          <w:rPr>
            <w:rStyle w:val="Hipervnculo"/>
            <w:rFonts w:ascii="Arial" w:hAnsi="Arial" w:cs="Arial"/>
            <w:color w:val="000000" w:themeColor="text1"/>
            <w:sz w:val="20"/>
            <w:szCs w:val="20"/>
          </w:rPr>
          <w:t>https://www.ica.gov.co/</w:t>
        </w:r>
      </w:hyperlink>
    </w:p>
    <w:p w14:paraId="7638E6F7" w14:textId="77777777" w:rsidR="00FC0E53" w:rsidRPr="00FD03D0" w:rsidRDefault="00FC0E53" w:rsidP="00FC0E53">
      <w:pPr>
        <w:pStyle w:val="NormalWeb"/>
        <w:ind w:left="720" w:hanging="720"/>
        <w:rPr>
          <w:rFonts w:ascii="Arial" w:hAnsi="Arial" w:cs="Arial"/>
          <w:color w:val="000000" w:themeColor="text1"/>
          <w:sz w:val="20"/>
          <w:szCs w:val="20"/>
        </w:rPr>
      </w:pPr>
      <w:r w:rsidRPr="00FD03D0">
        <w:rPr>
          <w:rFonts w:ascii="Arial" w:hAnsi="Arial" w:cs="Arial"/>
          <w:color w:val="000000" w:themeColor="text1"/>
          <w:sz w:val="20"/>
          <w:szCs w:val="20"/>
        </w:rPr>
        <w:t xml:space="preserve">Instituto Colombiano Agropecuario (ICA). (s.f.). </w:t>
      </w:r>
      <w:r w:rsidRPr="00FD03D0">
        <w:rPr>
          <w:rStyle w:val="nfasis"/>
          <w:rFonts w:ascii="Arial" w:hAnsi="Arial" w:cs="Arial"/>
          <w:color w:val="000000" w:themeColor="text1"/>
          <w:sz w:val="20"/>
          <w:szCs w:val="20"/>
        </w:rPr>
        <w:t>Buenas prácticas ganaderas (BPG)</w:t>
      </w:r>
      <w:r w:rsidRPr="00FD03D0">
        <w:rPr>
          <w:rFonts w:ascii="Arial" w:hAnsi="Arial" w:cs="Arial"/>
          <w:color w:val="000000" w:themeColor="text1"/>
          <w:sz w:val="20"/>
          <w:szCs w:val="20"/>
        </w:rPr>
        <w:t xml:space="preserve">. </w:t>
      </w:r>
      <w:hyperlink r:id="rId156" w:tgtFrame="_new" w:history="1">
        <w:r w:rsidRPr="00FD03D0">
          <w:rPr>
            <w:rStyle w:val="Hipervnculo"/>
            <w:rFonts w:ascii="Arial" w:hAnsi="Arial" w:cs="Arial"/>
            <w:color w:val="000000" w:themeColor="text1"/>
            <w:sz w:val="20"/>
            <w:szCs w:val="20"/>
          </w:rPr>
          <w:t>https://www.ica.gov.co/</w:t>
        </w:r>
      </w:hyperlink>
    </w:p>
    <w:p w14:paraId="00018F8A" w14:textId="77777777" w:rsidR="00FC0E53" w:rsidRPr="00FD03D0" w:rsidRDefault="00FC0E53" w:rsidP="00FC0E53">
      <w:pPr>
        <w:pStyle w:val="NormalWeb"/>
        <w:ind w:left="720" w:hanging="720"/>
        <w:rPr>
          <w:rFonts w:ascii="Arial" w:hAnsi="Arial" w:cs="Arial"/>
          <w:color w:val="000000" w:themeColor="text1"/>
          <w:sz w:val="20"/>
          <w:szCs w:val="20"/>
        </w:rPr>
      </w:pPr>
      <w:r w:rsidRPr="00FD03D0">
        <w:rPr>
          <w:rFonts w:ascii="Arial" w:hAnsi="Arial" w:cs="Arial"/>
          <w:color w:val="000000" w:themeColor="text1"/>
          <w:sz w:val="20"/>
          <w:szCs w:val="20"/>
        </w:rPr>
        <w:t xml:space="preserve">Instituto Nacional de Vigilancia de Medicamentos y Alimentos (INVIMA). (2013). </w:t>
      </w:r>
      <w:r w:rsidRPr="00FD03D0">
        <w:rPr>
          <w:rStyle w:val="nfasis"/>
          <w:rFonts w:ascii="Arial" w:hAnsi="Arial" w:cs="Arial"/>
          <w:color w:val="000000" w:themeColor="text1"/>
          <w:sz w:val="20"/>
          <w:szCs w:val="20"/>
        </w:rPr>
        <w:t>Resolución 2674 de 2013</w:t>
      </w:r>
      <w:r w:rsidRPr="00FD03D0">
        <w:rPr>
          <w:rFonts w:ascii="Arial" w:hAnsi="Arial" w:cs="Arial"/>
          <w:color w:val="000000" w:themeColor="text1"/>
          <w:sz w:val="20"/>
          <w:szCs w:val="20"/>
        </w:rPr>
        <w:t xml:space="preserve">. </w:t>
      </w:r>
      <w:hyperlink r:id="rId157" w:tgtFrame="_new" w:history="1">
        <w:r w:rsidRPr="00FD03D0">
          <w:rPr>
            <w:rStyle w:val="Hipervnculo"/>
            <w:rFonts w:ascii="Arial" w:hAnsi="Arial" w:cs="Arial"/>
            <w:color w:val="000000" w:themeColor="text1"/>
            <w:sz w:val="20"/>
            <w:szCs w:val="20"/>
          </w:rPr>
          <w:t>https://www.invima.gov.co/</w:t>
        </w:r>
      </w:hyperlink>
    </w:p>
    <w:p w14:paraId="56EC53B5" w14:textId="77777777" w:rsidR="00FC0E53" w:rsidRPr="00FD03D0" w:rsidRDefault="00FC0E53" w:rsidP="00FC0E53">
      <w:pPr>
        <w:pStyle w:val="NormalWeb"/>
        <w:ind w:left="720" w:hanging="720"/>
        <w:rPr>
          <w:rFonts w:ascii="Arial" w:hAnsi="Arial" w:cs="Arial"/>
          <w:color w:val="000000" w:themeColor="text1"/>
          <w:sz w:val="20"/>
          <w:szCs w:val="20"/>
        </w:rPr>
      </w:pPr>
      <w:r w:rsidRPr="00FD03D0">
        <w:rPr>
          <w:rFonts w:ascii="Arial" w:hAnsi="Arial" w:cs="Arial"/>
          <w:color w:val="000000" w:themeColor="text1"/>
          <w:sz w:val="20"/>
          <w:szCs w:val="20"/>
        </w:rPr>
        <w:t xml:space="preserve">Ministerio de Salud y Protección Social. (2013). </w:t>
      </w:r>
      <w:r w:rsidRPr="00FD03D0">
        <w:rPr>
          <w:rStyle w:val="nfasis"/>
          <w:rFonts w:ascii="Arial" w:hAnsi="Arial" w:cs="Arial"/>
          <w:color w:val="000000" w:themeColor="text1"/>
          <w:sz w:val="20"/>
          <w:szCs w:val="20"/>
        </w:rPr>
        <w:t>Resolución 2674 de 2013: Requisitos sanitarios para alimentos</w:t>
      </w:r>
      <w:r w:rsidRPr="00FD03D0">
        <w:rPr>
          <w:rFonts w:ascii="Arial" w:hAnsi="Arial" w:cs="Arial"/>
          <w:color w:val="000000" w:themeColor="text1"/>
          <w:sz w:val="20"/>
          <w:szCs w:val="20"/>
        </w:rPr>
        <w:t xml:space="preserve">. </w:t>
      </w:r>
      <w:hyperlink r:id="rId158" w:tgtFrame="_new" w:history="1">
        <w:r w:rsidRPr="00FD03D0">
          <w:rPr>
            <w:rStyle w:val="Hipervnculo"/>
            <w:rFonts w:ascii="Arial" w:hAnsi="Arial" w:cs="Arial"/>
            <w:color w:val="000000" w:themeColor="text1"/>
            <w:sz w:val="20"/>
            <w:szCs w:val="20"/>
          </w:rPr>
          <w:t>https://www.minsalud.gov.co/</w:t>
        </w:r>
      </w:hyperlink>
    </w:p>
    <w:p w14:paraId="435437E6" w14:textId="77777777" w:rsidR="00FC0E53" w:rsidRPr="00FD03D0" w:rsidRDefault="00FC0E53" w:rsidP="00FC0E53">
      <w:pPr>
        <w:pStyle w:val="NormalWeb"/>
        <w:ind w:left="720" w:hanging="720"/>
        <w:rPr>
          <w:rFonts w:ascii="Arial" w:hAnsi="Arial" w:cs="Arial"/>
          <w:color w:val="000000" w:themeColor="text1"/>
          <w:sz w:val="20"/>
          <w:szCs w:val="20"/>
        </w:rPr>
      </w:pPr>
      <w:r w:rsidRPr="00FD03D0">
        <w:rPr>
          <w:rFonts w:ascii="Arial" w:hAnsi="Arial" w:cs="Arial"/>
          <w:color w:val="000000" w:themeColor="text1"/>
          <w:sz w:val="20"/>
          <w:szCs w:val="20"/>
        </w:rPr>
        <w:t xml:space="preserve">Organización Mundial de la Salud (OMS). (2022). </w:t>
      </w:r>
      <w:r w:rsidRPr="00FD03D0">
        <w:rPr>
          <w:rStyle w:val="nfasis"/>
          <w:rFonts w:ascii="Arial" w:hAnsi="Arial" w:cs="Arial"/>
          <w:color w:val="000000" w:themeColor="text1"/>
          <w:sz w:val="20"/>
          <w:szCs w:val="20"/>
        </w:rPr>
        <w:t>Cinco claves para la inocuidad de los alimentos</w:t>
      </w:r>
      <w:r w:rsidRPr="00FD03D0">
        <w:rPr>
          <w:rFonts w:ascii="Arial" w:hAnsi="Arial" w:cs="Arial"/>
          <w:color w:val="000000" w:themeColor="text1"/>
          <w:sz w:val="20"/>
          <w:szCs w:val="20"/>
        </w:rPr>
        <w:t xml:space="preserve">. </w:t>
      </w:r>
      <w:hyperlink r:id="rId159" w:tgtFrame="_new" w:history="1">
        <w:r w:rsidRPr="00FD03D0">
          <w:rPr>
            <w:rStyle w:val="Hipervnculo"/>
            <w:rFonts w:ascii="Arial" w:hAnsi="Arial" w:cs="Arial"/>
            <w:color w:val="000000" w:themeColor="text1"/>
            <w:sz w:val="20"/>
            <w:szCs w:val="20"/>
          </w:rPr>
          <w:t>https://www.who.int/</w:t>
        </w:r>
      </w:hyperlink>
    </w:p>
    <w:p w14:paraId="10F13E89" w14:textId="77777777" w:rsidR="00FC0E53" w:rsidRPr="00FD03D0" w:rsidRDefault="00FC0E53" w:rsidP="00FC0E53">
      <w:pPr>
        <w:pStyle w:val="NormalWeb"/>
        <w:ind w:left="720" w:hanging="720"/>
        <w:rPr>
          <w:rFonts w:ascii="Arial" w:hAnsi="Arial" w:cs="Arial"/>
          <w:color w:val="000000" w:themeColor="text1"/>
          <w:sz w:val="20"/>
          <w:szCs w:val="20"/>
        </w:rPr>
      </w:pPr>
      <w:r w:rsidRPr="00FD03D0">
        <w:rPr>
          <w:rFonts w:ascii="Arial" w:hAnsi="Arial" w:cs="Arial"/>
          <w:color w:val="000000" w:themeColor="text1"/>
          <w:sz w:val="20"/>
          <w:szCs w:val="20"/>
        </w:rPr>
        <w:t xml:space="preserve">Organización de las Naciones Unidas para la Alimentación y la Agricultura (FAO). (2021). </w:t>
      </w:r>
      <w:r w:rsidRPr="00FD03D0">
        <w:rPr>
          <w:rStyle w:val="nfasis"/>
          <w:rFonts w:ascii="Arial" w:hAnsi="Arial" w:cs="Arial"/>
          <w:color w:val="000000" w:themeColor="text1"/>
          <w:sz w:val="20"/>
          <w:szCs w:val="20"/>
        </w:rPr>
        <w:t>Inocuidad de los alimentos</w:t>
      </w:r>
      <w:r w:rsidRPr="00FD03D0">
        <w:rPr>
          <w:rFonts w:ascii="Arial" w:hAnsi="Arial" w:cs="Arial"/>
          <w:color w:val="000000" w:themeColor="text1"/>
          <w:sz w:val="20"/>
          <w:szCs w:val="20"/>
        </w:rPr>
        <w:t xml:space="preserve">. </w:t>
      </w:r>
      <w:hyperlink r:id="rId160" w:tgtFrame="_new" w:history="1">
        <w:r w:rsidRPr="00FD03D0">
          <w:rPr>
            <w:rStyle w:val="Hipervnculo"/>
            <w:rFonts w:ascii="Arial" w:hAnsi="Arial" w:cs="Arial"/>
            <w:color w:val="000000" w:themeColor="text1"/>
            <w:sz w:val="20"/>
            <w:szCs w:val="20"/>
          </w:rPr>
          <w:t>https://www.fao.org/</w:t>
        </w:r>
      </w:hyperlink>
    </w:p>
    <w:p w14:paraId="2D77ED7E" w14:textId="7C2976B6" w:rsidR="009924E9" w:rsidRPr="00FD03D0" w:rsidRDefault="009924E9" w:rsidP="00CB077C">
      <w:pPr>
        <w:pStyle w:val="NormalWeb"/>
        <w:rPr>
          <w:rFonts w:ascii="Arial" w:hAnsi="Arial" w:cs="Arial"/>
          <w:color w:val="000000" w:themeColor="text1"/>
          <w:sz w:val="20"/>
          <w:szCs w:val="20"/>
        </w:rPr>
      </w:pPr>
    </w:p>
    <w:p w14:paraId="00C594C6" w14:textId="77777777" w:rsidR="0059034F" w:rsidRPr="00FD03D0" w:rsidRDefault="00D55C84" w:rsidP="00CA7B68">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FD03D0">
        <w:rPr>
          <w:rFonts w:ascii="Arial" w:hAnsi="Arial" w:cs="Arial"/>
          <w:b/>
          <w:color w:val="000000" w:themeColor="text1"/>
          <w:sz w:val="20"/>
          <w:szCs w:val="20"/>
        </w:rPr>
        <w:t>CONTROL DEL DOCUMENTO</w:t>
      </w:r>
    </w:p>
    <w:p w14:paraId="36E91C10" w14:textId="77777777" w:rsidR="0059034F" w:rsidRPr="00FD03D0" w:rsidRDefault="0059034F">
      <w:pPr>
        <w:jc w:val="both"/>
        <w:rPr>
          <w:rFonts w:ascii="Arial" w:hAnsi="Arial" w:cs="Arial"/>
          <w:b/>
          <w:color w:val="000000" w:themeColor="text1"/>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FD03D0" w:rsidRPr="00FD03D0" w14:paraId="321B02A9" w14:textId="77777777" w:rsidTr="015CFBAF">
        <w:trPr>
          <w:trHeight w:val="1020"/>
        </w:trPr>
        <w:tc>
          <w:tcPr>
            <w:tcW w:w="1272" w:type="dxa"/>
            <w:tcBorders>
              <w:top w:val="nil"/>
              <w:left w:val="nil"/>
            </w:tcBorders>
            <w:shd w:val="clear" w:color="auto" w:fill="auto"/>
          </w:tcPr>
          <w:p w14:paraId="27E66B21" w14:textId="77777777" w:rsidR="0059034F" w:rsidRPr="00FD03D0" w:rsidRDefault="0059034F">
            <w:pPr>
              <w:jc w:val="both"/>
              <w:rPr>
                <w:rFonts w:ascii="Arial" w:hAnsi="Arial" w:cs="Arial"/>
                <w:color w:val="000000" w:themeColor="text1"/>
                <w:sz w:val="20"/>
                <w:szCs w:val="20"/>
              </w:rPr>
            </w:pPr>
          </w:p>
        </w:tc>
        <w:tc>
          <w:tcPr>
            <w:tcW w:w="1991" w:type="dxa"/>
            <w:shd w:val="clear" w:color="auto" w:fill="auto"/>
            <w:vAlign w:val="center"/>
          </w:tcPr>
          <w:p w14:paraId="4DA8A3B5" w14:textId="77777777" w:rsidR="0059034F" w:rsidRPr="00FD03D0" w:rsidRDefault="00D55C84" w:rsidP="0040241B">
            <w:pPr>
              <w:jc w:val="center"/>
              <w:rPr>
                <w:rFonts w:ascii="Arial" w:hAnsi="Arial" w:cs="Arial"/>
                <w:color w:val="000000" w:themeColor="text1"/>
                <w:sz w:val="20"/>
                <w:szCs w:val="20"/>
              </w:rPr>
            </w:pPr>
            <w:r w:rsidRPr="00FD03D0">
              <w:rPr>
                <w:rFonts w:ascii="Arial" w:hAnsi="Arial" w:cs="Arial"/>
                <w:color w:val="000000" w:themeColor="text1"/>
                <w:sz w:val="20"/>
                <w:szCs w:val="20"/>
              </w:rPr>
              <w:t>Nombre</w:t>
            </w:r>
          </w:p>
        </w:tc>
        <w:tc>
          <w:tcPr>
            <w:tcW w:w="1559" w:type="dxa"/>
            <w:shd w:val="clear" w:color="auto" w:fill="auto"/>
            <w:vAlign w:val="center"/>
          </w:tcPr>
          <w:p w14:paraId="599D44F9" w14:textId="77777777" w:rsidR="0059034F" w:rsidRPr="00FD03D0" w:rsidRDefault="00D55C84" w:rsidP="0040241B">
            <w:pPr>
              <w:jc w:val="center"/>
              <w:rPr>
                <w:rFonts w:ascii="Arial" w:hAnsi="Arial" w:cs="Arial"/>
                <w:color w:val="000000" w:themeColor="text1"/>
                <w:sz w:val="20"/>
                <w:szCs w:val="20"/>
              </w:rPr>
            </w:pPr>
            <w:r w:rsidRPr="00FD03D0">
              <w:rPr>
                <w:rFonts w:ascii="Arial" w:hAnsi="Arial" w:cs="Arial"/>
                <w:color w:val="000000" w:themeColor="text1"/>
                <w:sz w:val="20"/>
                <w:szCs w:val="20"/>
              </w:rPr>
              <w:t>Cargo</w:t>
            </w:r>
          </w:p>
        </w:tc>
        <w:tc>
          <w:tcPr>
            <w:tcW w:w="3257" w:type="dxa"/>
            <w:shd w:val="clear" w:color="auto" w:fill="auto"/>
            <w:vAlign w:val="center"/>
          </w:tcPr>
          <w:p w14:paraId="016BE5B8" w14:textId="77777777" w:rsidR="0059034F" w:rsidRPr="00FD03D0" w:rsidRDefault="00D55C84" w:rsidP="0040241B">
            <w:pPr>
              <w:jc w:val="center"/>
              <w:rPr>
                <w:rFonts w:ascii="Arial" w:hAnsi="Arial" w:cs="Arial"/>
                <w:color w:val="000000" w:themeColor="text1"/>
                <w:sz w:val="20"/>
                <w:szCs w:val="20"/>
              </w:rPr>
            </w:pPr>
            <w:r w:rsidRPr="00FD03D0">
              <w:rPr>
                <w:rFonts w:ascii="Arial" w:hAnsi="Arial" w:cs="Arial"/>
                <w:color w:val="000000" w:themeColor="text1"/>
                <w:sz w:val="20"/>
                <w:szCs w:val="20"/>
              </w:rPr>
              <w:t>Dependencia</w:t>
            </w:r>
          </w:p>
          <w:p w14:paraId="23586E7B" w14:textId="12E722BC" w:rsidR="0059034F" w:rsidRPr="00FD03D0" w:rsidRDefault="0007666A" w:rsidP="0040241B">
            <w:pPr>
              <w:jc w:val="center"/>
              <w:rPr>
                <w:rFonts w:ascii="Arial" w:hAnsi="Arial" w:cs="Arial"/>
                <w:i/>
                <w:color w:val="000000" w:themeColor="text1"/>
                <w:sz w:val="20"/>
                <w:szCs w:val="20"/>
              </w:rPr>
            </w:pPr>
            <w:r w:rsidRPr="00FD03D0">
              <w:rPr>
                <w:rFonts w:ascii="Arial" w:hAnsi="Arial" w:cs="Arial"/>
                <w:i/>
                <w:color w:val="000000" w:themeColor="text1"/>
                <w:sz w:val="20"/>
                <w:szCs w:val="20"/>
              </w:rPr>
              <w:br/>
            </w:r>
            <w:r w:rsidR="00D55C84" w:rsidRPr="00FD03D0">
              <w:rPr>
                <w:rFonts w:ascii="Arial" w:hAnsi="Arial" w:cs="Arial"/>
                <w:i/>
                <w:color w:val="000000" w:themeColor="text1"/>
                <w:sz w:val="20"/>
                <w:szCs w:val="20"/>
              </w:rPr>
              <w:t>(Para el SENA indicar Regional y Centro de Formación)</w:t>
            </w:r>
          </w:p>
        </w:tc>
        <w:tc>
          <w:tcPr>
            <w:tcW w:w="1888" w:type="dxa"/>
            <w:shd w:val="clear" w:color="auto" w:fill="auto"/>
            <w:vAlign w:val="center"/>
          </w:tcPr>
          <w:p w14:paraId="129325BA" w14:textId="77777777" w:rsidR="0059034F" w:rsidRPr="00FD03D0" w:rsidRDefault="00D55C84" w:rsidP="0040241B">
            <w:pPr>
              <w:jc w:val="center"/>
              <w:rPr>
                <w:rFonts w:ascii="Arial" w:hAnsi="Arial" w:cs="Arial"/>
                <w:color w:val="000000" w:themeColor="text1"/>
                <w:sz w:val="20"/>
                <w:szCs w:val="20"/>
              </w:rPr>
            </w:pPr>
            <w:r w:rsidRPr="00FD03D0">
              <w:rPr>
                <w:rFonts w:ascii="Arial" w:hAnsi="Arial" w:cs="Arial"/>
                <w:color w:val="000000" w:themeColor="text1"/>
                <w:sz w:val="20"/>
                <w:szCs w:val="20"/>
              </w:rPr>
              <w:t>Fecha</w:t>
            </w:r>
          </w:p>
        </w:tc>
      </w:tr>
      <w:tr w:rsidR="00FD03D0" w:rsidRPr="00FD03D0" w14:paraId="0AA272AA" w14:textId="77777777" w:rsidTr="015CFBAF">
        <w:trPr>
          <w:trHeight w:val="340"/>
        </w:trPr>
        <w:tc>
          <w:tcPr>
            <w:tcW w:w="1272" w:type="dxa"/>
            <w:shd w:val="clear" w:color="auto" w:fill="auto"/>
          </w:tcPr>
          <w:p w14:paraId="5141E46C" w14:textId="77777777" w:rsidR="0059034F" w:rsidRPr="00FD03D0" w:rsidRDefault="00D55C84">
            <w:pPr>
              <w:jc w:val="both"/>
              <w:rPr>
                <w:rFonts w:ascii="Arial" w:hAnsi="Arial" w:cs="Arial"/>
                <w:color w:val="000000" w:themeColor="text1"/>
                <w:sz w:val="20"/>
                <w:szCs w:val="20"/>
              </w:rPr>
            </w:pPr>
            <w:r w:rsidRPr="00FD03D0">
              <w:rPr>
                <w:rFonts w:ascii="Arial" w:hAnsi="Arial" w:cs="Arial"/>
                <w:color w:val="000000" w:themeColor="text1"/>
                <w:sz w:val="20"/>
                <w:szCs w:val="20"/>
              </w:rPr>
              <w:t>Autor (es)</w:t>
            </w:r>
          </w:p>
        </w:tc>
        <w:tc>
          <w:tcPr>
            <w:tcW w:w="1991" w:type="dxa"/>
            <w:shd w:val="clear" w:color="auto" w:fill="auto"/>
          </w:tcPr>
          <w:p w14:paraId="0D66DA62" w14:textId="77777777" w:rsidR="00DE075C" w:rsidRPr="00FD03D0" w:rsidRDefault="00DE075C" w:rsidP="00DE075C">
            <w:pPr>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Eliana Audrey Manchola Pérez</w:t>
            </w:r>
          </w:p>
          <w:p w14:paraId="67E4EF51" w14:textId="1DD5F8B9" w:rsidR="00DE075C" w:rsidRPr="00FD03D0" w:rsidRDefault="00DE075C">
            <w:pPr>
              <w:jc w:val="both"/>
              <w:rPr>
                <w:rFonts w:ascii="Arial" w:hAnsi="Arial" w:cs="Arial"/>
                <w:b w:val="0"/>
                <w:bCs/>
                <w:color w:val="000000" w:themeColor="text1"/>
                <w:sz w:val="20"/>
                <w:szCs w:val="20"/>
              </w:rPr>
            </w:pPr>
          </w:p>
        </w:tc>
        <w:tc>
          <w:tcPr>
            <w:tcW w:w="1559" w:type="dxa"/>
            <w:shd w:val="clear" w:color="auto" w:fill="auto"/>
          </w:tcPr>
          <w:p w14:paraId="54BDE41F" w14:textId="2A41693A" w:rsidR="0059034F" w:rsidRPr="00FD03D0" w:rsidRDefault="001343D9">
            <w:pPr>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Expert</w:t>
            </w:r>
            <w:r w:rsidR="00DE075C" w:rsidRPr="00FD03D0">
              <w:rPr>
                <w:rFonts w:ascii="Arial" w:hAnsi="Arial" w:cs="Arial"/>
                <w:b w:val="0"/>
                <w:bCs/>
                <w:color w:val="000000" w:themeColor="text1"/>
                <w:sz w:val="20"/>
                <w:szCs w:val="20"/>
              </w:rPr>
              <w:t>a</w:t>
            </w:r>
            <w:r w:rsidRPr="00FD03D0">
              <w:rPr>
                <w:rFonts w:ascii="Arial" w:hAnsi="Arial" w:cs="Arial"/>
                <w:b w:val="0"/>
                <w:bCs/>
                <w:color w:val="000000" w:themeColor="text1"/>
                <w:sz w:val="20"/>
                <w:szCs w:val="20"/>
              </w:rPr>
              <w:t xml:space="preserve"> temát</w:t>
            </w:r>
            <w:r w:rsidR="007818AE" w:rsidRPr="00FD03D0">
              <w:rPr>
                <w:rFonts w:ascii="Arial" w:hAnsi="Arial" w:cs="Arial"/>
                <w:b w:val="0"/>
                <w:bCs/>
                <w:color w:val="000000" w:themeColor="text1"/>
                <w:sz w:val="20"/>
                <w:szCs w:val="20"/>
              </w:rPr>
              <w:t>ic</w:t>
            </w:r>
            <w:r w:rsidR="00DE075C" w:rsidRPr="00FD03D0">
              <w:rPr>
                <w:rFonts w:ascii="Arial" w:hAnsi="Arial" w:cs="Arial"/>
                <w:b w:val="0"/>
                <w:bCs/>
                <w:color w:val="000000" w:themeColor="text1"/>
                <w:sz w:val="20"/>
                <w:szCs w:val="20"/>
              </w:rPr>
              <w:t>a</w:t>
            </w:r>
          </w:p>
        </w:tc>
        <w:tc>
          <w:tcPr>
            <w:tcW w:w="3257" w:type="dxa"/>
            <w:shd w:val="clear" w:color="auto" w:fill="auto"/>
          </w:tcPr>
          <w:p w14:paraId="13E5501B" w14:textId="3697BC24" w:rsidR="0059034F" w:rsidRPr="00FD03D0" w:rsidRDefault="007818AE">
            <w:pPr>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Centro Agroempresarial y De</w:t>
            </w:r>
            <w:r w:rsidR="006570A6" w:rsidRPr="00FD03D0">
              <w:rPr>
                <w:rFonts w:ascii="Arial" w:hAnsi="Arial" w:cs="Arial"/>
                <w:b w:val="0"/>
                <w:bCs/>
                <w:color w:val="000000" w:themeColor="text1"/>
                <w:sz w:val="20"/>
                <w:szCs w:val="20"/>
              </w:rPr>
              <w:t>sar</w:t>
            </w:r>
            <w:r w:rsidR="00A0090A" w:rsidRPr="00FD03D0">
              <w:rPr>
                <w:rFonts w:ascii="Arial" w:hAnsi="Arial" w:cs="Arial"/>
                <w:b w:val="0"/>
                <w:bCs/>
                <w:color w:val="000000" w:themeColor="text1"/>
                <w:sz w:val="20"/>
                <w:szCs w:val="20"/>
              </w:rPr>
              <w:t>rollo Pecuario del Huila</w:t>
            </w:r>
          </w:p>
        </w:tc>
        <w:tc>
          <w:tcPr>
            <w:tcW w:w="1888" w:type="dxa"/>
            <w:shd w:val="clear" w:color="auto" w:fill="auto"/>
          </w:tcPr>
          <w:p w14:paraId="5F3EE34A" w14:textId="44CAFB68" w:rsidR="0059034F" w:rsidRPr="00FD03D0" w:rsidRDefault="001F18BD" w:rsidP="015CFBAF">
            <w:pPr>
              <w:jc w:val="both"/>
              <w:rPr>
                <w:rFonts w:ascii="Arial" w:hAnsi="Arial" w:cs="Arial"/>
                <w:b w:val="0"/>
                <w:color w:val="000000" w:themeColor="text1"/>
                <w:sz w:val="20"/>
                <w:szCs w:val="20"/>
              </w:rPr>
            </w:pPr>
            <w:r w:rsidRPr="00FD03D0">
              <w:rPr>
                <w:rFonts w:ascii="Arial" w:hAnsi="Arial" w:cs="Arial"/>
                <w:b w:val="0"/>
                <w:color w:val="000000" w:themeColor="text1"/>
                <w:sz w:val="20"/>
                <w:szCs w:val="20"/>
              </w:rPr>
              <w:t>2</w:t>
            </w:r>
            <w:r w:rsidR="16EC2514" w:rsidRPr="00FD03D0">
              <w:rPr>
                <w:rFonts w:ascii="Arial" w:hAnsi="Arial" w:cs="Arial"/>
                <w:b w:val="0"/>
                <w:color w:val="000000" w:themeColor="text1"/>
                <w:sz w:val="20"/>
                <w:szCs w:val="20"/>
              </w:rPr>
              <w:t>0</w:t>
            </w:r>
            <w:r w:rsidR="00004008" w:rsidRPr="00FD03D0">
              <w:rPr>
                <w:rFonts w:ascii="Arial" w:hAnsi="Arial" w:cs="Arial"/>
                <w:b w:val="0"/>
                <w:color w:val="000000" w:themeColor="text1"/>
                <w:sz w:val="20"/>
                <w:szCs w:val="20"/>
              </w:rPr>
              <w:t xml:space="preserve"> de </w:t>
            </w:r>
            <w:r w:rsidR="4FDDB84E" w:rsidRPr="00FD03D0">
              <w:rPr>
                <w:rFonts w:ascii="Arial" w:hAnsi="Arial" w:cs="Arial"/>
                <w:b w:val="0"/>
                <w:color w:val="000000" w:themeColor="text1"/>
                <w:sz w:val="20"/>
                <w:szCs w:val="20"/>
              </w:rPr>
              <w:t>abril</w:t>
            </w:r>
            <w:r w:rsidR="00004008" w:rsidRPr="00FD03D0">
              <w:rPr>
                <w:rFonts w:ascii="Arial" w:hAnsi="Arial" w:cs="Arial"/>
                <w:b w:val="0"/>
                <w:color w:val="000000" w:themeColor="text1"/>
                <w:sz w:val="20"/>
                <w:szCs w:val="20"/>
              </w:rPr>
              <w:t xml:space="preserve"> de 2026</w:t>
            </w:r>
          </w:p>
        </w:tc>
      </w:tr>
      <w:tr w:rsidR="00364127" w:rsidRPr="00FD03D0" w14:paraId="68926403" w14:textId="77777777" w:rsidTr="015CFBAF">
        <w:trPr>
          <w:trHeight w:val="340"/>
        </w:trPr>
        <w:tc>
          <w:tcPr>
            <w:tcW w:w="1272" w:type="dxa"/>
            <w:shd w:val="clear" w:color="auto" w:fill="auto"/>
          </w:tcPr>
          <w:p w14:paraId="3E6750BF" w14:textId="77777777" w:rsidR="00364127" w:rsidRPr="00FD03D0" w:rsidRDefault="00364127">
            <w:pPr>
              <w:jc w:val="both"/>
              <w:rPr>
                <w:rFonts w:ascii="Arial" w:hAnsi="Arial" w:cs="Arial"/>
                <w:color w:val="000000" w:themeColor="text1"/>
                <w:sz w:val="20"/>
                <w:szCs w:val="20"/>
              </w:rPr>
            </w:pPr>
          </w:p>
        </w:tc>
        <w:tc>
          <w:tcPr>
            <w:tcW w:w="1991" w:type="dxa"/>
            <w:shd w:val="clear" w:color="auto" w:fill="auto"/>
          </w:tcPr>
          <w:p w14:paraId="1C918B40" w14:textId="30C40A6F" w:rsidR="00364127" w:rsidRPr="00FD03D0" w:rsidRDefault="00364127">
            <w:pPr>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 xml:space="preserve">Paula Marcela Vidal </w:t>
            </w:r>
            <w:r w:rsidR="00F00966" w:rsidRPr="00FD03D0">
              <w:rPr>
                <w:rFonts w:ascii="Arial" w:hAnsi="Arial" w:cs="Arial"/>
                <w:b w:val="0"/>
                <w:bCs/>
                <w:color w:val="000000" w:themeColor="text1"/>
                <w:sz w:val="20"/>
                <w:szCs w:val="20"/>
              </w:rPr>
              <w:t>Quintero</w:t>
            </w:r>
          </w:p>
        </w:tc>
        <w:tc>
          <w:tcPr>
            <w:tcW w:w="1559" w:type="dxa"/>
            <w:shd w:val="clear" w:color="auto" w:fill="auto"/>
          </w:tcPr>
          <w:p w14:paraId="1697E441" w14:textId="3C07C686" w:rsidR="00364127" w:rsidRPr="00FD03D0" w:rsidRDefault="00F00966">
            <w:pPr>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Evaluadora Instrucciona</w:t>
            </w:r>
            <w:r w:rsidR="0030473A" w:rsidRPr="00FD03D0">
              <w:rPr>
                <w:rFonts w:ascii="Arial" w:hAnsi="Arial" w:cs="Arial"/>
                <w:b w:val="0"/>
                <w:bCs/>
                <w:color w:val="000000" w:themeColor="text1"/>
                <w:sz w:val="20"/>
                <w:szCs w:val="20"/>
              </w:rPr>
              <w:t>l</w:t>
            </w:r>
          </w:p>
        </w:tc>
        <w:tc>
          <w:tcPr>
            <w:tcW w:w="3257" w:type="dxa"/>
            <w:shd w:val="clear" w:color="auto" w:fill="auto"/>
          </w:tcPr>
          <w:p w14:paraId="5C1C4876" w14:textId="199A8FF3" w:rsidR="00364127" w:rsidRPr="00FD03D0" w:rsidRDefault="00F00966">
            <w:pPr>
              <w:jc w:val="both"/>
              <w:rPr>
                <w:rFonts w:ascii="Arial" w:hAnsi="Arial" w:cs="Arial"/>
                <w:b w:val="0"/>
                <w:bCs/>
                <w:color w:val="000000" w:themeColor="text1"/>
                <w:sz w:val="20"/>
                <w:szCs w:val="20"/>
              </w:rPr>
            </w:pPr>
            <w:r w:rsidRPr="00FD03D0">
              <w:rPr>
                <w:rFonts w:ascii="Arial" w:hAnsi="Arial" w:cs="Arial"/>
                <w:b w:val="0"/>
                <w:bCs/>
                <w:color w:val="000000" w:themeColor="text1"/>
                <w:sz w:val="20"/>
                <w:szCs w:val="20"/>
              </w:rPr>
              <w:t>Centro Agroempresarial y Desarrollo Pecuario del Huila</w:t>
            </w:r>
          </w:p>
        </w:tc>
        <w:tc>
          <w:tcPr>
            <w:tcW w:w="1888" w:type="dxa"/>
            <w:shd w:val="clear" w:color="auto" w:fill="auto"/>
          </w:tcPr>
          <w:p w14:paraId="4414AF35" w14:textId="04925B53" w:rsidR="00364127" w:rsidRPr="00FD03D0" w:rsidRDefault="001F18BD" w:rsidP="015CFBAF">
            <w:pPr>
              <w:jc w:val="both"/>
              <w:rPr>
                <w:rFonts w:ascii="Arial" w:hAnsi="Arial" w:cs="Arial"/>
                <w:b w:val="0"/>
                <w:color w:val="000000" w:themeColor="text1"/>
                <w:sz w:val="20"/>
                <w:szCs w:val="20"/>
              </w:rPr>
            </w:pPr>
            <w:r w:rsidRPr="00FD03D0">
              <w:rPr>
                <w:rFonts w:ascii="Arial" w:hAnsi="Arial" w:cs="Arial"/>
                <w:b w:val="0"/>
                <w:color w:val="000000" w:themeColor="text1"/>
                <w:sz w:val="20"/>
                <w:szCs w:val="20"/>
              </w:rPr>
              <w:t>23</w:t>
            </w:r>
            <w:r w:rsidR="00F00966" w:rsidRPr="00FD03D0">
              <w:rPr>
                <w:rFonts w:ascii="Arial" w:hAnsi="Arial" w:cs="Arial"/>
                <w:b w:val="0"/>
                <w:color w:val="000000" w:themeColor="text1"/>
                <w:sz w:val="20"/>
                <w:szCs w:val="20"/>
              </w:rPr>
              <w:t xml:space="preserve"> de </w:t>
            </w:r>
            <w:r w:rsidR="002748AA" w:rsidRPr="00FD03D0">
              <w:rPr>
                <w:rFonts w:ascii="Arial" w:hAnsi="Arial" w:cs="Arial"/>
                <w:b w:val="0"/>
                <w:color w:val="000000" w:themeColor="text1"/>
                <w:sz w:val="20"/>
                <w:szCs w:val="20"/>
              </w:rPr>
              <w:t>abril</w:t>
            </w:r>
            <w:r w:rsidR="00F00966" w:rsidRPr="00FD03D0">
              <w:rPr>
                <w:rFonts w:ascii="Arial" w:hAnsi="Arial" w:cs="Arial"/>
                <w:b w:val="0"/>
                <w:color w:val="000000" w:themeColor="text1"/>
                <w:sz w:val="20"/>
                <w:szCs w:val="20"/>
              </w:rPr>
              <w:t xml:space="preserve"> de 2026</w:t>
            </w:r>
          </w:p>
        </w:tc>
      </w:tr>
    </w:tbl>
    <w:p w14:paraId="18946FA7" w14:textId="77777777" w:rsidR="0059034F" w:rsidRPr="00FD03D0" w:rsidRDefault="0059034F">
      <w:pPr>
        <w:rPr>
          <w:rFonts w:ascii="Arial" w:hAnsi="Arial" w:cs="Arial"/>
          <w:color w:val="000000" w:themeColor="text1"/>
          <w:sz w:val="20"/>
          <w:szCs w:val="20"/>
        </w:rPr>
      </w:pPr>
    </w:p>
    <w:p w14:paraId="30AFE48E" w14:textId="77777777" w:rsidR="00904FD7" w:rsidRPr="00FD03D0" w:rsidRDefault="00904FD7">
      <w:pPr>
        <w:rPr>
          <w:rFonts w:ascii="Arial" w:hAnsi="Arial" w:cs="Arial"/>
          <w:color w:val="000000" w:themeColor="text1"/>
          <w:sz w:val="20"/>
          <w:szCs w:val="20"/>
        </w:rPr>
      </w:pPr>
    </w:p>
    <w:p w14:paraId="118C2533" w14:textId="77777777" w:rsidR="0059034F" w:rsidRPr="00FD03D0" w:rsidRDefault="0059034F">
      <w:pPr>
        <w:rPr>
          <w:rFonts w:ascii="Arial" w:hAnsi="Arial" w:cs="Arial"/>
          <w:color w:val="000000" w:themeColor="text1"/>
          <w:sz w:val="20"/>
          <w:szCs w:val="20"/>
        </w:rPr>
      </w:pPr>
    </w:p>
    <w:p w14:paraId="487BCC99" w14:textId="77777777" w:rsidR="0059034F" w:rsidRPr="00FD03D0" w:rsidRDefault="00D55C84" w:rsidP="00CA7B68">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FD03D0">
        <w:rPr>
          <w:rFonts w:ascii="Arial" w:hAnsi="Arial" w:cs="Arial"/>
          <w:b/>
          <w:color w:val="000000" w:themeColor="text1"/>
          <w:sz w:val="20"/>
          <w:szCs w:val="20"/>
        </w:rPr>
        <w:t xml:space="preserve">CONTROL DE CAMBIOS </w:t>
      </w:r>
    </w:p>
    <w:p w14:paraId="5064F6D4" w14:textId="77777777" w:rsidR="0059034F" w:rsidRPr="00FD03D0" w:rsidRDefault="00D55C84">
      <w:pPr>
        <w:pBdr>
          <w:top w:val="nil"/>
          <w:left w:val="nil"/>
          <w:bottom w:val="nil"/>
          <w:right w:val="nil"/>
          <w:between w:val="nil"/>
        </w:pBdr>
        <w:jc w:val="both"/>
        <w:rPr>
          <w:rFonts w:ascii="Arial" w:hAnsi="Arial" w:cs="Arial"/>
          <w:b/>
          <w:color w:val="000000" w:themeColor="text1"/>
          <w:sz w:val="20"/>
          <w:szCs w:val="20"/>
        </w:rPr>
      </w:pPr>
      <w:r w:rsidRPr="00FD03D0">
        <w:rPr>
          <w:rFonts w:ascii="Arial" w:hAnsi="Arial" w:cs="Arial"/>
          <w:b/>
          <w:color w:val="000000" w:themeColor="text1"/>
          <w:sz w:val="20"/>
          <w:szCs w:val="20"/>
        </w:rPr>
        <w:t>(Diligenciar únicamente si realiza ajustes a la Unidad Temática)</w:t>
      </w:r>
    </w:p>
    <w:p w14:paraId="4C5DF669" w14:textId="77777777" w:rsidR="0059034F" w:rsidRPr="00FD03D0" w:rsidRDefault="0059034F">
      <w:pPr>
        <w:rPr>
          <w:rFonts w:ascii="Arial" w:hAnsi="Arial" w:cs="Arial"/>
          <w:color w:val="000000" w:themeColor="text1"/>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FD03D0" w:rsidRPr="00FD03D0" w14:paraId="67E968FB" w14:textId="77777777" w:rsidTr="00AD0DD7">
        <w:trPr>
          <w:trHeight w:val="349"/>
        </w:trPr>
        <w:tc>
          <w:tcPr>
            <w:tcW w:w="1264" w:type="dxa"/>
            <w:tcBorders>
              <w:top w:val="nil"/>
              <w:left w:val="nil"/>
            </w:tcBorders>
            <w:shd w:val="clear" w:color="auto" w:fill="auto"/>
          </w:tcPr>
          <w:p w14:paraId="4BC2FA5A" w14:textId="77777777" w:rsidR="0059034F" w:rsidRPr="00FD03D0" w:rsidRDefault="0059034F">
            <w:pPr>
              <w:jc w:val="both"/>
              <w:rPr>
                <w:rFonts w:ascii="Arial" w:hAnsi="Arial" w:cs="Arial"/>
                <w:color w:val="000000" w:themeColor="text1"/>
                <w:sz w:val="20"/>
                <w:szCs w:val="20"/>
              </w:rPr>
            </w:pPr>
          </w:p>
        </w:tc>
        <w:tc>
          <w:tcPr>
            <w:tcW w:w="2138" w:type="dxa"/>
            <w:shd w:val="clear" w:color="auto" w:fill="auto"/>
          </w:tcPr>
          <w:p w14:paraId="120B313B" w14:textId="77777777" w:rsidR="0059034F" w:rsidRPr="00FD03D0" w:rsidRDefault="00D55C84" w:rsidP="0040241B">
            <w:pPr>
              <w:jc w:val="center"/>
              <w:rPr>
                <w:rFonts w:ascii="Arial" w:hAnsi="Arial" w:cs="Arial"/>
                <w:color w:val="000000" w:themeColor="text1"/>
                <w:sz w:val="20"/>
                <w:szCs w:val="20"/>
              </w:rPr>
            </w:pPr>
            <w:r w:rsidRPr="00FD03D0">
              <w:rPr>
                <w:rFonts w:ascii="Arial" w:hAnsi="Arial" w:cs="Arial"/>
                <w:color w:val="000000" w:themeColor="text1"/>
                <w:sz w:val="20"/>
                <w:szCs w:val="20"/>
              </w:rPr>
              <w:t>Nombre</w:t>
            </w:r>
          </w:p>
        </w:tc>
        <w:tc>
          <w:tcPr>
            <w:tcW w:w="1701" w:type="dxa"/>
            <w:shd w:val="clear" w:color="auto" w:fill="auto"/>
          </w:tcPr>
          <w:p w14:paraId="526C5270" w14:textId="77777777" w:rsidR="0059034F" w:rsidRPr="00FD03D0" w:rsidRDefault="00D55C84" w:rsidP="0040241B">
            <w:pPr>
              <w:jc w:val="center"/>
              <w:rPr>
                <w:rFonts w:ascii="Arial" w:hAnsi="Arial" w:cs="Arial"/>
                <w:color w:val="000000" w:themeColor="text1"/>
                <w:sz w:val="20"/>
                <w:szCs w:val="20"/>
              </w:rPr>
            </w:pPr>
            <w:r w:rsidRPr="00FD03D0">
              <w:rPr>
                <w:rFonts w:ascii="Arial" w:hAnsi="Arial" w:cs="Arial"/>
                <w:color w:val="000000" w:themeColor="text1"/>
                <w:sz w:val="20"/>
                <w:szCs w:val="20"/>
              </w:rPr>
              <w:t>Cargo</w:t>
            </w:r>
          </w:p>
        </w:tc>
        <w:tc>
          <w:tcPr>
            <w:tcW w:w="1843" w:type="dxa"/>
            <w:shd w:val="clear" w:color="auto" w:fill="auto"/>
          </w:tcPr>
          <w:p w14:paraId="20A380C2" w14:textId="77777777" w:rsidR="0059034F" w:rsidRPr="00FD03D0" w:rsidRDefault="00D55C84" w:rsidP="0040241B">
            <w:pPr>
              <w:jc w:val="center"/>
              <w:rPr>
                <w:rFonts w:ascii="Arial" w:hAnsi="Arial" w:cs="Arial"/>
                <w:color w:val="000000" w:themeColor="text1"/>
                <w:sz w:val="20"/>
                <w:szCs w:val="20"/>
              </w:rPr>
            </w:pPr>
            <w:r w:rsidRPr="00FD03D0">
              <w:rPr>
                <w:rFonts w:ascii="Arial" w:hAnsi="Arial" w:cs="Arial"/>
                <w:color w:val="000000" w:themeColor="text1"/>
                <w:sz w:val="20"/>
                <w:szCs w:val="20"/>
              </w:rPr>
              <w:t>Dependencia</w:t>
            </w:r>
          </w:p>
        </w:tc>
        <w:tc>
          <w:tcPr>
            <w:tcW w:w="1044" w:type="dxa"/>
            <w:shd w:val="clear" w:color="auto" w:fill="auto"/>
          </w:tcPr>
          <w:p w14:paraId="3B8F65CC" w14:textId="77777777" w:rsidR="0059034F" w:rsidRPr="00FD03D0" w:rsidRDefault="00D55C84" w:rsidP="0040241B">
            <w:pPr>
              <w:jc w:val="center"/>
              <w:rPr>
                <w:rFonts w:ascii="Arial" w:hAnsi="Arial" w:cs="Arial"/>
                <w:color w:val="000000" w:themeColor="text1"/>
                <w:sz w:val="20"/>
                <w:szCs w:val="20"/>
              </w:rPr>
            </w:pPr>
            <w:r w:rsidRPr="00FD03D0">
              <w:rPr>
                <w:rFonts w:ascii="Arial" w:hAnsi="Arial" w:cs="Arial"/>
                <w:color w:val="000000" w:themeColor="text1"/>
                <w:sz w:val="20"/>
                <w:szCs w:val="20"/>
              </w:rPr>
              <w:t>Fecha</w:t>
            </w:r>
          </w:p>
        </w:tc>
        <w:tc>
          <w:tcPr>
            <w:tcW w:w="1977" w:type="dxa"/>
            <w:shd w:val="clear" w:color="auto" w:fill="auto"/>
          </w:tcPr>
          <w:p w14:paraId="07411C5A" w14:textId="77777777" w:rsidR="0059034F" w:rsidRPr="00FD03D0" w:rsidRDefault="00D55C84" w:rsidP="0040241B">
            <w:pPr>
              <w:jc w:val="center"/>
              <w:rPr>
                <w:rFonts w:ascii="Arial" w:hAnsi="Arial" w:cs="Arial"/>
                <w:color w:val="000000" w:themeColor="text1"/>
                <w:sz w:val="20"/>
                <w:szCs w:val="20"/>
              </w:rPr>
            </w:pPr>
            <w:r w:rsidRPr="00FD03D0">
              <w:rPr>
                <w:rFonts w:ascii="Arial" w:hAnsi="Arial" w:cs="Arial"/>
                <w:color w:val="000000" w:themeColor="text1"/>
                <w:sz w:val="20"/>
                <w:szCs w:val="20"/>
              </w:rPr>
              <w:t>Razón del Cambio</w:t>
            </w:r>
          </w:p>
        </w:tc>
      </w:tr>
      <w:tr w:rsidR="00FD03D0" w:rsidRPr="00FD03D0" w14:paraId="2833794D" w14:textId="77777777" w:rsidTr="00AD0DD7">
        <w:trPr>
          <w:trHeight w:val="567"/>
        </w:trPr>
        <w:tc>
          <w:tcPr>
            <w:tcW w:w="1264" w:type="dxa"/>
            <w:shd w:val="clear" w:color="auto" w:fill="auto"/>
          </w:tcPr>
          <w:p w14:paraId="006D5F8C" w14:textId="77777777" w:rsidR="0059034F" w:rsidRPr="00FD03D0" w:rsidRDefault="00D55C84">
            <w:pPr>
              <w:jc w:val="both"/>
              <w:rPr>
                <w:rFonts w:ascii="Arial" w:hAnsi="Arial" w:cs="Arial"/>
                <w:color w:val="000000" w:themeColor="text1"/>
                <w:sz w:val="20"/>
                <w:szCs w:val="20"/>
              </w:rPr>
            </w:pPr>
            <w:r w:rsidRPr="00FD03D0">
              <w:rPr>
                <w:rFonts w:ascii="Arial" w:hAnsi="Arial" w:cs="Arial"/>
                <w:color w:val="000000" w:themeColor="text1"/>
                <w:sz w:val="20"/>
                <w:szCs w:val="20"/>
              </w:rPr>
              <w:t>Autor (es)</w:t>
            </w:r>
          </w:p>
        </w:tc>
        <w:tc>
          <w:tcPr>
            <w:tcW w:w="2138" w:type="dxa"/>
            <w:shd w:val="clear" w:color="auto" w:fill="auto"/>
          </w:tcPr>
          <w:p w14:paraId="7EF722B8" w14:textId="77777777" w:rsidR="0059034F" w:rsidRPr="00FD03D0" w:rsidRDefault="0059034F">
            <w:pPr>
              <w:jc w:val="both"/>
              <w:rPr>
                <w:rFonts w:ascii="Arial" w:hAnsi="Arial" w:cs="Arial"/>
                <w:color w:val="000000" w:themeColor="text1"/>
                <w:sz w:val="20"/>
                <w:szCs w:val="20"/>
              </w:rPr>
            </w:pPr>
          </w:p>
        </w:tc>
        <w:tc>
          <w:tcPr>
            <w:tcW w:w="1701" w:type="dxa"/>
            <w:shd w:val="clear" w:color="auto" w:fill="auto"/>
          </w:tcPr>
          <w:p w14:paraId="69FBFB22" w14:textId="77777777" w:rsidR="0059034F" w:rsidRPr="00FD03D0" w:rsidRDefault="0059034F">
            <w:pPr>
              <w:jc w:val="both"/>
              <w:rPr>
                <w:rFonts w:ascii="Arial" w:hAnsi="Arial" w:cs="Arial"/>
                <w:color w:val="000000" w:themeColor="text1"/>
                <w:sz w:val="20"/>
                <w:szCs w:val="20"/>
              </w:rPr>
            </w:pPr>
          </w:p>
        </w:tc>
        <w:tc>
          <w:tcPr>
            <w:tcW w:w="1843" w:type="dxa"/>
            <w:shd w:val="clear" w:color="auto" w:fill="auto"/>
          </w:tcPr>
          <w:p w14:paraId="02DE2A56" w14:textId="77777777" w:rsidR="0059034F" w:rsidRPr="00FD03D0" w:rsidRDefault="0059034F">
            <w:pPr>
              <w:jc w:val="both"/>
              <w:rPr>
                <w:rFonts w:ascii="Arial" w:hAnsi="Arial" w:cs="Arial"/>
                <w:color w:val="000000" w:themeColor="text1"/>
                <w:sz w:val="20"/>
                <w:szCs w:val="20"/>
              </w:rPr>
            </w:pPr>
          </w:p>
        </w:tc>
        <w:tc>
          <w:tcPr>
            <w:tcW w:w="1044" w:type="dxa"/>
            <w:shd w:val="clear" w:color="auto" w:fill="auto"/>
          </w:tcPr>
          <w:p w14:paraId="200AD6B2" w14:textId="77777777" w:rsidR="0059034F" w:rsidRPr="00FD03D0" w:rsidRDefault="0059034F">
            <w:pPr>
              <w:jc w:val="both"/>
              <w:rPr>
                <w:rFonts w:ascii="Arial" w:hAnsi="Arial" w:cs="Arial"/>
                <w:color w:val="000000" w:themeColor="text1"/>
                <w:sz w:val="20"/>
                <w:szCs w:val="20"/>
              </w:rPr>
            </w:pPr>
          </w:p>
        </w:tc>
        <w:tc>
          <w:tcPr>
            <w:tcW w:w="1977" w:type="dxa"/>
            <w:shd w:val="clear" w:color="auto" w:fill="auto"/>
          </w:tcPr>
          <w:p w14:paraId="5ADB4002" w14:textId="77777777" w:rsidR="0059034F" w:rsidRPr="00FD03D0" w:rsidRDefault="0059034F">
            <w:pPr>
              <w:jc w:val="both"/>
              <w:rPr>
                <w:rFonts w:ascii="Arial" w:hAnsi="Arial" w:cs="Arial"/>
                <w:color w:val="000000" w:themeColor="text1"/>
                <w:sz w:val="20"/>
                <w:szCs w:val="20"/>
              </w:rPr>
            </w:pPr>
          </w:p>
        </w:tc>
      </w:tr>
    </w:tbl>
    <w:p w14:paraId="0FAFBBDB" w14:textId="37F79B79" w:rsidR="007C4702" w:rsidRPr="00FD03D0" w:rsidRDefault="007C4702">
      <w:pPr>
        <w:rPr>
          <w:rFonts w:ascii="Arial" w:hAnsi="Arial" w:cs="Arial"/>
          <w:color w:val="000000" w:themeColor="text1"/>
          <w:sz w:val="20"/>
          <w:szCs w:val="20"/>
        </w:rPr>
      </w:pPr>
      <w:r w:rsidRPr="00FD03D0">
        <w:rPr>
          <w:rFonts w:ascii="Arial" w:hAnsi="Arial" w:cs="Arial"/>
          <w:color w:val="000000" w:themeColor="text1"/>
          <w:sz w:val="20"/>
          <w:szCs w:val="20"/>
        </w:rPr>
        <w:t xml:space="preserve"> </w:t>
      </w:r>
    </w:p>
    <w:sectPr w:rsidR="007C4702" w:rsidRPr="00FD03D0">
      <w:headerReference w:type="default" r:id="rId161"/>
      <w:footerReference w:type="default" r:id="rId16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Paula Marcela Vidal Quintero" w:date="2026-04-27T11:21:00Z" w:initials="PV">
    <w:p w14:paraId="4AEE4243" w14:textId="77777777" w:rsidR="00963EA4" w:rsidRDefault="00963EA4" w:rsidP="00963EA4">
      <w:r>
        <w:rPr>
          <w:rStyle w:val="Refdecomentario"/>
        </w:rPr>
        <w:annotationRef/>
      </w:r>
      <w:r>
        <w:rPr>
          <w:sz w:val="20"/>
          <w:szCs w:val="20"/>
          <w:u w:val="single"/>
        </w:rPr>
        <w:t>Texto alternativo</w:t>
      </w:r>
      <w:r>
        <w:rPr>
          <w:sz w:val="20"/>
          <w:szCs w:val="20"/>
        </w:rPr>
        <w:t>: La imagen presenta un esquema integral de las Buenas Prácticas de Manufactura en la industria cárnica, abarcando normativa, procesos, higiene, control sanitario, inocuidad, manejo de residuos y mejora continua, organizados por áreas clave para garantizar la calidad y seguridad alimentaria.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EE42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0F17C7" w16cex:dateUtc="2026-04-27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EE4243" w16cid:durableId="170F17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F408A" w14:textId="77777777" w:rsidR="00657879" w:rsidRDefault="00657879">
      <w:r>
        <w:separator/>
      </w:r>
    </w:p>
  </w:endnote>
  <w:endnote w:type="continuationSeparator" w:id="0">
    <w:p w14:paraId="4F591810" w14:textId="77777777" w:rsidR="00657879" w:rsidRDefault="00657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panose1 w:val="020B0604020202020204"/>
    <w:charset w:val="01"/>
    <w:family w:val="swiss"/>
    <w:pitch w:val="variable"/>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59034F" w:rsidRDefault="0059034F">
    <w:pPr>
      <w:ind w:left="-2" w:hanging="2"/>
      <w:jc w:val="right"/>
    </w:pPr>
  </w:p>
  <w:p w14:paraId="56E58FCE" w14:textId="77777777" w:rsidR="0059034F" w:rsidRDefault="0059034F"/>
  <w:p w14:paraId="3FCAC90C"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7DD58" w14:textId="77777777" w:rsidR="00657879" w:rsidRDefault="00657879">
      <w:r>
        <w:separator/>
      </w:r>
    </w:p>
  </w:footnote>
  <w:footnote w:type="continuationSeparator" w:id="0">
    <w:p w14:paraId="353ED49A" w14:textId="77777777" w:rsidR="00657879" w:rsidRDefault="00657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340FAD7A" w:rsidR="0059034F" w:rsidRDefault="22E780F2" w:rsidP="22E780F2">
    <w:pPr>
      <w:pBdr>
        <w:top w:val="nil"/>
        <w:left w:val="nil"/>
        <w:bottom w:val="nil"/>
        <w:right w:val="nil"/>
        <w:between w:val="nil"/>
      </w:pBdr>
      <w:tabs>
        <w:tab w:val="center" w:pos="4419"/>
        <w:tab w:val="right" w:pos="8838"/>
      </w:tabs>
      <w:jc w:val="center"/>
      <w:rPr>
        <w:color w:val="000000"/>
      </w:rPr>
    </w:pPr>
    <w:r>
      <w:rPr>
        <w:noProof/>
      </w:rPr>
      <w:drawing>
        <wp:inline distT="0" distB="0" distL="0" distR="0" wp14:anchorId="37E0035B" wp14:editId="7AFD8FD5">
          <wp:extent cx="592455" cy="561340"/>
          <wp:effectExtent l="0" t="0" r="4445" b="0"/>
          <wp:docPr id="449537116"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inline>
      </w:drawing>
    </w:r>
  </w:p>
  <w:p w14:paraId="535C3E2A" w14:textId="77777777" w:rsidR="0059034F" w:rsidRDefault="0059034F">
    <w:pPr>
      <w:pBdr>
        <w:top w:val="nil"/>
        <w:left w:val="nil"/>
        <w:bottom w:val="nil"/>
        <w:right w:val="nil"/>
        <w:between w:val="nil"/>
      </w:pBdr>
      <w:tabs>
        <w:tab w:val="center" w:pos="4419"/>
        <w:tab w:val="right" w:pos="8838"/>
      </w:tabs>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D85"/>
    <w:multiLevelType w:val="multilevel"/>
    <w:tmpl w:val="51E6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50A6B"/>
    <w:multiLevelType w:val="multilevel"/>
    <w:tmpl w:val="D10E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807C0"/>
    <w:multiLevelType w:val="multilevel"/>
    <w:tmpl w:val="E1B6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11BBF"/>
    <w:multiLevelType w:val="multilevel"/>
    <w:tmpl w:val="6B98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4652D"/>
    <w:multiLevelType w:val="hybridMultilevel"/>
    <w:tmpl w:val="5AAE5B8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0ADB1F6A"/>
    <w:multiLevelType w:val="multilevel"/>
    <w:tmpl w:val="151421A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b/>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C0F5391"/>
    <w:multiLevelType w:val="multilevel"/>
    <w:tmpl w:val="5326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25468"/>
    <w:multiLevelType w:val="multilevel"/>
    <w:tmpl w:val="B9D4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E551F"/>
    <w:multiLevelType w:val="multilevel"/>
    <w:tmpl w:val="807E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12E54"/>
    <w:multiLevelType w:val="hybridMultilevel"/>
    <w:tmpl w:val="083C319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104146D8"/>
    <w:multiLevelType w:val="multilevel"/>
    <w:tmpl w:val="1E7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05B1D"/>
    <w:multiLevelType w:val="multilevel"/>
    <w:tmpl w:val="7376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C2B56"/>
    <w:multiLevelType w:val="multilevel"/>
    <w:tmpl w:val="64DA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24B7F"/>
    <w:multiLevelType w:val="multilevel"/>
    <w:tmpl w:val="F7B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26256"/>
    <w:multiLevelType w:val="multilevel"/>
    <w:tmpl w:val="9C447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A558E"/>
    <w:multiLevelType w:val="multilevel"/>
    <w:tmpl w:val="F490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91343A"/>
    <w:multiLevelType w:val="multilevel"/>
    <w:tmpl w:val="903247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8B62C0F"/>
    <w:multiLevelType w:val="hybridMultilevel"/>
    <w:tmpl w:val="6504D21C"/>
    <w:lvl w:ilvl="0" w:tplc="040A0001">
      <w:start w:val="1"/>
      <w:numFmt w:val="bullet"/>
      <w:lvlText w:val=""/>
      <w:lvlJc w:val="left"/>
      <w:pPr>
        <w:ind w:left="720" w:hanging="360"/>
      </w:pPr>
      <w:rPr>
        <w:rFonts w:ascii="Symbol" w:hAnsi="Symbol" w:hint="default"/>
      </w:rPr>
    </w:lvl>
    <w:lvl w:ilvl="1" w:tplc="1DFCC7AA">
      <w:numFmt w:val="bullet"/>
      <w:lvlText w:val="•"/>
      <w:lvlJc w:val="left"/>
      <w:pPr>
        <w:ind w:left="1440" w:hanging="360"/>
      </w:pPr>
      <w:rPr>
        <w:rFonts w:ascii="Arial" w:eastAsia="Times New Roman" w:hAnsi="Arial" w:cs="Arial"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1AD17109"/>
    <w:multiLevelType w:val="multilevel"/>
    <w:tmpl w:val="6A4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541AE2"/>
    <w:multiLevelType w:val="multilevel"/>
    <w:tmpl w:val="F4E0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E25425"/>
    <w:multiLevelType w:val="multilevel"/>
    <w:tmpl w:val="B682244E"/>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Arial" w:hAnsi="Arial" w:cs="Arial" w:hint="default"/>
        <w:b/>
        <w:bCs/>
        <w:sz w:val="20"/>
        <w:szCs w:val="20"/>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4725D80"/>
    <w:multiLevelType w:val="multilevel"/>
    <w:tmpl w:val="A14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EB66EF"/>
    <w:multiLevelType w:val="hybridMultilevel"/>
    <w:tmpl w:val="4F2A706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278C61DF"/>
    <w:multiLevelType w:val="multilevel"/>
    <w:tmpl w:val="DA42C0D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4" w15:restartNumberingAfterBreak="0">
    <w:nsid w:val="285A43F0"/>
    <w:multiLevelType w:val="multilevel"/>
    <w:tmpl w:val="3568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4724AC"/>
    <w:multiLevelType w:val="multilevel"/>
    <w:tmpl w:val="385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4836ED"/>
    <w:multiLevelType w:val="multilevel"/>
    <w:tmpl w:val="BDDC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226281"/>
    <w:multiLevelType w:val="multilevel"/>
    <w:tmpl w:val="747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8E7FB4"/>
    <w:multiLevelType w:val="multilevel"/>
    <w:tmpl w:val="045E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A318F6"/>
    <w:multiLevelType w:val="multilevel"/>
    <w:tmpl w:val="AAA4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DF34E0"/>
    <w:multiLevelType w:val="multilevel"/>
    <w:tmpl w:val="4C38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B64937"/>
    <w:multiLevelType w:val="multilevel"/>
    <w:tmpl w:val="2AD8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8A220D"/>
    <w:multiLevelType w:val="multilevel"/>
    <w:tmpl w:val="030E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4860CC"/>
    <w:multiLevelType w:val="multilevel"/>
    <w:tmpl w:val="7F2C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2530F0"/>
    <w:multiLevelType w:val="multilevel"/>
    <w:tmpl w:val="33B86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915F35"/>
    <w:multiLevelType w:val="multilevel"/>
    <w:tmpl w:val="9802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6525FE"/>
    <w:multiLevelType w:val="multilevel"/>
    <w:tmpl w:val="742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DD6B54"/>
    <w:multiLevelType w:val="multilevel"/>
    <w:tmpl w:val="6B3A2978"/>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8" w15:restartNumberingAfterBreak="0">
    <w:nsid w:val="3D651ABF"/>
    <w:multiLevelType w:val="multilevel"/>
    <w:tmpl w:val="AE40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4A4F2D"/>
    <w:multiLevelType w:val="multilevel"/>
    <w:tmpl w:val="8802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812633"/>
    <w:multiLevelType w:val="multilevel"/>
    <w:tmpl w:val="562409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3ECA1DA7"/>
    <w:multiLevelType w:val="hybridMultilevel"/>
    <w:tmpl w:val="4E907926"/>
    <w:lvl w:ilvl="0" w:tplc="1CEE3966">
      <w:start w:val="1"/>
      <w:numFmt w:val="decimal"/>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2" w15:restartNumberingAfterBreak="0">
    <w:nsid w:val="3EF154B7"/>
    <w:multiLevelType w:val="multilevel"/>
    <w:tmpl w:val="6C64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DB7EBE"/>
    <w:multiLevelType w:val="multilevel"/>
    <w:tmpl w:val="399A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266CA2"/>
    <w:multiLevelType w:val="multilevel"/>
    <w:tmpl w:val="B296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5752C4"/>
    <w:multiLevelType w:val="multilevel"/>
    <w:tmpl w:val="F02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5B7926"/>
    <w:multiLevelType w:val="multilevel"/>
    <w:tmpl w:val="FC2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C5226F"/>
    <w:multiLevelType w:val="multilevel"/>
    <w:tmpl w:val="F7C8368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AF1CB1"/>
    <w:multiLevelType w:val="multilevel"/>
    <w:tmpl w:val="B276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EE1119"/>
    <w:multiLevelType w:val="multilevel"/>
    <w:tmpl w:val="24D0A86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174E81"/>
    <w:multiLevelType w:val="multilevel"/>
    <w:tmpl w:val="E5D6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654AB7"/>
    <w:multiLevelType w:val="multilevel"/>
    <w:tmpl w:val="A834854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245FBB"/>
    <w:multiLevelType w:val="multilevel"/>
    <w:tmpl w:val="A90CAC4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15:restartNumberingAfterBreak="0">
    <w:nsid w:val="4BD31C3B"/>
    <w:multiLevelType w:val="multilevel"/>
    <w:tmpl w:val="60E2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2C734D"/>
    <w:multiLevelType w:val="multilevel"/>
    <w:tmpl w:val="33C8D51C"/>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5" w15:restartNumberingAfterBreak="0">
    <w:nsid w:val="4CC31809"/>
    <w:multiLevelType w:val="multilevel"/>
    <w:tmpl w:val="85D00C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4D433E1B"/>
    <w:multiLevelType w:val="multilevel"/>
    <w:tmpl w:val="8608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6A18A5"/>
    <w:multiLevelType w:val="multilevel"/>
    <w:tmpl w:val="3BC8BBE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4EC53308"/>
    <w:multiLevelType w:val="multilevel"/>
    <w:tmpl w:val="0B9E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1845DE"/>
    <w:multiLevelType w:val="multilevel"/>
    <w:tmpl w:val="13E0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B50D81"/>
    <w:multiLevelType w:val="multilevel"/>
    <w:tmpl w:val="866C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B90B6A"/>
    <w:multiLevelType w:val="multilevel"/>
    <w:tmpl w:val="0B10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F840D3"/>
    <w:multiLevelType w:val="multilevel"/>
    <w:tmpl w:val="46F6D2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5AA06D85"/>
    <w:multiLevelType w:val="multilevel"/>
    <w:tmpl w:val="CA3A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BB14C5"/>
    <w:multiLevelType w:val="multilevel"/>
    <w:tmpl w:val="A834854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6E7278"/>
    <w:multiLevelType w:val="multilevel"/>
    <w:tmpl w:val="55C269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642E08CD"/>
    <w:multiLevelType w:val="multilevel"/>
    <w:tmpl w:val="C74E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526FBF"/>
    <w:multiLevelType w:val="multilevel"/>
    <w:tmpl w:val="9FE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2A4CCC"/>
    <w:multiLevelType w:val="multilevel"/>
    <w:tmpl w:val="F5F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47114D"/>
    <w:multiLevelType w:val="multilevel"/>
    <w:tmpl w:val="FA9866AC"/>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0" w15:restartNumberingAfterBreak="0">
    <w:nsid w:val="66615EC8"/>
    <w:multiLevelType w:val="multilevel"/>
    <w:tmpl w:val="B522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8961AA"/>
    <w:multiLevelType w:val="multilevel"/>
    <w:tmpl w:val="1ED6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907F7C"/>
    <w:multiLevelType w:val="multilevel"/>
    <w:tmpl w:val="1F8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B67BA8"/>
    <w:multiLevelType w:val="multilevel"/>
    <w:tmpl w:val="64CE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C71BB4"/>
    <w:multiLevelType w:val="multilevel"/>
    <w:tmpl w:val="000AD38E"/>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5" w15:restartNumberingAfterBreak="0">
    <w:nsid w:val="68D1589F"/>
    <w:multiLevelType w:val="multilevel"/>
    <w:tmpl w:val="18027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A01753C"/>
    <w:multiLevelType w:val="multilevel"/>
    <w:tmpl w:val="9DC6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7A1FDD"/>
    <w:multiLevelType w:val="multilevel"/>
    <w:tmpl w:val="1A88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9347A0"/>
    <w:multiLevelType w:val="multilevel"/>
    <w:tmpl w:val="0276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E21A8C"/>
    <w:multiLevelType w:val="multilevel"/>
    <w:tmpl w:val="4D0C21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6CB778EF"/>
    <w:multiLevelType w:val="multilevel"/>
    <w:tmpl w:val="218C77F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81" w15:restartNumberingAfterBreak="0">
    <w:nsid w:val="6CCF08C3"/>
    <w:multiLevelType w:val="multilevel"/>
    <w:tmpl w:val="B8F62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CE727FA"/>
    <w:multiLevelType w:val="multilevel"/>
    <w:tmpl w:val="BEE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6B3B72"/>
    <w:multiLevelType w:val="multilevel"/>
    <w:tmpl w:val="8BB0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F309FD"/>
    <w:multiLevelType w:val="multilevel"/>
    <w:tmpl w:val="B2889F2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5" w15:restartNumberingAfterBreak="0">
    <w:nsid w:val="74BB6D8A"/>
    <w:multiLevelType w:val="multilevel"/>
    <w:tmpl w:val="1DD4AFA2"/>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6" w15:restartNumberingAfterBreak="0">
    <w:nsid w:val="79057598"/>
    <w:multiLevelType w:val="multilevel"/>
    <w:tmpl w:val="4CEE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3C4F56"/>
    <w:multiLevelType w:val="multilevel"/>
    <w:tmpl w:val="B394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C579AD"/>
    <w:multiLevelType w:val="multilevel"/>
    <w:tmpl w:val="6582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BA4DD9"/>
    <w:multiLevelType w:val="multilevel"/>
    <w:tmpl w:val="7AEC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C61D45"/>
    <w:multiLevelType w:val="multilevel"/>
    <w:tmpl w:val="2E7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E372A9"/>
    <w:multiLevelType w:val="multilevel"/>
    <w:tmpl w:val="37DE8AC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92" w15:restartNumberingAfterBreak="0">
    <w:nsid w:val="7D2E3202"/>
    <w:multiLevelType w:val="hybridMultilevel"/>
    <w:tmpl w:val="6FFEBBEC"/>
    <w:lvl w:ilvl="0" w:tplc="3A86B936">
      <w:start w:val="1"/>
      <w:numFmt w:val="upperLetter"/>
      <w:lvlText w:val="%1."/>
      <w:lvlJc w:val="left"/>
      <w:pPr>
        <w:ind w:left="360" w:hanging="360"/>
      </w:pPr>
      <w:rPr>
        <w:rFonts w:hint="default"/>
        <w:b/>
        <w:bCs/>
      </w:rPr>
    </w:lvl>
    <w:lvl w:ilvl="1" w:tplc="040A0019">
      <w:start w:val="1"/>
      <w:numFmt w:val="lowerLetter"/>
      <w:lvlText w:val="%2."/>
      <w:lvlJc w:val="left"/>
      <w:pPr>
        <w:ind w:left="1080" w:hanging="360"/>
      </w:pPr>
    </w:lvl>
    <w:lvl w:ilvl="2" w:tplc="040A001B">
      <w:start w:val="1"/>
      <w:numFmt w:val="lowerRoman"/>
      <w:lvlText w:val="%3."/>
      <w:lvlJc w:val="right"/>
      <w:pPr>
        <w:ind w:left="1800" w:hanging="180"/>
      </w:pPr>
    </w:lvl>
    <w:lvl w:ilvl="3" w:tplc="F3886C88">
      <w:start w:val="1"/>
      <w:numFmt w:val="decimal"/>
      <w:lvlText w:val="%4."/>
      <w:lvlJc w:val="left"/>
      <w:pPr>
        <w:ind w:left="2520" w:hanging="360"/>
      </w:pPr>
      <w:rPr>
        <w:rFonts w:ascii="Arial" w:hAnsi="Arial" w:cs="Arial" w:hint="default"/>
        <w:b/>
        <w:bCs w:val="0"/>
        <w:sz w:val="20"/>
        <w:szCs w:val="20"/>
      </w:rPr>
    </w:lvl>
    <w:lvl w:ilvl="4" w:tplc="040A0019">
      <w:start w:val="1"/>
      <w:numFmt w:val="lowerLetter"/>
      <w:lvlText w:val="%5."/>
      <w:lvlJc w:val="left"/>
      <w:pPr>
        <w:ind w:left="3240" w:hanging="360"/>
      </w:pPr>
    </w:lvl>
    <w:lvl w:ilvl="5" w:tplc="D9D2F296">
      <w:numFmt w:val="bullet"/>
      <w:lvlText w:val=""/>
      <w:lvlJc w:val="left"/>
      <w:pPr>
        <w:ind w:left="4180" w:hanging="400"/>
      </w:pPr>
      <w:rPr>
        <w:rFonts w:ascii="Arial" w:eastAsia="Arial" w:hAnsi="Arial" w:cs="Arial" w:hint="default"/>
      </w:r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93" w15:restartNumberingAfterBreak="0">
    <w:nsid w:val="7DA2149C"/>
    <w:multiLevelType w:val="multilevel"/>
    <w:tmpl w:val="A73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B53144"/>
    <w:multiLevelType w:val="hybridMultilevel"/>
    <w:tmpl w:val="612C4BC2"/>
    <w:lvl w:ilvl="0" w:tplc="040A0001">
      <w:start w:val="1"/>
      <w:numFmt w:val="bullet"/>
      <w:lvlText w:val=""/>
      <w:lvlJc w:val="left"/>
      <w:pPr>
        <w:ind w:left="927" w:hanging="360"/>
      </w:pPr>
      <w:rPr>
        <w:rFonts w:ascii="Symbol" w:hAnsi="Symbol" w:hint="default"/>
      </w:rPr>
    </w:lvl>
    <w:lvl w:ilvl="1" w:tplc="040A0003" w:tentative="1">
      <w:start w:val="1"/>
      <w:numFmt w:val="bullet"/>
      <w:lvlText w:val="o"/>
      <w:lvlJc w:val="left"/>
      <w:pPr>
        <w:ind w:left="1647" w:hanging="360"/>
      </w:pPr>
      <w:rPr>
        <w:rFonts w:ascii="Courier New" w:hAnsi="Courier New" w:cs="Courier New" w:hint="default"/>
      </w:rPr>
    </w:lvl>
    <w:lvl w:ilvl="2" w:tplc="040A0005" w:tentative="1">
      <w:start w:val="1"/>
      <w:numFmt w:val="bullet"/>
      <w:lvlText w:val=""/>
      <w:lvlJc w:val="left"/>
      <w:pPr>
        <w:ind w:left="2367" w:hanging="360"/>
      </w:pPr>
      <w:rPr>
        <w:rFonts w:ascii="Wingdings" w:hAnsi="Wingdings" w:hint="default"/>
      </w:rPr>
    </w:lvl>
    <w:lvl w:ilvl="3" w:tplc="040A0001" w:tentative="1">
      <w:start w:val="1"/>
      <w:numFmt w:val="bullet"/>
      <w:lvlText w:val=""/>
      <w:lvlJc w:val="left"/>
      <w:pPr>
        <w:ind w:left="3087" w:hanging="360"/>
      </w:pPr>
      <w:rPr>
        <w:rFonts w:ascii="Symbol" w:hAnsi="Symbol" w:hint="default"/>
      </w:rPr>
    </w:lvl>
    <w:lvl w:ilvl="4" w:tplc="040A0003" w:tentative="1">
      <w:start w:val="1"/>
      <w:numFmt w:val="bullet"/>
      <w:lvlText w:val="o"/>
      <w:lvlJc w:val="left"/>
      <w:pPr>
        <w:ind w:left="3807" w:hanging="360"/>
      </w:pPr>
      <w:rPr>
        <w:rFonts w:ascii="Courier New" w:hAnsi="Courier New" w:cs="Courier New" w:hint="default"/>
      </w:rPr>
    </w:lvl>
    <w:lvl w:ilvl="5" w:tplc="040A0005" w:tentative="1">
      <w:start w:val="1"/>
      <w:numFmt w:val="bullet"/>
      <w:lvlText w:val=""/>
      <w:lvlJc w:val="left"/>
      <w:pPr>
        <w:ind w:left="4527" w:hanging="360"/>
      </w:pPr>
      <w:rPr>
        <w:rFonts w:ascii="Wingdings" w:hAnsi="Wingdings" w:hint="default"/>
      </w:rPr>
    </w:lvl>
    <w:lvl w:ilvl="6" w:tplc="040A0001" w:tentative="1">
      <w:start w:val="1"/>
      <w:numFmt w:val="bullet"/>
      <w:lvlText w:val=""/>
      <w:lvlJc w:val="left"/>
      <w:pPr>
        <w:ind w:left="5247" w:hanging="360"/>
      </w:pPr>
      <w:rPr>
        <w:rFonts w:ascii="Symbol" w:hAnsi="Symbol" w:hint="default"/>
      </w:rPr>
    </w:lvl>
    <w:lvl w:ilvl="7" w:tplc="040A0003" w:tentative="1">
      <w:start w:val="1"/>
      <w:numFmt w:val="bullet"/>
      <w:lvlText w:val="o"/>
      <w:lvlJc w:val="left"/>
      <w:pPr>
        <w:ind w:left="5967" w:hanging="360"/>
      </w:pPr>
      <w:rPr>
        <w:rFonts w:ascii="Courier New" w:hAnsi="Courier New" w:cs="Courier New" w:hint="default"/>
      </w:rPr>
    </w:lvl>
    <w:lvl w:ilvl="8" w:tplc="040A0005" w:tentative="1">
      <w:start w:val="1"/>
      <w:numFmt w:val="bullet"/>
      <w:lvlText w:val=""/>
      <w:lvlJc w:val="left"/>
      <w:pPr>
        <w:ind w:left="6687" w:hanging="360"/>
      </w:pPr>
      <w:rPr>
        <w:rFonts w:ascii="Wingdings" w:hAnsi="Wingdings" w:hint="default"/>
      </w:rPr>
    </w:lvl>
  </w:abstractNum>
  <w:abstractNum w:abstractNumId="95" w15:restartNumberingAfterBreak="0">
    <w:nsid w:val="7F7F73D1"/>
    <w:multiLevelType w:val="multilevel"/>
    <w:tmpl w:val="C2F0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B51471"/>
    <w:multiLevelType w:val="multilevel"/>
    <w:tmpl w:val="E992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844814">
    <w:abstractNumId w:val="92"/>
  </w:num>
  <w:num w:numId="2" w16cid:durableId="1770350933">
    <w:abstractNumId w:val="91"/>
  </w:num>
  <w:num w:numId="3" w16cid:durableId="132717714">
    <w:abstractNumId w:val="46"/>
  </w:num>
  <w:num w:numId="4" w16cid:durableId="1178080011">
    <w:abstractNumId w:val="2"/>
  </w:num>
  <w:num w:numId="5" w16cid:durableId="1117288964">
    <w:abstractNumId w:val="96"/>
  </w:num>
  <w:num w:numId="6" w16cid:durableId="1097168858">
    <w:abstractNumId w:val="87"/>
  </w:num>
  <w:num w:numId="7" w16cid:durableId="711268470">
    <w:abstractNumId w:val="72"/>
  </w:num>
  <w:num w:numId="8" w16cid:durableId="348600245">
    <w:abstractNumId w:val="89"/>
  </w:num>
  <w:num w:numId="9" w16cid:durableId="1768958722">
    <w:abstractNumId w:val="56"/>
  </w:num>
  <w:num w:numId="10" w16cid:durableId="589856206">
    <w:abstractNumId w:val="63"/>
  </w:num>
  <w:num w:numId="11" w16cid:durableId="700319136">
    <w:abstractNumId w:val="32"/>
  </w:num>
  <w:num w:numId="12" w16cid:durableId="2096512154">
    <w:abstractNumId w:val="93"/>
  </w:num>
  <w:num w:numId="13" w16cid:durableId="224537534">
    <w:abstractNumId w:val="59"/>
  </w:num>
  <w:num w:numId="14" w16cid:durableId="1692947497">
    <w:abstractNumId w:val="7"/>
  </w:num>
  <w:num w:numId="15" w16cid:durableId="1856534936">
    <w:abstractNumId w:val="29"/>
  </w:num>
  <w:num w:numId="16" w16cid:durableId="58335028">
    <w:abstractNumId w:val="43"/>
  </w:num>
  <w:num w:numId="17" w16cid:durableId="1377850766">
    <w:abstractNumId w:val="65"/>
  </w:num>
  <w:num w:numId="18" w16cid:durableId="2139057723">
    <w:abstractNumId w:val="47"/>
  </w:num>
  <w:num w:numId="19" w16cid:durableId="1883395212">
    <w:abstractNumId w:val="62"/>
  </w:num>
  <w:num w:numId="20" w16cid:durableId="1003627764">
    <w:abstractNumId w:val="40"/>
  </w:num>
  <w:num w:numId="21" w16cid:durableId="1834450059">
    <w:abstractNumId w:val="55"/>
  </w:num>
  <w:num w:numId="22" w16cid:durableId="1809391612">
    <w:abstractNumId w:val="44"/>
  </w:num>
  <w:num w:numId="23" w16cid:durableId="2120294344">
    <w:abstractNumId w:val="5"/>
  </w:num>
  <w:num w:numId="24" w16cid:durableId="350837156">
    <w:abstractNumId w:val="28"/>
  </w:num>
  <w:num w:numId="25" w16cid:durableId="2087261878">
    <w:abstractNumId w:val="53"/>
  </w:num>
  <w:num w:numId="26" w16cid:durableId="1775401430">
    <w:abstractNumId w:val="45"/>
  </w:num>
  <w:num w:numId="27" w16cid:durableId="1452943951">
    <w:abstractNumId w:val="52"/>
  </w:num>
  <w:num w:numId="28" w16cid:durableId="2016881972">
    <w:abstractNumId w:val="74"/>
  </w:num>
  <w:num w:numId="29" w16cid:durableId="1511218190">
    <w:abstractNumId w:val="73"/>
  </w:num>
  <w:num w:numId="30" w16cid:durableId="1289045646">
    <w:abstractNumId w:val="25"/>
  </w:num>
  <w:num w:numId="31" w16cid:durableId="1770544980">
    <w:abstractNumId w:val="70"/>
  </w:num>
  <w:num w:numId="32" w16cid:durableId="1725563321">
    <w:abstractNumId w:val="75"/>
  </w:num>
  <w:num w:numId="33" w16cid:durableId="1359963396">
    <w:abstractNumId w:val="30"/>
  </w:num>
  <w:num w:numId="34" w16cid:durableId="893275060">
    <w:abstractNumId w:val="48"/>
  </w:num>
  <w:num w:numId="35" w16cid:durableId="1947537942">
    <w:abstractNumId w:val="64"/>
  </w:num>
  <w:num w:numId="36" w16cid:durableId="330255682">
    <w:abstractNumId w:val="24"/>
  </w:num>
  <w:num w:numId="37" w16cid:durableId="634021375">
    <w:abstractNumId w:val="34"/>
  </w:num>
  <w:num w:numId="38" w16cid:durableId="625896935">
    <w:abstractNumId w:val="71"/>
  </w:num>
  <w:num w:numId="39" w16cid:durableId="266740171">
    <w:abstractNumId w:val="78"/>
  </w:num>
  <w:num w:numId="40" w16cid:durableId="813526911">
    <w:abstractNumId w:val="23"/>
  </w:num>
  <w:num w:numId="41" w16cid:durableId="814882107">
    <w:abstractNumId w:val="14"/>
  </w:num>
  <w:num w:numId="42" w16cid:durableId="662321419">
    <w:abstractNumId w:val="82"/>
  </w:num>
  <w:num w:numId="43" w16cid:durableId="256913325">
    <w:abstractNumId w:val="13"/>
  </w:num>
  <w:num w:numId="44" w16cid:durableId="1162432991">
    <w:abstractNumId w:val="58"/>
  </w:num>
  <w:num w:numId="45" w16cid:durableId="468086236">
    <w:abstractNumId w:val="79"/>
  </w:num>
  <w:num w:numId="46" w16cid:durableId="1304967322">
    <w:abstractNumId w:val="8"/>
  </w:num>
  <w:num w:numId="47" w16cid:durableId="937257528">
    <w:abstractNumId w:val="77"/>
  </w:num>
  <w:num w:numId="48" w16cid:durableId="1060832145">
    <w:abstractNumId w:val="81"/>
  </w:num>
  <w:num w:numId="49" w16cid:durableId="2087073464">
    <w:abstractNumId w:val="31"/>
  </w:num>
  <w:num w:numId="50" w16cid:durableId="1831602031">
    <w:abstractNumId w:val="39"/>
  </w:num>
  <w:num w:numId="51" w16cid:durableId="1816793079">
    <w:abstractNumId w:val="38"/>
  </w:num>
  <w:num w:numId="52" w16cid:durableId="800802795">
    <w:abstractNumId w:val="83"/>
  </w:num>
  <w:num w:numId="53" w16cid:durableId="1465268985">
    <w:abstractNumId w:val="12"/>
  </w:num>
  <w:num w:numId="54" w16cid:durableId="756757066">
    <w:abstractNumId w:val="6"/>
  </w:num>
  <w:num w:numId="55" w16cid:durableId="1215389968">
    <w:abstractNumId w:val="86"/>
  </w:num>
  <w:num w:numId="56" w16cid:durableId="1818690551">
    <w:abstractNumId w:val="0"/>
  </w:num>
  <w:num w:numId="57" w16cid:durableId="1521895227">
    <w:abstractNumId w:val="95"/>
  </w:num>
  <w:num w:numId="58" w16cid:durableId="1649751451">
    <w:abstractNumId w:val="15"/>
  </w:num>
  <w:num w:numId="59" w16cid:durableId="1182207101">
    <w:abstractNumId w:val="18"/>
  </w:num>
  <w:num w:numId="60" w16cid:durableId="631864389">
    <w:abstractNumId w:val="36"/>
  </w:num>
  <w:num w:numId="61" w16cid:durableId="816993087">
    <w:abstractNumId w:val="11"/>
  </w:num>
  <w:num w:numId="62" w16cid:durableId="1699087434">
    <w:abstractNumId w:val="76"/>
  </w:num>
  <w:num w:numId="63" w16cid:durableId="904337427">
    <w:abstractNumId w:val="67"/>
  </w:num>
  <w:num w:numId="64" w16cid:durableId="1229347033">
    <w:abstractNumId w:val="35"/>
  </w:num>
  <w:num w:numId="65" w16cid:durableId="880748968">
    <w:abstractNumId w:val="1"/>
  </w:num>
  <w:num w:numId="66" w16cid:durableId="1413618850">
    <w:abstractNumId w:val="33"/>
  </w:num>
  <w:num w:numId="67" w16cid:durableId="927496010">
    <w:abstractNumId w:val="68"/>
  </w:num>
  <w:num w:numId="68" w16cid:durableId="633173932">
    <w:abstractNumId w:val="88"/>
  </w:num>
  <w:num w:numId="69" w16cid:durableId="1245459030">
    <w:abstractNumId w:val="26"/>
  </w:num>
  <w:num w:numId="70" w16cid:durableId="1527209858">
    <w:abstractNumId w:val="60"/>
  </w:num>
  <w:num w:numId="71" w16cid:durableId="1498687827">
    <w:abstractNumId w:val="10"/>
  </w:num>
  <w:num w:numId="72" w16cid:durableId="1910770015">
    <w:abstractNumId w:val="20"/>
  </w:num>
  <w:num w:numId="73" w16cid:durableId="1594510564">
    <w:abstractNumId w:val="17"/>
  </w:num>
  <w:num w:numId="74" w16cid:durableId="609704835">
    <w:abstractNumId w:val="84"/>
  </w:num>
  <w:num w:numId="75" w16cid:durableId="1219786902">
    <w:abstractNumId w:val="80"/>
  </w:num>
  <w:num w:numId="76" w16cid:durableId="1383796489">
    <w:abstractNumId w:val="9"/>
  </w:num>
  <w:num w:numId="77" w16cid:durableId="2121223147">
    <w:abstractNumId w:val="16"/>
  </w:num>
  <w:num w:numId="78" w16cid:durableId="1771468290">
    <w:abstractNumId w:val="61"/>
  </w:num>
  <w:num w:numId="79" w16cid:durableId="723679424">
    <w:abstractNumId w:val="90"/>
  </w:num>
  <w:num w:numId="80" w16cid:durableId="1002050661">
    <w:abstractNumId w:val="27"/>
  </w:num>
  <w:num w:numId="81" w16cid:durableId="1113674664">
    <w:abstractNumId w:val="21"/>
  </w:num>
  <w:num w:numId="82" w16cid:durableId="926156277">
    <w:abstractNumId w:val="19"/>
  </w:num>
  <w:num w:numId="83" w16cid:durableId="716467352">
    <w:abstractNumId w:val="42"/>
  </w:num>
  <w:num w:numId="84" w16cid:durableId="882905355">
    <w:abstractNumId w:val="50"/>
  </w:num>
  <w:num w:numId="85" w16cid:durableId="174078788">
    <w:abstractNumId w:val="3"/>
  </w:num>
  <w:num w:numId="86" w16cid:durableId="999386818">
    <w:abstractNumId w:val="66"/>
  </w:num>
  <w:num w:numId="87" w16cid:durableId="117260859">
    <w:abstractNumId w:val="54"/>
  </w:num>
  <w:num w:numId="88" w16cid:durableId="573711240">
    <w:abstractNumId w:val="57"/>
  </w:num>
  <w:num w:numId="89" w16cid:durableId="817265275">
    <w:abstractNumId w:val="69"/>
  </w:num>
  <w:num w:numId="90" w16cid:durableId="1637445032">
    <w:abstractNumId w:val="4"/>
  </w:num>
  <w:num w:numId="91" w16cid:durableId="532111119">
    <w:abstractNumId w:val="94"/>
  </w:num>
  <w:num w:numId="92" w16cid:durableId="778911481">
    <w:abstractNumId w:val="37"/>
  </w:num>
  <w:num w:numId="93" w16cid:durableId="1234269372">
    <w:abstractNumId w:val="22"/>
  </w:num>
  <w:num w:numId="94" w16cid:durableId="784933584">
    <w:abstractNumId w:val="85"/>
  </w:num>
  <w:num w:numId="95" w16cid:durableId="359935380">
    <w:abstractNumId w:val="49"/>
  </w:num>
  <w:num w:numId="96" w16cid:durableId="499009243">
    <w:abstractNumId w:val="51"/>
  </w:num>
  <w:num w:numId="97" w16cid:durableId="1875921631">
    <w:abstractNumId w:val="41"/>
  </w:num>
  <w:numIdMacAtCleanup w:val="9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revisionView w:markup="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1A4"/>
    <w:rsid w:val="00000B93"/>
    <w:rsid w:val="00001094"/>
    <w:rsid w:val="000018E0"/>
    <w:rsid w:val="00001A0F"/>
    <w:rsid w:val="00001A1A"/>
    <w:rsid w:val="00001E1D"/>
    <w:rsid w:val="00001FE4"/>
    <w:rsid w:val="00002398"/>
    <w:rsid w:val="00002435"/>
    <w:rsid w:val="000026E6"/>
    <w:rsid w:val="00002805"/>
    <w:rsid w:val="00002AF2"/>
    <w:rsid w:val="00002BF8"/>
    <w:rsid w:val="00002F1D"/>
    <w:rsid w:val="00004008"/>
    <w:rsid w:val="0000431B"/>
    <w:rsid w:val="00004371"/>
    <w:rsid w:val="0000458B"/>
    <w:rsid w:val="00004731"/>
    <w:rsid w:val="00004911"/>
    <w:rsid w:val="00004D04"/>
    <w:rsid w:val="00005260"/>
    <w:rsid w:val="000056EC"/>
    <w:rsid w:val="00005E2C"/>
    <w:rsid w:val="00005E8A"/>
    <w:rsid w:val="00005EF8"/>
    <w:rsid w:val="00006698"/>
    <w:rsid w:val="00006DE5"/>
    <w:rsid w:val="00006FC6"/>
    <w:rsid w:val="00007226"/>
    <w:rsid w:val="000075A2"/>
    <w:rsid w:val="00007C75"/>
    <w:rsid w:val="00007E43"/>
    <w:rsid w:val="000102D0"/>
    <w:rsid w:val="00010578"/>
    <w:rsid w:val="000111DD"/>
    <w:rsid w:val="0001124F"/>
    <w:rsid w:val="0001162A"/>
    <w:rsid w:val="00011651"/>
    <w:rsid w:val="0001198C"/>
    <w:rsid w:val="000125A3"/>
    <w:rsid w:val="00012928"/>
    <w:rsid w:val="000129A3"/>
    <w:rsid w:val="00012D77"/>
    <w:rsid w:val="00012F59"/>
    <w:rsid w:val="00013AE7"/>
    <w:rsid w:val="0001423A"/>
    <w:rsid w:val="00014270"/>
    <w:rsid w:val="0001439C"/>
    <w:rsid w:val="00014AC3"/>
    <w:rsid w:val="00014FCB"/>
    <w:rsid w:val="00015086"/>
    <w:rsid w:val="00015DEE"/>
    <w:rsid w:val="00015ED5"/>
    <w:rsid w:val="0001617D"/>
    <w:rsid w:val="0001658F"/>
    <w:rsid w:val="000168D0"/>
    <w:rsid w:val="00016C21"/>
    <w:rsid w:val="00017145"/>
    <w:rsid w:val="0001715E"/>
    <w:rsid w:val="000171EF"/>
    <w:rsid w:val="00017565"/>
    <w:rsid w:val="00017907"/>
    <w:rsid w:val="00017A4A"/>
    <w:rsid w:val="00017B70"/>
    <w:rsid w:val="0002025D"/>
    <w:rsid w:val="00020386"/>
    <w:rsid w:val="000203C1"/>
    <w:rsid w:val="000204B6"/>
    <w:rsid w:val="00020F27"/>
    <w:rsid w:val="00021446"/>
    <w:rsid w:val="0002189D"/>
    <w:rsid w:val="00021A0B"/>
    <w:rsid w:val="00022072"/>
    <w:rsid w:val="00022458"/>
    <w:rsid w:val="00022D36"/>
    <w:rsid w:val="000231BA"/>
    <w:rsid w:val="000236D0"/>
    <w:rsid w:val="000238E1"/>
    <w:rsid w:val="000240BC"/>
    <w:rsid w:val="000249F9"/>
    <w:rsid w:val="00024F49"/>
    <w:rsid w:val="00024FC7"/>
    <w:rsid w:val="00025050"/>
    <w:rsid w:val="00025A22"/>
    <w:rsid w:val="00025BF1"/>
    <w:rsid w:val="00025CBE"/>
    <w:rsid w:val="00025EFC"/>
    <w:rsid w:val="00026B16"/>
    <w:rsid w:val="00026C76"/>
    <w:rsid w:val="0002708C"/>
    <w:rsid w:val="00027129"/>
    <w:rsid w:val="0002729D"/>
    <w:rsid w:val="000276B6"/>
    <w:rsid w:val="00027904"/>
    <w:rsid w:val="00027BA1"/>
    <w:rsid w:val="00027C22"/>
    <w:rsid w:val="00027D1A"/>
    <w:rsid w:val="00030BAD"/>
    <w:rsid w:val="000311A8"/>
    <w:rsid w:val="0003138F"/>
    <w:rsid w:val="00031D55"/>
    <w:rsid w:val="00031EC3"/>
    <w:rsid w:val="00031FD1"/>
    <w:rsid w:val="0003217C"/>
    <w:rsid w:val="000322AA"/>
    <w:rsid w:val="00032924"/>
    <w:rsid w:val="00032A0E"/>
    <w:rsid w:val="00032F4E"/>
    <w:rsid w:val="000332B4"/>
    <w:rsid w:val="00033443"/>
    <w:rsid w:val="00033722"/>
    <w:rsid w:val="00033758"/>
    <w:rsid w:val="00033B09"/>
    <w:rsid w:val="00034232"/>
    <w:rsid w:val="00034345"/>
    <w:rsid w:val="00034397"/>
    <w:rsid w:val="000345BA"/>
    <w:rsid w:val="00034AE3"/>
    <w:rsid w:val="000351D2"/>
    <w:rsid w:val="000352F8"/>
    <w:rsid w:val="000356F1"/>
    <w:rsid w:val="00035A92"/>
    <w:rsid w:val="00035D86"/>
    <w:rsid w:val="00036530"/>
    <w:rsid w:val="000365EF"/>
    <w:rsid w:val="00036BDB"/>
    <w:rsid w:val="00036C7A"/>
    <w:rsid w:val="00036E3E"/>
    <w:rsid w:val="00037044"/>
    <w:rsid w:val="0003733F"/>
    <w:rsid w:val="00037A7D"/>
    <w:rsid w:val="00037D5A"/>
    <w:rsid w:val="00040021"/>
    <w:rsid w:val="0004021A"/>
    <w:rsid w:val="000403C5"/>
    <w:rsid w:val="00040F24"/>
    <w:rsid w:val="000415A5"/>
    <w:rsid w:val="000415E5"/>
    <w:rsid w:val="0004178D"/>
    <w:rsid w:val="00041DF1"/>
    <w:rsid w:val="00042107"/>
    <w:rsid w:val="000428BB"/>
    <w:rsid w:val="000429FF"/>
    <w:rsid w:val="00042AEE"/>
    <w:rsid w:val="0004371F"/>
    <w:rsid w:val="00043778"/>
    <w:rsid w:val="0004380A"/>
    <w:rsid w:val="00043A0B"/>
    <w:rsid w:val="0004401C"/>
    <w:rsid w:val="000446AE"/>
    <w:rsid w:val="0004482E"/>
    <w:rsid w:val="00044856"/>
    <w:rsid w:val="00044BD7"/>
    <w:rsid w:val="00044C2A"/>
    <w:rsid w:val="00044ECB"/>
    <w:rsid w:val="00045638"/>
    <w:rsid w:val="00045BA6"/>
    <w:rsid w:val="00046354"/>
    <w:rsid w:val="000468DB"/>
    <w:rsid w:val="00046B7D"/>
    <w:rsid w:val="00046E06"/>
    <w:rsid w:val="00047250"/>
    <w:rsid w:val="000476D4"/>
    <w:rsid w:val="0004790C"/>
    <w:rsid w:val="00047B1A"/>
    <w:rsid w:val="00047BA1"/>
    <w:rsid w:val="00047D45"/>
    <w:rsid w:val="00050137"/>
    <w:rsid w:val="00050306"/>
    <w:rsid w:val="0005062B"/>
    <w:rsid w:val="00050A34"/>
    <w:rsid w:val="000514F8"/>
    <w:rsid w:val="000520B5"/>
    <w:rsid w:val="0005211F"/>
    <w:rsid w:val="00052183"/>
    <w:rsid w:val="0005226F"/>
    <w:rsid w:val="0005244C"/>
    <w:rsid w:val="00052B7C"/>
    <w:rsid w:val="00052BF3"/>
    <w:rsid w:val="00052E9C"/>
    <w:rsid w:val="00053541"/>
    <w:rsid w:val="00053699"/>
    <w:rsid w:val="00053B46"/>
    <w:rsid w:val="00053DBB"/>
    <w:rsid w:val="00054660"/>
    <w:rsid w:val="00054C37"/>
    <w:rsid w:val="00054FF0"/>
    <w:rsid w:val="0005519A"/>
    <w:rsid w:val="000553EB"/>
    <w:rsid w:val="00055841"/>
    <w:rsid w:val="00055B78"/>
    <w:rsid w:val="00055ECF"/>
    <w:rsid w:val="00056101"/>
    <w:rsid w:val="00056803"/>
    <w:rsid w:val="00056907"/>
    <w:rsid w:val="00056BD6"/>
    <w:rsid w:val="00056ED4"/>
    <w:rsid w:val="00056EE2"/>
    <w:rsid w:val="000572A9"/>
    <w:rsid w:val="000573B1"/>
    <w:rsid w:val="000573BC"/>
    <w:rsid w:val="000574E5"/>
    <w:rsid w:val="00057740"/>
    <w:rsid w:val="00057857"/>
    <w:rsid w:val="000578CE"/>
    <w:rsid w:val="00057960"/>
    <w:rsid w:val="00057ED4"/>
    <w:rsid w:val="00057FAF"/>
    <w:rsid w:val="000602E5"/>
    <w:rsid w:val="000603EA"/>
    <w:rsid w:val="00060656"/>
    <w:rsid w:val="00060C60"/>
    <w:rsid w:val="00060E33"/>
    <w:rsid w:val="00060FA6"/>
    <w:rsid w:val="00061045"/>
    <w:rsid w:val="000611A0"/>
    <w:rsid w:val="00061863"/>
    <w:rsid w:val="00061AEC"/>
    <w:rsid w:val="0006223E"/>
    <w:rsid w:val="000623EE"/>
    <w:rsid w:val="0006271D"/>
    <w:rsid w:val="00063230"/>
    <w:rsid w:val="00063675"/>
    <w:rsid w:val="00063745"/>
    <w:rsid w:val="00063F86"/>
    <w:rsid w:val="0006448D"/>
    <w:rsid w:val="0006470C"/>
    <w:rsid w:val="000647DD"/>
    <w:rsid w:val="00065022"/>
    <w:rsid w:val="000652CB"/>
    <w:rsid w:val="000656B2"/>
    <w:rsid w:val="000656F1"/>
    <w:rsid w:val="00065F6A"/>
    <w:rsid w:val="0006636B"/>
    <w:rsid w:val="00066A5E"/>
    <w:rsid w:val="00067330"/>
    <w:rsid w:val="00067629"/>
    <w:rsid w:val="000678B9"/>
    <w:rsid w:val="00070797"/>
    <w:rsid w:val="00070800"/>
    <w:rsid w:val="000708BC"/>
    <w:rsid w:val="000708CA"/>
    <w:rsid w:val="00070A90"/>
    <w:rsid w:val="00070F12"/>
    <w:rsid w:val="000711CC"/>
    <w:rsid w:val="000712E5"/>
    <w:rsid w:val="00071852"/>
    <w:rsid w:val="00071968"/>
    <w:rsid w:val="00071DAC"/>
    <w:rsid w:val="00072093"/>
    <w:rsid w:val="00072661"/>
    <w:rsid w:val="000726C4"/>
    <w:rsid w:val="00072847"/>
    <w:rsid w:val="000728AF"/>
    <w:rsid w:val="00072B3A"/>
    <w:rsid w:val="00072BF3"/>
    <w:rsid w:val="000730BF"/>
    <w:rsid w:val="00073382"/>
    <w:rsid w:val="000737B1"/>
    <w:rsid w:val="00073C1E"/>
    <w:rsid w:val="00073E7C"/>
    <w:rsid w:val="0007430F"/>
    <w:rsid w:val="00074374"/>
    <w:rsid w:val="00074523"/>
    <w:rsid w:val="00075141"/>
    <w:rsid w:val="00075204"/>
    <w:rsid w:val="000752C2"/>
    <w:rsid w:val="000752FF"/>
    <w:rsid w:val="00075817"/>
    <w:rsid w:val="00075AEF"/>
    <w:rsid w:val="00075BC4"/>
    <w:rsid w:val="0007666A"/>
    <w:rsid w:val="00076A12"/>
    <w:rsid w:val="00076C2A"/>
    <w:rsid w:val="00076CA9"/>
    <w:rsid w:val="00076D99"/>
    <w:rsid w:val="00077224"/>
    <w:rsid w:val="00077CF3"/>
    <w:rsid w:val="00077E4B"/>
    <w:rsid w:val="00077EC1"/>
    <w:rsid w:val="00077F8A"/>
    <w:rsid w:val="000805D2"/>
    <w:rsid w:val="00080633"/>
    <w:rsid w:val="00080AC4"/>
    <w:rsid w:val="000810E1"/>
    <w:rsid w:val="000811AA"/>
    <w:rsid w:val="00081FCE"/>
    <w:rsid w:val="00081FFC"/>
    <w:rsid w:val="0008207E"/>
    <w:rsid w:val="000826F8"/>
    <w:rsid w:val="000827B4"/>
    <w:rsid w:val="0008343D"/>
    <w:rsid w:val="00083A37"/>
    <w:rsid w:val="00083F54"/>
    <w:rsid w:val="00084345"/>
    <w:rsid w:val="00084366"/>
    <w:rsid w:val="000845E6"/>
    <w:rsid w:val="000846CD"/>
    <w:rsid w:val="00084732"/>
    <w:rsid w:val="0008485F"/>
    <w:rsid w:val="00085036"/>
    <w:rsid w:val="0008515A"/>
    <w:rsid w:val="00085843"/>
    <w:rsid w:val="00085984"/>
    <w:rsid w:val="00085A75"/>
    <w:rsid w:val="00085E2E"/>
    <w:rsid w:val="0008675D"/>
    <w:rsid w:val="000867B2"/>
    <w:rsid w:val="00086842"/>
    <w:rsid w:val="0008693F"/>
    <w:rsid w:val="00086BC1"/>
    <w:rsid w:val="00086C7D"/>
    <w:rsid w:val="000870E8"/>
    <w:rsid w:val="00087BE6"/>
    <w:rsid w:val="0009120A"/>
    <w:rsid w:val="000914D9"/>
    <w:rsid w:val="00091792"/>
    <w:rsid w:val="0009185C"/>
    <w:rsid w:val="00091880"/>
    <w:rsid w:val="000918D3"/>
    <w:rsid w:val="0009213D"/>
    <w:rsid w:val="0009268F"/>
    <w:rsid w:val="00092788"/>
    <w:rsid w:val="00092906"/>
    <w:rsid w:val="00092975"/>
    <w:rsid w:val="00092ACF"/>
    <w:rsid w:val="000931A7"/>
    <w:rsid w:val="0009345F"/>
    <w:rsid w:val="0009370A"/>
    <w:rsid w:val="00093F5C"/>
    <w:rsid w:val="00094000"/>
    <w:rsid w:val="00095060"/>
    <w:rsid w:val="0009519B"/>
    <w:rsid w:val="00095381"/>
    <w:rsid w:val="00095629"/>
    <w:rsid w:val="0009592C"/>
    <w:rsid w:val="00095AC1"/>
    <w:rsid w:val="00095D9F"/>
    <w:rsid w:val="00096034"/>
    <w:rsid w:val="00096663"/>
    <w:rsid w:val="0009673F"/>
    <w:rsid w:val="0009674D"/>
    <w:rsid w:val="00096E6C"/>
    <w:rsid w:val="00097057"/>
    <w:rsid w:val="0009726C"/>
    <w:rsid w:val="0009793E"/>
    <w:rsid w:val="00097946"/>
    <w:rsid w:val="00097ABE"/>
    <w:rsid w:val="00097DD1"/>
    <w:rsid w:val="000A0941"/>
    <w:rsid w:val="000A10D9"/>
    <w:rsid w:val="000A1228"/>
    <w:rsid w:val="000A181B"/>
    <w:rsid w:val="000A1A9A"/>
    <w:rsid w:val="000A1F7E"/>
    <w:rsid w:val="000A228F"/>
    <w:rsid w:val="000A29F1"/>
    <w:rsid w:val="000A2A08"/>
    <w:rsid w:val="000A2CC6"/>
    <w:rsid w:val="000A304A"/>
    <w:rsid w:val="000A3127"/>
    <w:rsid w:val="000A3237"/>
    <w:rsid w:val="000A3B6B"/>
    <w:rsid w:val="000A3BE4"/>
    <w:rsid w:val="000A3D76"/>
    <w:rsid w:val="000A4525"/>
    <w:rsid w:val="000A49FB"/>
    <w:rsid w:val="000A5D8C"/>
    <w:rsid w:val="000A5F35"/>
    <w:rsid w:val="000A5FFC"/>
    <w:rsid w:val="000A60DD"/>
    <w:rsid w:val="000A6402"/>
    <w:rsid w:val="000A6685"/>
    <w:rsid w:val="000A6CE2"/>
    <w:rsid w:val="000A6D15"/>
    <w:rsid w:val="000A6E94"/>
    <w:rsid w:val="000A727F"/>
    <w:rsid w:val="000A77FC"/>
    <w:rsid w:val="000A7BD4"/>
    <w:rsid w:val="000A7E3D"/>
    <w:rsid w:val="000B008B"/>
    <w:rsid w:val="000B03A0"/>
    <w:rsid w:val="000B0531"/>
    <w:rsid w:val="000B075F"/>
    <w:rsid w:val="000B0870"/>
    <w:rsid w:val="000B1261"/>
    <w:rsid w:val="000B1440"/>
    <w:rsid w:val="000B1AF5"/>
    <w:rsid w:val="000B1E9C"/>
    <w:rsid w:val="000B1FA2"/>
    <w:rsid w:val="000B2041"/>
    <w:rsid w:val="000B23F5"/>
    <w:rsid w:val="000B24F9"/>
    <w:rsid w:val="000B2599"/>
    <w:rsid w:val="000B27A4"/>
    <w:rsid w:val="000B2A7B"/>
    <w:rsid w:val="000B30A3"/>
    <w:rsid w:val="000B311E"/>
    <w:rsid w:val="000B3278"/>
    <w:rsid w:val="000B35FE"/>
    <w:rsid w:val="000B3C73"/>
    <w:rsid w:val="000B3CE7"/>
    <w:rsid w:val="000B4D0E"/>
    <w:rsid w:val="000B5CE0"/>
    <w:rsid w:val="000B5F45"/>
    <w:rsid w:val="000B6169"/>
    <w:rsid w:val="000B63D1"/>
    <w:rsid w:val="000B6B0B"/>
    <w:rsid w:val="000B6E92"/>
    <w:rsid w:val="000B7252"/>
    <w:rsid w:val="000B7450"/>
    <w:rsid w:val="000B7ACF"/>
    <w:rsid w:val="000B7C81"/>
    <w:rsid w:val="000B7E16"/>
    <w:rsid w:val="000C06D3"/>
    <w:rsid w:val="000C0A40"/>
    <w:rsid w:val="000C0EE3"/>
    <w:rsid w:val="000C0FFE"/>
    <w:rsid w:val="000C1466"/>
    <w:rsid w:val="000C1854"/>
    <w:rsid w:val="000C18F4"/>
    <w:rsid w:val="000C1C56"/>
    <w:rsid w:val="000C1F29"/>
    <w:rsid w:val="000C23D7"/>
    <w:rsid w:val="000C24CB"/>
    <w:rsid w:val="000C2A35"/>
    <w:rsid w:val="000C2C8B"/>
    <w:rsid w:val="000C2D8E"/>
    <w:rsid w:val="000C2D99"/>
    <w:rsid w:val="000C3262"/>
    <w:rsid w:val="000C34C2"/>
    <w:rsid w:val="000C379B"/>
    <w:rsid w:val="000C3A5C"/>
    <w:rsid w:val="000C3D58"/>
    <w:rsid w:val="000C3E6B"/>
    <w:rsid w:val="000C409E"/>
    <w:rsid w:val="000C40FE"/>
    <w:rsid w:val="000C422A"/>
    <w:rsid w:val="000C435D"/>
    <w:rsid w:val="000C456D"/>
    <w:rsid w:val="000C5059"/>
    <w:rsid w:val="000C52C0"/>
    <w:rsid w:val="000C55CA"/>
    <w:rsid w:val="000C5837"/>
    <w:rsid w:val="000C5B54"/>
    <w:rsid w:val="000C6127"/>
    <w:rsid w:val="000C6164"/>
    <w:rsid w:val="000C6353"/>
    <w:rsid w:val="000C638C"/>
    <w:rsid w:val="000C64BE"/>
    <w:rsid w:val="000C66AB"/>
    <w:rsid w:val="000C6966"/>
    <w:rsid w:val="000C6984"/>
    <w:rsid w:val="000C7079"/>
    <w:rsid w:val="000C7601"/>
    <w:rsid w:val="000D0262"/>
    <w:rsid w:val="000D0521"/>
    <w:rsid w:val="000D061E"/>
    <w:rsid w:val="000D0770"/>
    <w:rsid w:val="000D084D"/>
    <w:rsid w:val="000D1421"/>
    <w:rsid w:val="000D1437"/>
    <w:rsid w:val="000D1582"/>
    <w:rsid w:val="000D209A"/>
    <w:rsid w:val="000D25F3"/>
    <w:rsid w:val="000D2903"/>
    <w:rsid w:val="000D2BDA"/>
    <w:rsid w:val="000D32F4"/>
    <w:rsid w:val="000D415F"/>
    <w:rsid w:val="000D44F5"/>
    <w:rsid w:val="000D4551"/>
    <w:rsid w:val="000D5240"/>
    <w:rsid w:val="000D6119"/>
    <w:rsid w:val="000D67A1"/>
    <w:rsid w:val="000D67B9"/>
    <w:rsid w:val="000D70DA"/>
    <w:rsid w:val="000D72D7"/>
    <w:rsid w:val="000D73F4"/>
    <w:rsid w:val="000D785B"/>
    <w:rsid w:val="000D7DA3"/>
    <w:rsid w:val="000D7EC4"/>
    <w:rsid w:val="000D7F11"/>
    <w:rsid w:val="000E00AA"/>
    <w:rsid w:val="000E075A"/>
    <w:rsid w:val="000E0926"/>
    <w:rsid w:val="000E0AD0"/>
    <w:rsid w:val="000E0D58"/>
    <w:rsid w:val="000E1512"/>
    <w:rsid w:val="000E1866"/>
    <w:rsid w:val="000E1990"/>
    <w:rsid w:val="000E1E66"/>
    <w:rsid w:val="000E21B5"/>
    <w:rsid w:val="000E24BD"/>
    <w:rsid w:val="000E3449"/>
    <w:rsid w:val="000E34B7"/>
    <w:rsid w:val="000E3749"/>
    <w:rsid w:val="000E40DF"/>
    <w:rsid w:val="000E47B6"/>
    <w:rsid w:val="000E48E2"/>
    <w:rsid w:val="000E511F"/>
    <w:rsid w:val="000E541F"/>
    <w:rsid w:val="000E5963"/>
    <w:rsid w:val="000E5F03"/>
    <w:rsid w:val="000E6373"/>
    <w:rsid w:val="000E6399"/>
    <w:rsid w:val="000E6738"/>
    <w:rsid w:val="000E698D"/>
    <w:rsid w:val="000E6B64"/>
    <w:rsid w:val="000E714B"/>
    <w:rsid w:val="000E7653"/>
    <w:rsid w:val="000E77F1"/>
    <w:rsid w:val="000E7AC4"/>
    <w:rsid w:val="000F02D7"/>
    <w:rsid w:val="000F06C5"/>
    <w:rsid w:val="000F08F3"/>
    <w:rsid w:val="000F0991"/>
    <w:rsid w:val="000F0995"/>
    <w:rsid w:val="000F0C9C"/>
    <w:rsid w:val="000F1911"/>
    <w:rsid w:val="000F19C5"/>
    <w:rsid w:val="000F1B4C"/>
    <w:rsid w:val="000F1FCE"/>
    <w:rsid w:val="000F21D6"/>
    <w:rsid w:val="000F260F"/>
    <w:rsid w:val="000F2E5D"/>
    <w:rsid w:val="000F3109"/>
    <w:rsid w:val="000F3809"/>
    <w:rsid w:val="000F3A8D"/>
    <w:rsid w:val="000F3E74"/>
    <w:rsid w:val="000F40DE"/>
    <w:rsid w:val="000F42B9"/>
    <w:rsid w:val="000F446D"/>
    <w:rsid w:val="000F49AE"/>
    <w:rsid w:val="000F4FC5"/>
    <w:rsid w:val="000F52C8"/>
    <w:rsid w:val="000F58EB"/>
    <w:rsid w:val="000F5A59"/>
    <w:rsid w:val="000F5FA9"/>
    <w:rsid w:val="000F6CDA"/>
    <w:rsid w:val="000F706E"/>
    <w:rsid w:val="000F788C"/>
    <w:rsid w:val="000F7AA2"/>
    <w:rsid w:val="001001FB"/>
    <w:rsid w:val="00100204"/>
    <w:rsid w:val="00100622"/>
    <w:rsid w:val="00100837"/>
    <w:rsid w:val="0010083B"/>
    <w:rsid w:val="001008ED"/>
    <w:rsid w:val="00100AF8"/>
    <w:rsid w:val="00100FEE"/>
    <w:rsid w:val="0010119F"/>
    <w:rsid w:val="001015B2"/>
    <w:rsid w:val="00101927"/>
    <w:rsid w:val="0010194D"/>
    <w:rsid w:val="00101B40"/>
    <w:rsid w:val="0010250E"/>
    <w:rsid w:val="00102747"/>
    <w:rsid w:val="001027B5"/>
    <w:rsid w:val="001038AC"/>
    <w:rsid w:val="00103E75"/>
    <w:rsid w:val="00104667"/>
    <w:rsid w:val="001048E3"/>
    <w:rsid w:val="001048FA"/>
    <w:rsid w:val="00104CB5"/>
    <w:rsid w:val="001050A7"/>
    <w:rsid w:val="0010539E"/>
    <w:rsid w:val="00105874"/>
    <w:rsid w:val="00105A0A"/>
    <w:rsid w:val="00106170"/>
    <w:rsid w:val="001067B1"/>
    <w:rsid w:val="00107005"/>
    <w:rsid w:val="001070D6"/>
    <w:rsid w:val="00107215"/>
    <w:rsid w:val="0010724D"/>
    <w:rsid w:val="00107381"/>
    <w:rsid w:val="00107461"/>
    <w:rsid w:val="00107C0E"/>
    <w:rsid w:val="00107E50"/>
    <w:rsid w:val="00107F86"/>
    <w:rsid w:val="00110289"/>
    <w:rsid w:val="00110346"/>
    <w:rsid w:val="001103C8"/>
    <w:rsid w:val="001107B0"/>
    <w:rsid w:val="001107F1"/>
    <w:rsid w:val="00110937"/>
    <w:rsid w:val="001109D6"/>
    <w:rsid w:val="00110AED"/>
    <w:rsid w:val="00110CB3"/>
    <w:rsid w:val="00110F8C"/>
    <w:rsid w:val="00110F9B"/>
    <w:rsid w:val="001111D3"/>
    <w:rsid w:val="00111EC6"/>
    <w:rsid w:val="00112199"/>
    <w:rsid w:val="001121AB"/>
    <w:rsid w:val="001124FC"/>
    <w:rsid w:val="0011294D"/>
    <w:rsid w:val="001133A2"/>
    <w:rsid w:val="00113755"/>
    <w:rsid w:val="00113C1A"/>
    <w:rsid w:val="00113CD4"/>
    <w:rsid w:val="00113DD5"/>
    <w:rsid w:val="0011423D"/>
    <w:rsid w:val="00114750"/>
    <w:rsid w:val="001147D9"/>
    <w:rsid w:val="00114D8D"/>
    <w:rsid w:val="00115157"/>
    <w:rsid w:val="00115919"/>
    <w:rsid w:val="00115959"/>
    <w:rsid w:val="00115C6F"/>
    <w:rsid w:val="00115D0F"/>
    <w:rsid w:val="00115F0D"/>
    <w:rsid w:val="00115F42"/>
    <w:rsid w:val="00116112"/>
    <w:rsid w:val="00116659"/>
    <w:rsid w:val="0011669E"/>
    <w:rsid w:val="00116980"/>
    <w:rsid w:val="0011701A"/>
    <w:rsid w:val="001170F7"/>
    <w:rsid w:val="001173BD"/>
    <w:rsid w:val="00117510"/>
    <w:rsid w:val="0011782A"/>
    <w:rsid w:val="00117A65"/>
    <w:rsid w:val="00117C87"/>
    <w:rsid w:val="00117CD2"/>
    <w:rsid w:val="00117CD6"/>
    <w:rsid w:val="00117F23"/>
    <w:rsid w:val="001200DF"/>
    <w:rsid w:val="001203DD"/>
    <w:rsid w:val="00120863"/>
    <w:rsid w:val="001208B7"/>
    <w:rsid w:val="00120C3B"/>
    <w:rsid w:val="00120C7C"/>
    <w:rsid w:val="00120EB0"/>
    <w:rsid w:val="00120F3C"/>
    <w:rsid w:val="001213F3"/>
    <w:rsid w:val="001214E6"/>
    <w:rsid w:val="00121525"/>
    <w:rsid w:val="00121732"/>
    <w:rsid w:val="00121D7D"/>
    <w:rsid w:val="0012216C"/>
    <w:rsid w:val="001224DF"/>
    <w:rsid w:val="00122B32"/>
    <w:rsid w:val="00123308"/>
    <w:rsid w:val="0012363E"/>
    <w:rsid w:val="001236A1"/>
    <w:rsid w:val="00123FA1"/>
    <w:rsid w:val="001240C8"/>
    <w:rsid w:val="001242FD"/>
    <w:rsid w:val="0012450C"/>
    <w:rsid w:val="0012463E"/>
    <w:rsid w:val="00124F3C"/>
    <w:rsid w:val="001251CB"/>
    <w:rsid w:val="00125283"/>
    <w:rsid w:val="0012545B"/>
    <w:rsid w:val="00125A77"/>
    <w:rsid w:val="00126081"/>
    <w:rsid w:val="00126913"/>
    <w:rsid w:val="00126953"/>
    <w:rsid w:val="00126A2B"/>
    <w:rsid w:val="001271BE"/>
    <w:rsid w:val="00127278"/>
    <w:rsid w:val="001277CF"/>
    <w:rsid w:val="001278E7"/>
    <w:rsid w:val="00130227"/>
    <w:rsid w:val="001306AA"/>
    <w:rsid w:val="00130C51"/>
    <w:rsid w:val="001318AD"/>
    <w:rsid w:val="00131ACE"/>
    <w:rsid w:val="00131B7B"/>
    <w:rsid w:val="00131F79"/>
    <w:rsid w:val="00132066"/>
    <w:rsid w:val="00132157"/>
    <w:rsid w:val="00132CAC"/>
    <w:rsid w:val="00132F52"/>
    <w:rsid w:val="001330E8"/>
    <w:rsid w:val="00133122"/>
    <w:rsid w:val="00133276"/>
    <w:rsid w:val="00133454"/>
    <w:rsid w:val="00133739"/>
    <w:rsid w:val="001338EC"/>
    <w:rsid w:val="001338F0"/>
    <w:rsid w:val="00133979"/>
    <w:rsid w:val="00133A82"/>
    <w:rsid w:val="00133C52"/>
    <w:rsid w:val="00133DFB"/>
    <w:rsid w:val="0013400B"/>
    <w:rsid w:val="0013427D"/>
    <w:rsid w:val="00134290"/>
    <w:rsid w:val="001343D9"/>
    <w:rsid w:val="001344A9"/>
    <w:rsid w:val="00134B62"/>
    <w:rsid w:val="00134D27"/>
    <w:rsid w:val="00134E60"/>
    <w:rsid w:val="00134F3B"/>
    <w:rsid w:val="001351BA"/>
    <w:rsid w:val="00135405"/>
    <w:rsid w:val="001354A5"/>
    <w:rsid w:val="0013571F"/>
    <w:rsid w:val="00135855"/>
    <w:rsid w:val="00135B79"/>
    <w:rsid w:val="00135C4E"/>
    <w:rsid w:val="0013601E"/>
    <w:rsid w:val="001360CA"/>
    <w:rsid w:val="00136119"/>
    <w:rsid w:val="001365D2"/>
    <w:rsid w:val="00136677"/>
    <w:rsid w:val="00136B5B"/>
    <w:rsid w:val="00136B75"/>
    <w:rsid w:val="00136D22"/>
    <w:rsid w:val="00136DE0"/>
    <w:rsid w:val="00136DFA"/>
    <w:rsid w:val="0013792A"/>
    <w:rsid w:val="001404DD"/>
    <w:rsid w:val="001407FA"/>
    <w:rsid w:val="00140B50"/>
    <w:rsid w:val="00140C19"/>
    <w:rsid w:val="00140D00"/>
    <w:rsid w:val="00140E66"/>
    <w:rsid w:val="0014111B"/>
    <w:rsid w:val="00141206"/>
    <w:rsid w:val="0014207B"/>
    <w:rsid w:val="0014228C"/>
    <w:rsid w:val="00142635"/>
    <w:rsid w:val="001426DF"/>
    <w:rsid w:val="00142C2D"/>
    <w:rsid w:val="00143825"/>
    <w:rsid w:val="00143ED6"/>
    <w:rsid w:val="00144066"/>
    <w:rsid w:val="0014417A"/>
    <w:rsid w:val="001442E9"/>
    <w:rsid w:val="001447CD"/>
    <w:rsid w:val="001452DD"/>
    <w:rsid w:val="00145357"/>
    <w:rsid w:val="001457AB"/>
    <w:rsid w:val="00145B76"/>
    <w:rsid w:val="00145CEB"/>
    <w:rsid w:val="00145DF7"/>
    <w:rsid w:val="00145E21"/>
    <w:rsid w:val="00145E9A"/>
    <w:rsid w:val="001460FE"/>
    <w:rsid w:val="0014675B"/>
    <w:rsid w:val="00146B98"/>
    <w:rsid w:val="00146C1B"/>
    <w:rsid w:val="00146F48"/>
    <w:rsid w:val="0014788F"/>
    <w:rsid w:val="00147ADF"/>
    <w:rsid w:val="001500C8"/>
    <w:rsid w:val="0015104B"/>
    <w:rsid w:val="00151210"/>
    <w:rsid w:val="00151654"/>
    <w:rsid w:val="001519F4"/>
    <w:rsid w:val="00151B00"/>
    <w:rsid w:val="00151C97"/>
    <w:rsid w:val="001521A1"/>
    <w:rsid w:val="00152718"/>
    <w:rsid w:val="001528A0"/>
    <w:rsid w:val="00152AE4"/>
    <w:rsid w:val="00153223"/>
    <w:rsid w:val="00153338"/>
    <w:rsid w:val="0015350E"/>
    <w:rsid w:val="00153702"/>
    <w:rsid w:val="00153DC1"/>
    <w:rsid w:val="00153E2C"/>
    <w:rsid w:val="00153FA0"/>
    <w:rsid w:val="00154167"/>
    <w:rsid w:val="00154403"/>
    <w:rsid w:val="001546E2"/>
    <w:rsid w:val="0015485F"/>
    <w:rsid w:val="0015499F"/>
    <w:rsid w:val="00154DB2"/>
    <w:rsid w:val="001550DE"/>
    <w:rsid w:val="00155409"/>
    <w:rsid w:val="00155477"/>
    <w:rsid w:val="0015578A"/>
    <w:rsid w:val="00155848"/>
    <w:rsid w:val="00156317"/>
    <w:rsid w:val="0015655E"/>
    <w:rsid w:val="0015656F"/>
    <w:rsid w:val="0015659B"/>
    <w:rsid w:val="001567BB"/>
    <w:rsid w:val="001568A4"/>
    <w:rsid w:val="00156B1D"/>
    <w:rsid w:val="00157193"/>
    <w:rsid w:val="0015721C"/>
    <w:rsid w:val="00157392"/>
    <w:rsid w:val="00157CDA"/>
    <w:rsid w:val="001603ED"/>
    <w:rsid w:val="001604A7"/>
    <w:rsid w:val="0016100A"/>
    <w:rsid w:val="001612D4"/>
    <w:rsid w:val="00161517"/>
    <w:rsid w:val="00161669"/>
    <w:rsid w:val="00161A9B"/>
    <w:rsid w:val="00161D76"/>
    <w:rsid w:val="00161F2D"/>
    <w:rsid w:val="00162265"/>
    <w:rsid w:val="001622B2"/>
    <w:rsid w:val="001622C0"/>
    <w:rsid w:val="00162431"/>
    <w:rsid w:val="00162B70"/>
    <w:rsid w:val="00162CC9"/>
    <w:rsid w:val="001631C9"/>
    <w:rsid w:val="001636C1"/>
    <w:rsid w:val="001638FC"/>
    <w:rsid w:val="00163973"/>
    <w:rsid w:val="00163B61"/>
    <w:rsid w:val="00163BFE"/>
    <w:rsid w:val="001641DE"/>
    <w:rsid w:val="00165BBF"/>
    <w:rsid w:val="00165C2A"/>
    <w:rsid w:val="00165FD6"/>
    <w:rsid w:val="001660CE"/>
    <w:rsid w:val="0016633E"/>
    <w:rsid w:val="00166752"/>
    <w:rsid w:val="0016758D"/>
    <w:rsid w:val="001678CC"/>
    <w:rsid w:val="00167AE8"/>
    <w:rsid w:val="00167BC7"/>
    <w:rsid w:val="00167F16"/>
    <w:rsid w:val="001705E3"/>
    <w:rsid w:val="0017078C"/>
    <w:rsid w:val="001708AD"/>
    <w:rsid w:val="00170CEC"/>
    <w:rsid w:val="00171920"/>
    <w:rsid w:val="00171982"/>
    <w:rsid w:val="00171BB3"/>
    <w:rsid w:val="00171CD2"/>
    <w:rsid w:val="001725A2"/>
    <w:rsid w:val="001726D2"/>
    <w:rsid w:val="00172D7D"/>
    <w:rsid w:val="00173F67"/>
    <w:rsid w:val="0017482B"/>
    <w:rsid w:val="00174A06"/>
    <w:rsid w:val="00174B04"/>
    <w:rsid w:val="00174C57"/>
    <w:rsid w:val="00175226"/>
    <w:rsid w:val="001752C3"/>
    <w:rsid w:val="00175B51"/>
    <w:rsid w:val="00175D7F"/>
    <w:rsid w:val="00175EC2"/>
    <w:rsid w:val="00176466"/>
    <w:rsid w:val="00176AF4"/>
    <w:rsid w:val="00176B8E"/>
    <w:rsid w:val="00176BF3"/>
    <w:rsid w:val="0017761D"/>
    <w:rsid w:val="001779B8"/>
    <w:rsid w:val="0018053A"/>
    <w:rsid w:val="00181797"/>
    <w:rsid w:val="00181FB1"/>
    <w:rsid w:val="0018268E"/>
    <w:rsid w:val="00182760"/>
    <w:rsid w:val="001829AF"/>
    <w:rsid w:val="00182CA9"/>
    <w:rsid w:val="0018343B"/>
    <w:rsid w:val="00183DB3"/>
    <w:rsid w:val="00184450"/>
    <w:rsid w:val="001844E0"/>
    <w:rsid w:val="00184A1E"/>
    <w:rsid w:val="00184B25"/>
    <w:rsid w:val="00184B55"/>
    <w:rsid w:val="00184EDB"/>
    <w:rsid w:val="00184FF0"/>
    <w:rsid w:val="00185A08"/>
    <w:rsid w:val="00185CA7"/>
    <w:rsid w:val="00185DF8"/>
    <w:rsid w:val="0018606F"/>
    <w:rsid w:val="0018628A"/>
    <w:rsid w:val="00186536"/>
    <w:rsid w:val="00186633"/>
    <w:rsid w:val="001869A0"/>
    <w:rsid w:val="00186A23"/>
    <w:rsid w:val="00186D65"/>
    <w:rsid w:val="00186E3E"/>
    <w:rsid w:val="00186ECC"/>
    <w:rsid w:val="001871AF"/>
    <w:rsid w:val="001874A6"/>
    <w:rsid w:val="001876E2"/>
    <w:rsid w:val="00187A61"/>
    <w:rsid w:val="00187C87"/>
    <w:rsid w:val="00190433"/>
    <w:rsid w:val="00190485"/>
    <w:rsid w:val="001905D5"/>
    <w:rsid w:val="00190D43"/>
    <w:rsid w:val="00191388"/>
    <w:rsid w:val="001914B6"/>
    <w:rsid w:val="00191885"/>
    <w:rsid w:val="001918EE"/>
    <w:rsid w:val="00191F18"/>
    <w:rsid w:val="0019220F"/>
    <w:rsid w:val="00192363"/>
    <w:rsid w:val="0019252E"/>
    <w:rsid w:val="00192546"/>
    <w:rsid w:val="001927B7"/>
    <w:rsid w:val="00192807"/>
    <w:rsid w:val="0019294B"/>
    <w:rsid w:val="00192AB2"/>
    <w:rsid w:val="00192B01"/>
    <w:rsid w:val="00192B1A"/>
    <w:rsid w:val="001935AD"/>
    <w:rsid w:val="001939D3"/>
    <w:rsid w:val="00193A17"/>
    <w:rsid w:val="00193C09"/>
    <w:rsid w:val="00193C24"/>
    <w:rsid w:val="00193EB2"/>
    <w:rsid w:val="001942AB"/>
    <w:rsid w:val="00194469"/>
    <w:rsid w:val="00194B6F"/>
    <w:rsid w:val="00194BBB"/>
    <w:rsid w:val="00194BC7"/>
    <w:rsid w:val="001950E0"/>
    <w:rsid w:val="001952E3"/>
    <w:rsid w:val="001955DA"/>
    <w:rsid w:val="001955E3"/>
    <w:rsid w:val="0019580E"/>
    <w:rsid w:val="0019585C"/>
    <w:rsid w:val="00195CC5"/>
    <w:rsid w:val="00195DBD"/>
    <w:rsid w:val="00195FDD"/>
    <w:rsid w:val="00196194"/>
    <w:rsid w:val="00196983"/>
    <w:rsid w:val="00196BEC"/>
    <w:rsid w:val="0019746D"/>
    <w:rsid w:val="0019773D"/>
    <w:rsid w:val="0019784B"/>
    <w:rsid w:val="00197875"/>
    <w:rsid w:val="00197AD3"/>
    <w:rsid w:val="001A0168"/>
    <w:rsid w:val="001A0B8E"/>
    <w:rsid w:val="001A0EBA"/>
    <w:rsid w:val="001A0F12"/>
    <w:rsid w:val="001A1421"/>
    <w:rsid w:val="001A1487"/>
    <w:rsid w:val="001A16A8"/>
    <w:rsid w:val="001A20AB"/>
    <w:rsid w:val="001A2643"/>
    <w:rsid w:val="001A2830"/>
    <w:rsid w:val="001A3471"/>
    <w:rsid w:val="001A352B"/>
    <w:rsid w:val="001A3DB8"/>
    <w:rsid w:val="001A3EF2"/>
    <w:rsid w:val="001A3F7E"/>
    <w:rsid w:val="001A3FD8"/>
    <w:rsid w:val="001A3FED"/>
    <w:rsid w:val="001A402A"/>
    <w:rsid w:val="001A40EA"/>
    <w:rsid w:val="001A4AA8"/>
    <w:rsid w:val="001A4BE5"/>
    <w:rsid w:val="001A5275"/>
    <w:rsid w:val="001A564A"/>
    <w:rsid w:val="001A5682"/>
    <w:rsid w:val="001A5A85"/>
    <w:rsid w:val="001A5F44"/>
    <w:rsid w:val="001A6168"/>
    <w:rsid w:val="001A6222"/>
    <w:rsid w:val="001A6571"/>
    <w:rsid w:val="001A66A7"/>
    <w:rsid w:val="001A6715"/>
    <w:rsid w:val="001A6966"/>
    <w:rsid w:val="001A7754"/>
    <w:rsid w:val="001A779E"/>
    <w:rsid w:val="001A784B"/>
    <w:rsid w:val="001A7B5D"/>
    <w:rsid w:val="001A7BDB"/>
    <w:rsid w:val="001A7F85"/>
    <w:rsid w:val="001B050F"/>
    <w:rsid w:val="001B081F"/>
    <w:rsid w:val="001B09F2"/>
    <w:rsid w:val="001B0B35"/>
    <w:rsid w:val="001B0E58"/>
    <w:rsid w:val="001B10CE"/>
    <w:rsid w:val="001B15FB"/>
    <w:rsid w:val="001B1662"/>
    <w:rsid w:val="001B2364"/>
    <w:rsid w:val="001B23D0"/>
    <w:rsid w:val="001B247B"/>
    <w:rsid w:val="001B2666"/>
    <w:rsid w:val="001B28D3"/>
    <w:rsid w:val="001B31FA"/>
    <w:rsid w:val="001B32A2"/>
    <w:rsid w:val="001B3B7D"/>
    <w:rsid w:val="001B3FBF"/>
    <w:rsid w:val="001B4017"/>
    <w:rsid w:val="001B41A2"/>
    <w:rsid w:val="001B475E"/>
    <w:rsid w:val="001B4AB8"/>
    <w:rsid w:val="001B5971"/>
    <w:rsid w:val="001B62A7"/>
    <w:rsid w:val="001B7046"/>
    <w:rsid w:val="001B72A7"/>
    <w:rsid w:val="001B755B"/>
    <w:rsid w:val="001B77A4"/>
    <w:rsid w:val="001B77BC"/>
    <w:rsid w:val="001B7AAD"/>
    <w:rsid w:val="001B7AF3"/>
    <w:rsid w:val="001C0387"/>
    <w:rsid w:val="001C05C0"/>
    <w:rsid w:val="001C0DAC"/>
    <w:rsid w:val="001C0E2D"/>
    <w:rsid w:val="001C0EC9"/>
    <w:rsid w:val="001C1077"/>
    <w:rsid w:val="001C1287"/>
    <w:rsid w:val="001C1526"/>
    <w:rsid w:val="001C1A4B"/>
    <w:rsid w:val="001C2009"/>
    <w:rsid w:val="001C213A"/>
    <w:rsid w:val="001C2E35"/>
    <w:rsid w:val="001C2E3B"/>
    <w:rsid w:val="001C3216"/>
    <w:rsid w:val="001C3242"/>
    <w:rsid w:val="001C38FC"/>
    <w:rsid w:val="001C3A9F"/>
    <w:rsid w:val="001C3F5D"/>
    <w:rsid w:val="001C4195"/>
    <w:rsid w:val="001C4467"/>
    <w:rsid w:val="001C4473"/>
    <w:rsid w:val="001C49FF"/>
    <w:rsid w:val="001C4A16"/>
    <w:rsid w:val="001C4C05"/>
    <w:rsid w:val="001C4D0A"/>
    <w:rsid w:val="001C5711"/>
    <w:rsid w:val="001C5F7A"/>
    <w:rsid w:val="001C6B2F"/>
    <w:rsid w:val="001C744A"/>
    <w:rsid w:val="001C76AF"/>
    <w:rsid w:val="001C7CF7"/>
    <w:rsid w:val="001C7FC6"/>
    <w:rsid w:val="001D0307"/>
    <w:rsid w:val="001D04E2"/>
    <w:rsid w:val="001D05C2"/>
    <w:rsid w:val="001D1035"/>
    <w:rsid w:val="001D1315"/>
    <w:rsid w:val="001D13B6"/>
    <w:rsid w:val="001D19B8"/>
    <w:rsid w:val="001D1AAB"/>
    <w:rsid w:val="001D1DD9"/>
    <w:rsid w:val="001D2022"/>
    <w:rsid w:val="001D2065"/>
    <w:rsid w:val="001D20D5"/>
    <w:rsid w:val="001D20F0"/>
    <w:rsid w:val="001D22CB"/>
    <w:rsid w:val="001D29A0"/>
    <w:rsid w:val="001D2DD1"/>
    <w:rsid w:val="001D3816"/>
    <w:rsid w:val="001D3CC8"/>
    <w:rsid w:val="001D3E8B"/>
    <w:rsid w:val="001D4020"/>
    <w:rsid w:val="001D40F0"/>
    <w:rsid w:val="001D427A"/>
    <w:rsid w:val="001D4AEB"/>
    <w:rsid w:val="001D4BC2"/>
    <w:rsid w:val="001D4BCD"/>
    <w:rsid w:val="001D4BE4"/>
    <w:rsid w:val="001D4F70"/>
    <w:rsid w:val="001D4FC2"/>
    <w:rsid w:val="001D5100"/>
    <w:rsid w:val="001D51CC"/>
    <w:rsid w:val="001D5505"/>
    <w:rsid w:val="001D572D"/>
    <w:rsid w:val="001D5EE6"/>
    <w:rsid w:val="001D622D"/>
    <w:rsid w:val="001D63B1"/>
    <w:rsid w:val="001D6A2F"/>
    <w:rsid w:val="001D6BF3"/>
    <w:rsid w:val="001D7237"/>
    <w:rsid w:val="001D761C"/>
    <w:rsid w:val="001D7879"/>
    <w:rsid w:val="001E025F"/>
    <w:rsid w:val="001E07CF"/>
    <w:rsid w:val="001E1507"/>
    <w:rsid w:val="001E1B46"/>
    <w:rsid w:val="001E1BDA"/>
    <w:rsid w:val="001E1D00"/>
    <w:rsid w:val="001E20E9"/>
    <w:rsid w:val="001E2B1D"/>
    <w:rsid w:val="001E2CBE"/>
    <w:rsid w:val="001E2CD0"/>
    <w:rsid w:val="001E30AE"/>
    <w:rsid w:val="001E32AC"/>
    <w:rsid w:val="001E3404"/>
    <w:rsid w:val="001E4365"/>
    <w:rsid w:val="001E4469"/>
    <w:rsid w:val="001E458E"/>
    <w:rsid w:val="001E4675"/>
    <w:rsid w:val="001E56E7"/>
    <w:rsid w:val="001E61F2"/>
    <w:rsid w:val="001E6BF8"/>
    <w:rsid w:val="001E6DAC"/>
    <w:rsid w:val="001E6E3F"/>
    <w:rsid w:val="001E708C"/>
    <w:rsid w:val="001E7FF4"/>
    <w:rsid w:val="001F0416"/>
    <w:rsid w:val="001F0984"/>
    <w:rsid w:val="001F0AAE"/>
    <w:rsid w:val="001F0CDC"/>
    <w:rsid w:val="001F0D1A"/>
    <w:rsid w:val="001F0E95"/>
    <w:rsid w:val="001F0F4E"/>
    <w:rsid w:val="001F0FD5"/>
    <w:rsid w:val="001F1613"/>
    <w:rsid w:val="001F18B4"/>
    <w:rsid w:val="001F18BD"/>
    <w:rsid w:val="001F1A17"/>
    <w:rsid w:val="001F1A84"/>
    <w:rsid w:val="001F1C1A"/>
    <w:rsid w:val="001F2073"/>
    <w:rsid w:val="001F245C"/>
    <w:rsid w:val="001F2771"/>
    <w:rsid w:val="001F2B61"/>
    <w:rsid w:val="001F2DB6"/>
    <w:rsid w:val="001F2E92"/>
    <w:rsid w:val="001F2E95"/>
    <w:rsid w:val="001F38D0"/>
    <w:rsid w:val="001F3A65"/>
    <w:rsid w:val="001F3C1A"/>
    <w:rsid w:val="001F3FD4"/>
    <w:rsid w:val="001F4376"/>
    <w:rsid w:val="001F4D4B"/>
    <w:rsid w:val="001F5DC3"/>
    <w:rsid w:val="001F629D"/>
    <w:rsid w:val="001F6AA5"/>
    <w:rsid w:val="001F6AE0"/>
    <w:rsid w:val="001F7210"/>
    <w:rsid w:val="001F75E3"/>
    <w:rsid w:val="001F77E1"/>
    <w:rsid w:val="001F7A53"/>
    <w:rsid w:val="001F7B76"/>
    <w:rsid w:val="001F7CEE"/>
    <w:rsid w:val="001F7DB4"/>
    <w:rsid w:val="00200906"/>
    <w:rsid w:val="00200B0B"/>
    <w:rsid w:val="002012A0"/>
    <w:rsid w:val="00201303"/>
    <w:rsid w:val="002015E3"/>
    <w:rsid w:val="00201632"/>
    <w:rsid w:val="0020172D"/>
    <w:rsid w:val="002022CE"/>
    <w:rsid w:val="00202378"/>
    <w:rsid w:val="002029A3"/>
    <w:rsid w:val="002029C0"/>
    <w:rsid w:val="00202C4F"/>
    <w:rsid w:val="00202FA9"/>
    <w:rsid w:val="0020362C"/>
    <w:rsid w:val="00203B34"/>
    <w:rsid w:val="00203B7F"/>
    <w:rsid w:val="00203EED"/>
    <w:rsid w:val="00204BEF"/>
    <w:rsid w:val="00204E86"/>
    <w:rsid w:val="00205030"/>
    <w:rsid w:val="00205BD5"/>
    <w:rsid w:val="00205BDB"/>
    <w:rsid w:val="00205E29"/>
    <w:rsid w:val="00205F4C"/>
    <w:rsid w:val="00206225"/>
    <w:rsid w:val="00206594"/>
    <w:rsid w:val="002067BA"/>
    <w:rsid w:val="0020692D"/>
    <w:rsid w:val="00206FBE"/>
    <w:rsid w:val="002070A8"/>
    <w:rsid w:val="0020752A"/>
    <w:rsid w:val="002077E3"/>
    <w:rsid w:val="002078AF"/>
    <w:rsid w:val="00207D76"/>
    <w:rsid w:val="00207FF0"/>
    <w:rsid w:val="002101C7"/>
    <w:rsid w:val="0021147C"/>
    <w:rsid w:val="00211622"/>
    <w:rsid w:val="0021193E"/>
    <w:rsid w:val="00211996"/>
    <w:rsid w:val="002119B6"/>
    <w:rsid w:val="00211AA6"/>
    <w:rsid w:val="00211B23"/>
    <w:rsid w:val="002122E9"/>
    <w:rsid w:val="0021243C"/>
    <w:rsid w:val="00212585"/>
    <w:rsid w:val="002125F2"/>
    <w:rsid w:val="002128DE"/>
    <w:rsid w:val="002131A3"/>
    <w:rsid w:val="00213382"/>
    <w:rsid w:val="002135AC"/>
    <w:rsid w:val="0021370E"/>
    <w:rsid w:val="002137EA"/>
    <w:rsid w:val="00213B53"/>
    <w:rsid w:val="00213B75"/>
    <w:rsid w:val="00213E65"/>
    <w:rsid w:val="002147BC"/>
    <w:rsid w:val="00214DBE"/>
    <w:rsid w:val="002152C5"/>
    <w:rsid w:val="002157B2"/>
    <w:rsid w:val="00215C32"/>
    <w:rsid w:val="00215FCD"/>
    <w:rsid w:val="00215FEE"/>
    <w:rsid w:val="00216245"/>
    <w:rsid w:val="00216275"/>
    <w:rsid w:val="002162BA"/>
    <w:rsid w:val="002163ED"/>
    <w:rsid w:val="00216402"/>
    <w:rsid w:val="00216A87"/>
    <w:rsid w:val="00217469"/>
    <w:rsid w:val="0021768E"/>
    <w:rsid w:val="002177BF"/>
    <w:rsid w:val="00217DB9"/>
    <w:rsid w:val="00217E17"/>
    <w:rsid w:val="00217E2C"/>
    <w:rsid w:val="00220362"/>
    <w:rsid w:val="002204C3"/>
    <w:rsid w:val="002207E1"/>
    <w:rsid w:val="00220A01"/>
    <w:rsid w:val="00220C2F"/>
    <w:rsid w:val="00220F57"/>
    <w:rsid w:val="00221FB2"/>
    <w:rsid w:val="00222A49"/>
    <w:rsid w:val="00222BAA"/>
    <w:rsid w:val="0022377A"/>
    <w:rsid w:val="0022422D"/>
    <w:rsid w:val="00224463"/>
    <w:rsid w:val="00224530"/>
    <w:rsid w:val="0022457F"/>
    <w:rsid w:val="0022498C"/>
    <w:rsid w:val="002249FF"/>
    <w:rsid w:val="00224B9D"/>
    <w:rsid w:val="00224F0F"/>
    <w:rsid w:val="0022515F"/>
    <w:rsid w:val="00225A8E"/>
    <w:rsid w:val="00225B37"/>
    <w:rsid w:val="00225E27"/>
    <w:rsid w:val="002260F9"/>
    <w:rsid w:val="002266B2"/>
    <w:rsid w:val="00226E02"/>
    <w:rsid w:val="00226E57"/>
    <w:rsid w:val="0022765E"/>
    <w:rsid w:val="00227799"/>
    <w:rsid w:val="00227E8E"/>
    <w:rsid w:val="002301EB"/>
    <w:rsid w:val="002306BB"/>
    <w:rsid w:val="00230A68"/>
    <w:rsid w:val="00230B2F"/>
    <w:rsid w:val="00230BE6"/>
    <w:rsid w:val="00230D41"/>
    <w:rsid w:val="00230F50"/>
    <w:rsid w:val="0023114F"/>
    <w:rsid w:val="00231FEA"/>
    <w:rsid w:val="00232020"/>
    <w:rsid w:val="002320B2"/>
    <w:rsid w:val="00232269"/>
    <w:rsid w:val="002324C7"/>
    <w:rsid w:val="00232593"/>
    <w:rsid w:val="002326E7"/>
    <w:rsid w:val="00232B44"/>
    <w:rsid w:val="002332C6"/>
    <w:rsid w:val="00233BA2"/>
    <w:rsid w:val="00233F5A"/>
    <w:rsid w:val="00233FB8"/>
    <w:rsid w:val="00234666"/>
    <w:rsid w:val="00234C02"/>
    <w:rsid w:val="00234F05"/>
    <w:rsid w:val="002350AA"/>
    <w:rsid w:val="002356FB"/>
    <w:rsid w:val="0023586D"/>
    <w:rsid w:val="00235E5D"/>
    <w:rsid w:val="00235F61"/>
    <w:rsid w:val="002361BC"/>
    <w:rsid w:val="00236703"/>
    <w:rsid w:val="002368A7"/>
    <w:rsid w:val="002369AE"/>
    <w:rsid w:val="00237153"/>
    <w:rsid w:val="00240AC5"/>
    <w:rsid w:val="00240DC1"/>
    <w:rsid w:val="0024117C"/>
    <w:rsid w:val="00241440"/>
    <w:rsid w:val="0024172C"/>
    <w:rsid w:val="00241868"/>
    <w:rsid w:val="00241D27"/>
    <w:rsid w:val="002420D2"/>
    <w:rsid w:val="00242590"/>
    <w:rsid w:val="00242762"/>
    <w:rsid w:val="00242CBF"/>
    <w:rsid w:val="00242D3C"/>
    <w:rsid w:val="00242FA6"/>
    <w:rsid w:val="00243121"/>
    <w:rsid w:val="00243261"/>
    <w:rsid w:val="002433DC"/>
    <w:rsid w:val="00243466"/>
    <w:rsid w:val="002436EB"/>
    <w:rsid w:val="00243E2C"/>
    <w:rsid w:val="00243EAF"/>
    <w:rsid w:val="00243F3F"/>
    <w:rsid w:val="002443B3"/>
    <w:rsid w:val="00244620"/>
    <w:rsid w:val="002447AC"/>
    <w:rsid w:val="00244AC3"/>
    <w:rsid w:val="00244CA7"/>
    <w:rsid w:val="00245149"/>
    <w:rsid w:val="00245448"/>
    <w:rsid w:val="00245896"/>
    <w:rsid w:val="0024602E"/>
    <w:rsid w:val="002463D0"/>
    <w:rsid w:val="002469BA"/>
    <w:rsid w:val="00247246"/>
    <w:rsid w:val="00247B71"/>
    <w:rsid w:val="00247EC7"/>
    <w:rsid w:val="00247F96"/>
    <w:rsid w:val="00250F01"/>
    <w:rsid w:val="00250F88"/>
    <w:rsid w:val="00251034"/>
    <w:rsid w:val="0025130A"/>
    <w:rsid w:val="002516C1"/>
    <w:rsid w:val="00251B79"/>
    <w:rsid w:val="00252147"/>
    <w:rsid w:val="0025306E"/>
    <w:rsid w:val="0025310D"/>
    <w:rsid w:val="00253140"/>
    <w:rsid w:val="0025342B"/>
    <w:rsid w:val="00253549"/>
    <w:rsid w:val="002537A6"/>
    <w:rsid w:val="0025392F"/>
    <w:rsid w:val="00253CD0"/>
    <w:rsid w:val="00253F5B"/>
    <w:rsid w:val="00253FF1"/>
    <w:rsid w:val="0025401E"/>
    <w:rsid w:val="002544A8"/>
    <w:rsid w:val="00254709"/>
    <w:rsid w:val="00254DEF"/>
    <w:rsid w:val="00254F7E"/>
    <w:rsid w:val="00255735"/>
    <w:rsid w:val="002562A9"/>
    <w:rsid w:val="002563B2"/>
    <w:rsid w:val="002568DE"/>
    <w:rsid w:val="002568F8"/>
    <w:rsid w:val="002569CE"/>
    <w:rsid w:val="00256F70"/>
    <w:rsid w:val="00257063"/>
    <w:rsid w:val="0025725C"/>
    <w:rsid w:val="00257680"/>
    <w:rsid w:val="00257AD5"/>
    <w:rsid w:val="00257B8A"/>
    <w:rsid w:val="00257D9B"/>
    <w:rsid w:val="00257FE3"/>
    <w:rsid w:val="002604EA"/>
    <w:rsid w:val="00260F1B"/>
    <w:rsid w:val="0026104C"/>
    <w:rsid w:val="00261D93"/>
    <w:rsid w:val="00261F45"/>
    <w:rsid w:val="00261F5F"/>
    <w:rsid w:val="00262096"/>
    <w:rsid w:val="002623AC"/>
    <w:rsid w:val="0026296F"/>
    <w:rsid w:val="00262A9B"/>
    <w:rsid w:val="002632FB"/>
    <w:rsid w:val="0026334E"/>
    <w:rsid w:val="00263365"/>
    <w:rsid w:val="0026344F"/>
    <w:rsid w:val="00263766"/>
    <w:rsid w:val="00263A65"/>
    <w:rsid w:val="00263BA7"/>
    <w:rsid w:val="00263E6E"/>
    <w:rsid w:val="00263E8B"/>
    <w:rsid w:val="00264035"/>
    <w:rsid w:val="00264195"/>
    <w:rsid w:val="002641A5"/>
    <w:rsid w:val="002646AC"/>
    <w:rsid w:val="002649A4"/>
    <w:rsid w:val="00264E2D"/>
    <w:rsid w:val="00264F1D"/>
    <w:rsid w:val="0026502F"/>
    <w:rsid w:val="0026534A"/>
    <w:rsid w:val="00265446"/>
    <w:rsid w:val="002654D7"/>
    <w:rsid w:val="00265B8A"/>
    <w:rsid w:val="00266319"/>
    <w:rsid w:val="00266DE9"/>
    <w:rsid w:val="00267505"/>
    <w:rsid w:val="00267B13"/>
    <w:rsid w:val="00270068"/>
    <w:rsid w:val="00270976"/>
    <w:rsid w:val="00270A53"/>
    <w:rsid w:val="00270BC5"/>
    <w:rsid w:val="00270C44"/>
    <w:rsid w:val="00270E19"/>
    <w:rsid w:val="002715A6"/>
    <w:rsid w:val="002718BD"/>
    <w:rsid w:val="0027215A"/>
    <w:rsid w:val="002726FA"/>
    <w:rsid w:val="00272911"/>
    <w:rsid w:val="002729F1"/>
    <w:rsid w:val="00272D53"/>
    <w:rsid w:val="002734C2"/>
    <w:rsid w:val="00273517"/>
    <w:rsid w:val="002735B5"/>
    <w:rsid w:val="002736BC"/>
    <w:rsid w:val="00273D18"/>
    <w:rsid w:val="00273DC1"/>
    <w:rsid w:val="00273E7E"/>
    <w:rsid w:val="002748AA"/>
    <w:rsid w:val="00274AF7"/>
    <w:rsid w:val="00274BFC"/>
    <w:rsid w:val="00274E42"/>
    <w:rsid w:val="00275213"/>
    <w:rsid w:val="002752A0"/>
    <w:rsid w:val="00275315"/>
    <w:rsid w:val="002753F1"/>
    <w:rsid w:val="002765DE"/>
    <w:rsid w:val="002765F6"/>
    <w:rsid w:val="0027690E"/>
    <w:rsid w:val="0027694E"/>
    <w:rsid w:val="00276C9A"/>
    <w:rsid w:val="00277416"/>
    <w:rsid w:val="002774DA"/>
    <w:rsid w:val="00277A9B"/>
    <w:rsid w:val="002804B0"/>
    <w:rsid w:val="002809E1"/>
    <w:rsid w:val="00280D78"/>
    <w:rsid w:val="00280DAC"/>
    <w:rsid w:val="00280ED4"/>
    <w:rsid w:val="00280F84"/>
    <w:rsid w:val="00281055"/>
    <w:rsid w:val="0028114D"/>
    <w:rsid w:val="00281729"/>
    <w:rsid w:val="002818C7"/>
    <w:rsid w:val="00281A8A"/>
    <w:rsid w:val="00281B80"/>
    <w:rsid w:val="00281C63"/>
    <w:rsid w:val="00281E20"/>
    <w:rsid w:val="00281E4C"/>
    <w:rsid w:val="002822DE"/>
    <w:rsid w:val="002825E2"/>
    <w:rsid w:val="002826B8"/>
    <w:rsid w:val="00282D6D"/>
    <w:rsid w:val="00282EE8"/>
    <w:rsid w:val="002830FF"/>
    <w:rsid w:val="002832E8"/>
    <w:rsid w:val="002839EB"/>
    <w:rsid w:val="00283B9D"/>
    <w:rsid w:val="00283E7F"/>
    <w:rsid w:val="00284223"/>
    <w:rsid w:val="002846D8"/>
    <w:rsid w:val="00284D39"/>
    <w:rsid w:val="00284D83"/>
    <w:rsid w:val="002857A5"/>
    <w:rsid w:val="00285C96"/>
    <w:rsid w:val="00286172"/>
    <w:rsid w:val="002864B9"/>
    <w:rsid w:val="00286AC8"/>
    <w:rsid w:val="00287DF2"/>
    <w:rsid w:val="0029004B"/>
    <w:rsid w:val="00290146"/>
    <w:rsid w:val="00290599"/>
    <w:rsid w:val="00290842"/>
    <w:rsid w:val="00291364"/>
    <w:rsid w:val="002913F2"/>
    <w:rsid w:val="002913FB"/>
    <w:rsid w:val="0029162F"/>
    <w:rsid w:val="00291CB2"/>
    <w:rsid w:val="0029202B"/>
    <w:rsid w:val="002921DA"/>
    <w:rsid w:val="002925D9"/>
    <w:rsid w:val="00292A09"/>
    <w:rsid w:val="00292AB5"/>
    <w:rsid w:val="00292ACF"/>
    <w:rsid w:val="00292EAA"/>
    <w:rsid w:val="002931B1"/>
    <w:rsid w:val="00293256"/>
    <w:rsid w:val="0029387F"/>
    <w:rsid w:val="00293AF0"/>
    <w:rsid w:val="00293C21"/>
    <w:rsid w:val="00293F47"/>
    <w:rsid w:val="00294213"/>
    <w:rsid w:val="00294525"/>
    <w:rsid w:val="00294744"/>
    <w:rsid w:val="00294EB4"/>
    <w:rsid w:val="002952F4"/>
    <w:rsid w:val="00295356"/>
    <w:rsid w:val="00295A1C"/>
    <w:rsid w:val="00296547"/>
    <w:rsid w:val="00297237"/>
    <w:rsid w:val="002976D2"/>
    <w:rsid w:val="00297967"/>
    <w:rsid w:val="00297C57"/>
    <w:rsid w:val="002A0BDC"/>
    <w:rsid w:val="002A166B"/>
    <w:rsid w:val="002A1F10"/>
    <w:rsid w:val="002A2037"/>
    <w:rsid w:val="002A2498"/>
    <w:rsid w:val="002A2D84"/>
    <w:rsid w:val="002A3136"/>
    <w:rsid w:val="002A34F6"/>
    <w:rsid w:val="002A360E"/>
    <w:rsid w:val="002A38E6"/>
    <w:rsid w:val="002A3D48"/>
    <w:rsid w:val="002A3D8A"/>
    <w:rsid w:val="002A51C1"/>
    <w:rsid w:val="002A51D5"/>
    <w:rsid w:val="002A5712"/>
    <w:rsid w:val="002A583E"/>
    <w:rsid w:val="002A5BEC"/>
    <w:rsid w:val="002A67AE"/>
    <w:rsid w:val="002A67FF"/>
    <w:rsid w:val="002A6B15"/>
    <w:rsid w:val="002A70D6"/>
    <w:rsid w:val="002A75ED"/>
    <w:rsid w:val="002A776B"/>
    <w:rsid w:val="002A783C"/>
    <w:rsid w:val="002A78AC"/>
    <w:rsid w:val="002A7B7F"/>
    <w:rsid w:val="002A7E15"/>
    <w:rsid w:val="002A7EF4"/>
    <w:rsid w:val="002A7F05"/>
    <w:rsid w:val="002B0583"/>
    <w:rsid w:val="002B0ABD"/>
    <w:rsid w:val="002B11DE"/>
    <w:rsid w:val="002B15F0"/>
    <w:rsid w:val="002B1682"/>
    <w:rsid w:val="002B19BF"/>
    <w:rsid w:val="002B1DD3"/>
    <w:rsid w:val="002B1FC5"/>
    <w:rsid w:val="002B20FA"/>
    <w:rsid w:val="002B2133"/>
    <w:rsid w:val="002B2186"/>
    <w:rsid w:val="002B2368"/>
    <w:rsid w:val="002B241D"/>
    <w:rsid w:val="002B2627"/>
    <w:rsid w:val="002B2D8C"/>
    <w:rsid w:val="002B2EFB"/>
    <w:rsid w:val="002B2FD2"/>
    <w:rsid w:val="002B34EE"/>
    <w:rsid w:val="002B37CF"/>
    <w:rsid w:val="002B3B3E"/>
    <w:rsid w:val="002B4C2E"/>
    <w:rsid w:val="002B4CEB"/>
    <w:rsid w:val="002B4DD0"/>
    <w:rsid w:val="002B53DE"/>
    <w:rsid w:val="002B58A1"/>
    <w:rsid w:val="002B5D5F"/>
    <w:rsid w:val="002B5EBF"/>
    <w:rsid w:val="002B5EE7"/>
    <w:rsid w:val="002B6C1A"/>
    <w:rsid w:val="002B70C2"/>
    <w:rsid w:val="002B729E"/>
    <w:rsid w:val="002B7828"/>
    <w:rsid w:val="002C008C"/>
    <w:rsid w:val="002C01FB"/>
    <w:rsid w:val="002C0247"/>
    <w:rsid w:val="002C08AB"/>
    <w:rsid w:val="002C0A70"/>
    <w:rsid w:val="002C0B34"/>
    <w:rsid w:val="002C0FEA"/>
    <w:rsid w:val="002C11ED"/>
    <w:rsid w:val="002C131E"/>
    <w:rsid w:val="002C1442"/>
    <w:rsid w:val="002C1501"/>
    <w:rsid w:val="002C186B"/>
    <w:rsid w:val="002C1A96"/>
    <w:rsid w:val="002C1D18"/>
    <w:rsid w:val="002C1DAE"/>
    <w:rsid w:val="002C1E6D"/>
    <w:rsid w:val="002C2310"/>
    <w:rsid w:val="002C24AD"/>
    <w:rsid w:val="002C24B2"/>
    <w:rsid w:val="002C24F1"/>
    <w:rsid w:val="002C2686"/>
    <w:rsid w:val="002C293E"/>
    <w:rsid w:val="002C2B34"/>
    <w:rsid w:val="002C2D64"/>
    <w:rsid w:val="002C32EB"/>
    <w:rsid w:val="002C33E4"/>
    <w:rsid w:val="002C3947"/>
    <w:rsid w:val="002C3F04"/>
    <w:rsid w:val="002C4829"/>
    <w:rsid w:val="002C4F97"/>
    <w:rsid w:val="002C545D"/>
    <w:rsid w:val="002C559C"/>
    <w:rsid w:val="002C5BD3"/>
    <w:rsid w:val="002C5FC5"/>
    <w:rsid w:val="002C6E2B"/>
    <w:rsid w:val="002C6EEB"/>
    <w:rsid w:val="002C7313"/>
    <w:rsid w:val="002C7E0C"/>
    <w:rsid w:val="002C7E8E"/>
    <w:rsid w:val="002D0044"/>
    <w:rsid w:val="002D0A0E"/>
    <w:rsid w:val="002D0A60"/>
    <w:rsid w:val="002D0B01"/>
    <w:rsid w:val="002D0B37"/>
    <w:rsid w:val="002D1354"/>
    <w:rsid w:val="002D1529"/>
    <w:rsid w:val="002D18B2"/>
    <w:rsid w:val="002D19A9"/>
    <w:rsid w:val="002D1C4C"/>
    <w:rsid w:val="002D1F81"/>
    <w:rsid w:val="002D201B"/>
    <w:rsid w:val="002D2538"/>
    <w:rsid w:val="002D29A5"/>
    <w:rsid w:val="002D2A5A"/>
    <w:rsid w:val="002D2A94"/>
    <w:rsid w:val="002D2E91"/>
    <w:rsid w:val="002D3627"/>
    <w:rsid w:val="002D3ACD"/>
    <w:rsid w:val="002D3B46"/>
    <w:rsid w:val="002D4060"/>
    <w:rsid w:val="002D40DC"/>
    <w:rsid w:val="002D4264"/>
    <w:rsid w:val="002D4298"/>
    <w:rsid w:val="002D4FB6"/>
    <w:rsid w:val="002D55AB"/>
    <w:rsid w:val="002D5E88"/>
    <w:rsid w:val="002D634E"/>
    <w:rsid w:val="002D6378"/>
    <w:rsid w:val="002D6415"/>
    <w:rsid w:val="002D64C0"/>
    <w:rsid w:val="002D6D59"/>
    <w:rsid w:val="002D6E71"/>
    <w:rsid w:val="002D7375"/>
    <w:rsid w:val="002D7710"/>
    <w:rsid w:val="002D7E00"/>
    <w:rsid w:val="002E0299"/>
    <w:rsid w:val="002E08B1"/>
    <w:rsid w:val="002E0995"/>
    <w:rsid w:val="002E0B3C"/>
    <w:rsid w:val="002E0C3E"/>
    <w:rsid w:val="002E0D97"/>
    <w:rsid w:val="002E10EF"/>
    <w:rsid w:val="002E11AF"/>
    <w:rsid w:val="002E121E"/>
    <w:rsid w:val="002E129E"/>
    <w:rsid w:val="002E13F3"/>
    <w:rsid w:val="002E1540"/>
    <w:rsid w:val="002E1D3C"/>
    <w:rsid w:val="002E1FDC"/>
    <w:rsid w:val="002E2496"/>
    <w:rsid w:val="002E2CB7"/>
    <w:rsid w:val="002E2CF5"/>
    <w:rsid w:val="002E3F97"/>
    <w:rsid w:val="002E414B"/>
    <w:rsid w:val="002E42A4"/>
    <w:rsid w:val="002E457F"/>
    <w:rsid w:val="002E4A29"/>
    <w:rsid w:val="002E4BD7"/>
    <w:rsid w:val="002E53D9"/>
    <w:rsid w:val="002E5558"/>
    <w:rsid w:val="002E5856"/>
    <w:rsid w:val="002E5EB3"/>
    <w:rsid w:val="002E6093"/>
    <w:rsid w:val="002E6177"/>
    <w:rsid w:val="002E6232"/>
    <w:rsid w:val="002E65ED"/>
    <w:rsid w:val="002E66A9"/>
    <w:rsid w:val="002E6FA6"/>
    <w:rsid w:val="002E72E4"/>
    <w:rsid w:val="002E74A5"/>
    <w:rsid w:val="002E7803"/>
    <w:rsid w:val="002E79F3"/>
    <w:rsid w:val="002E7E58"/>
    <w:rsid w:val="002F05EB"/>
    <w:rsid w:val="002F07F5"/>
    <w:rsid w:val="002F0867"/>
    <w:rsid w:val="002F0EBC"/>
    <w:rsid w:val="002F1458"/>
    <w:rsid w:val="002F1770"/>
    <w:rsid w:val="002F1B5C"/>
    <w:rsid w:val="002F26B8"/>
    <w:rsid w:val="002F2AD2"/>
    <w:rsid w:val="002F2DE6"/>
    <w:rsid w:val="002F2FA5"/>
    <w:rsid w:val="002F348F"/>
    <w:rsid w:val="002F3944"/>
    <w:rsid w:val="002F39CF"/>
    <w:rsid w:val="002F3ADC"/>
    <w:rsid w:val="002F3C2B"/>
    <w:rsid w:val="002F3D0B"/>
    <w:rsid w:val="002F4024"/>
    <w:rsid w:val="002F4068"/>
    <w:rsid w:val="002F4259"/>
    <w:rsid w:val="002F47C0"/>
    <w:rsid w:val="002F4A47"/>
    <w:rsid w:val="002F4F17"/>
    <w:rsid w:val="002F5586"/>
    <w:rsid w:val="002F561A"/>
    <w:rsid w:val="002F5709"/>
    <w:rsid w:val="002F574C"/>
    <w:rsid w:val="002F5D39"/>
    <w:rsid w:val="002F5F25"/>
    <w:rsid w:val="002F62DB"/>
    <w:rsid w:val="002F6916"/>
    <w:rsid w:val="002F6A49"/>
    <w:rsid w:val="002F6FDD"/>
    <w:rsid w:val="002F7876"/>
    <w:rsid w:val="002F7970"/>
    <w:rsid w:val="002F7ED5"/>
    <w:rsid w:val="0030064F"/>
    <w:rsid w:val="00300674"/>
    <w:rsid w:val="00300ACB"/>
    <w:rsid w:val="00300C16"/>
    <w:rsid w:val="00300FB3"/>
    <w:rsid w:val="00301758"/>
    <w:rsid w:val="0030196D"/>
    <w:rsid w:val="00301DF6"/>
    <w:rsid w:val="00301F30"/>
    <w:rsid w:val="0030216F"/>
    <w:rsid w:val="003021FE"/>
    <w:rsid w:val="00302383"/>
    <w:rsid w:val="00302AE0"/>
    <w:rsid w:val="00302D10"/>
    <w:rsid w:val="00303770"/>
    <w:rsid w:val="003038EC"/>
    <w:rsid w:val="00303E49"/>
    <w:rsid w:val="00303EB0"/>
    <w:rsid w:val="0030452F"/>
    <w:rsid w:val="0030473A"/>
    <w:rsid w:val="00304870"/>
    <w:rsid w:val="00304FDA"/>
    <w:rsid w:val="003050A6"/>
    <w:rsid w:val="0030588F"/>
    <w:rsid w:val="00305A52"/>
    <w:rsid w:val="00305D82"/>
    <w:rsid w:val="00305DF2"/>
    <w:rsid w:val="00305E41"/>
    <w:rsid w:val="00305F8D"/>
    <w:rsid w:val="0030630C"/>
    <w:rsid w:val="003063EC"/>
    <w:rsid w:val="00306990"/>
    <w:rsid w:val="00306F6A"/>
    <w:rsid w:val="003075AB"/>
    <w:rsid w:val="003077C5"/>
    <w:rsid w:val="00307A2C"/>
    <w:rsid w:val="00307A47"/>
    <w:rsid w:val="00307CB6"/>
    <w:rsid w:val="00307EDE"/>
    <w:rsid w:val="00310862"/>
    <w:rsid w:val="00310C7A"/>
    <w:rsid w:val="003111F0"/>
    <w:rsid w:val="00311B3E"/>
    <w:rsid w:val="003121D3"/>
    <w:rsid w:val="00312386"/>
    <w:rsid w:val="00312395"/>
    <w:rsid w:val="003135A4"/>
    <w:rsid w:val="00313C51"/>
    <w:rsid w:val="00314500"/>
    <w:rsid w:val="003146DC"/>
    <w:rsid w:val="00314B6D"/>
    <w:rsid w:val="00314B7C"/>
    <w:rsid w:val="00314C77"/>
    <w:rsid w:val="00314C8F"/>
    <w:rsid w:val="00314D9B"/>
    <w:rsid w:val="00314E3B"/>
    <w:rsid w:val="003152C7"/>
    <w:rsid w:val="00315347"/>
    <w:rsid w:val="003154EE"/>
    <w:rsid w:val="003158CF"/>
    <w:rsid w:val="0031602A"/>
    <w:rsid w:val="00316077"/>
    <w:rsid w:val="003160FC"/>
    <w:rsid w:val="003161DB"/>
    <w:rsid w:val="00316244"/>
    <w:rsid w:val="0031628B"/>
    <w:rsid w:val="0031652B"/>
    <w:rsid w:val="00316C51"/>
    <w:rsid w:val="003170A8"/>
    <w:rsid w:val="0031744C"/>
    <w:rsid w:val="00317805"/>
    <w:rsid w:val="00317A91"/>
    <w:rsid w:val="00317FD8"/>
    <w:rsid w:val="00320133"/>
    <w:rsid w:val="0032048E"/>
    <w:rsid w:val="00320977"/>
    <w:rsid w:val="00320D6F"/>
    <w:rsid w:val="00321379"/>
    <w:rsid w:val="003214AA"/>
    <w:rsid w:val="0032197D"/>
    <w:rsid w:val="00321DB6"/>
    <w:rsid w:val="003227A9"/>
    <w:rsid w:val="00322893"/>
    <w:rsid w:val="00322AEB"/>
    <w:rsid w:val="00323345"/>
    <w:rsid w:val="00323786"/>
    <w:rsid w:val="00323A0B"/>
    <w:rsid w:val="0032426D"/>
    <w:rsid w:val="003246AE"/>
    <w:rsid w:val="00324B84"/>
    <w:rsid w:val="00324CD6"/>
    <w:rsid w:val="00324D2A"/>
    <w:rsid w:val="003255D2"/>
    <w:rsid w:val="003255E6"/>
    <w:rsid w:val="003256FD"/>
    <w:rsid w:val="003258C3"/>
    <w:rsid w:val="00325A01"/>
    <w:rsid w:val="00325C14"/>
    <w:rsid w:val="0032607C"/>
    <w:rsid w:val="00326180"/>
    <w:rsid w:val="00326368"/>
    <w:rsid w:val="003264C8"/>
    <w:rsid w:val="00326535"/>
    <w:rsid w:val="00326895"/>
    <w:rsid w:val="00326963"/>
    <w:rsid w:val="00326D9D"/>
    <w:rsid w:val="0032703B"/>
    <w:rsid w:val="003272B9"/>
    <w:rsid w:val="00327606"/>
    <w:rsid w:val="0032769B"/>
    <w:rsid w:val="00327899"/>
    <w:rsid w:val="00327920"/>
    <w:rsid w:val="00327B8E"/>
    <w:rsid w:val="00330300"/>
    <w:rsid w:val="003305DD"/>
    <w:rsid w:val="00330639"/>
    <w:rsid w:val="003307C5"/>
    <w:rsid w:val="003310CE"/>
    <w:rsid w:val="003311A3"/>
    <w:rsid w:val="00331710"/>
    <w:rsid w:val="0033188C"/>
    <w:rsid w:val="00331DD0"/>
    <w:rsid w:val="00332021"/>
    <w:rsid w:val="003333F0"/>
    <w:rsid w:val="003337A3"/>
    <w:rsid w:val="00333897"/>
    <w:rsid w:val="003338D9"/>
    <w:rsid w:val="00333AB5"/>
    <w:rsid w:val="00333F8C"/>
    <w:rsid w:val="00333FDB"/>
    <w:rsid w:val="00333FF1"/>
    <w:rsid w:val="00334022"/>
    <w:rsid w:val="00334627"/>
    <w:rsid w:val="00334D62"/>
    <w:rsid w:val="00335863"/>
    <w:rsid w:val="00335C1B"/>
    <w:rsid w:val="00335CF1"/>
    <w:rsid w:val="00335EAB"/>
    <w:rsid w:val="003360C3"/>
    <w:rsid w:val="00336134"/>
    <w:rsid w:val="00336B12"/>
    <w:rsid w:val="00336CA5"/>
    <w:rsid w:val="00336D10"/>
    <w:rsid w:val="0033709E"/>
    <w:rsid w:val="003378CC"/>
    <w:rsid w:val="003378D5"/>
    <w:rsid w:val="00337C7D"/>
    <w:rsid w:val="00337E52"/>
    <w:rsid w:val="00340124"/>
    <w:rsid w:val="003402C2"/>
    <w:rsid w:val="00340450"/>
    <w:rsid w:val="00340A86"/>
    <w:rsid w:val="00340B0E"/>
    <w:rsid w:val="00340F8B"/>
    <w:rsid w:val="003417C5"/>
    <w:rsid w:val="00341DE3"/>
    <w:rsid w:val="0034298C"/>
    <w:rsid w:val="00342A58"/>
    <w:rsid w:val="00342AF0"/>
    <w:rsid w:val="00342D55"/>
    <w:rsid w:val="00343137"/>
    <w:rsid w:val="003431ED"/>
    <w:rsid w:val="003434B2"/>
    <w:rsid w:val="00343994"/>
    <w:rsid w:val="00343A88"/>
    <w:rsid w:val="00343AC4"/>
    <w:rsid w:val="003440A6"/>
    <w:rsid w:val="00344369"/>
    <w:rsid w:val="00344405"/>
    <w:rsid w:val="00344441"/>
    <w:rsid w:val="00344A68"/>
    <w:rsid w:val="00344B83"/>
    <w:rsid w:val="00344C7E"/>
    <w:rsid w:val="00344FFC"/>
    <w:rsid w:val="00345087"/>
    <w:rsid w:val="00345732"/>
    <w:rsid w:val="00345D95"/>
    <w:rsid w:val="00345F89"/>
    <w:rsid w:val="003462A3"/>
    <w:rsid w:val="003463CA"/>
    <w:rsid w:val="0034669C"/>
    <w:rsid w:val="00346812"/>
    <w:rsid w:val="00346842"/>
    <w:rsid w:val="00346F72"/>
    <w:rsid w:val="0034711D"/>
    <w:rsid w:val="003474C9"/>
    <w:rsid w:val="003501A8"/>
    <w:rsid w:val="00350342"/>
    <w:rsid w:val="0035047E"/>
    <w:rsid w:val="003504B8"/>
    <w:rsid w:val="00350801"/>
    <w:rsid w:val="00350A39"/>
    <w:rsid w:val="00350DCD"/>
    <w:rsid w:val="00351533"/>
    <w:rsid w:val="00351A3A"/>
    <w:rsid w:val="00351A62"/>
    <w:rsid w:val="00351B0A"/>
    <w:rsid w:val="00351F5E"/>
    <w:rsid w:val="00351FD6"/>
    <w:rsid w:val="00352017"/>
    <w:rsid w:val="00352CEA"/>
    <w:rsid w:val="00353289"/>
    <w:rsid w:val="003536FB"/>
    <w:rsid w:val="0035379A"/>
    <w:rsid w:val="00353B17"/>
    <w:rsid w:val="003543A9"/>
    <w:rsid w:val="003547A0"/>
    <w:rsid w:val="0035499F"/>
    <w:rsid w:val="00355329"/>
    <w:rsid w:val="003556CC"/>
    <w:rsid w:val="003556F4"/>
    <w:rsid w:val="00356253"/>
    <w:rsid w:val="0035631C"/>
    <w:rsid w:val="003565D6"/>
    <w:rsid w:val="00356AD8"/>
    <w:rsid w:val="00356D37"/>
    <w:rsid w:val="00356DA7"/>
    <w:rsid w:val="0035724E"/>
    <w:rsid w:val="00357AF5"/>
    <w:rsid w:val="00357F77"/>
    <w:rsid w:val="00360A58"/>
    <w:rsid w:val="00360B88"/>
    <w:rsid w:val="00360D0A"/>
    <w:rsid w:val="00360E05"/>
    <w:rsid w:val="00360FB0"/>
    <w:rsid w:val="003613B9"/>
    <w:rsid w:val="00361E41"/>
    <w:rsid w:val="0036216F"/>
    <w:rsid w:val="00362386"/>
    <w:rsid w:val="00362428"/>
    <w:rsid w:val="003625EC"/>
    <w:rsid w:val="00362BAA"/>
    <w:rsid w:val="00363130"/>
    <w:rsid w:val="0036346F"/>
    <w:rsid w:val="0036388A"/>
    <w:rsid w:val="00363BD7"/>
    <w:rsid w:val="00364104"/>
    <w:rsid w:val="00364127"/>
    <w:rsid w:val="00364199"/>
    <w:rsid w:val="00364227"/>
    <w:rsid w:val="00364405"/>
    <w:rsid w:val="003645DA"/>
    <w:rsid w:val="0036480D"/>
    <w:rsid w:val="00364965"/>
    <w:rsid w:val="00364AAC"/>
    <w:rsid w:val="00364B96"/>
    <w:rsid w:val="003650E1"/>
    <w:rsid w:val="003655C4"/>
    <w:rsid w:val="00365610"/>
    <w:rsid w:val="0036582C"/>
    <w:rsid w:val="00365C40"/>
    <w:rsid w:val="00365D88"/>
    <w:rsid w:val="003661E5"/>
    <w:rsid w:val="00366805"/>
    <w:rsid w:val="00366F9E"/>
    <w:rsid w:val="00366FC6"/>
    <w:rsid w:val="00367AC8"/>
    <w:rsid w:val="003703B4"/>
    <w:rsid w:val="0037047C"/>
    <w:rsid w:val="00370CC1"/>
    <w:rsid w:val="00370D6C"/>
    <w:rsid w:val="00370E65"/>
    <w:rsid w:val="003713D5"/>
    <w:rsid w:val="0037159F"/>
    <w:rsid w:val="0037213A"/>
    <w:rsid w:val="00372281"/>
    <w:rsid w:val="003723EA"/>
    <w:rsid w:val="0037257C"/>
    <w:rsid w:val="003728AF"/>
    <w:rsid w:val="00372ABB"/>
    <w:rsid w:val="00373054"/>
    <w:rsid w:val="0037346E"/>
    <w:rsid w:val="00373674"/>
    <w:rsid w:val="00373770"/>
    <w:rsid w:val="00373E2F"/>
    <w:rsid w:val="003743A5"/>
    <w:rsid w:val="00374479"/>
    <w:rsid w:val="00374FEA"/>
    <w:rsid w:val="00375A5E"/>
    <w:rsid w:val="00375CE6"/>
    <w:rsid w:val="00375FA6"/>
    <w:rsid w:val="00375FF8"/>
    <w:rsid w:val="003760FE"/>
    <w:rsid w:val="00376243"/>
    <w:rsid w:val="003762FC"/>
    <w:rsid w:val="0037640E"/>
    <w:rsid w:val="00376799"/>
    <w:rsid w:val="00376CC1"/>
    <w:rsid w:val="00376FC2"/>
    <w:rsid w:val="0037726B"/>
    <w:rsid w:val="00377283"/>
    <w:rsid w:val="0037790E"/>
    <w:rsid w:val="00377B8B"/>
    <w:rsid w:val="0038032B"/>
    <w:rsid w:val="00380334"/>
    <w:rsid w:val="003803B5"/>
    <w:rsid w:val="003804F4"/>
    <w:rsid w:val="003807D2"/>
    <w:rsid w:val="00380808"/>
    <w:rsid w:val="00380D47"/>
    <w:rsid w:val="00380E56"/>
    <w:rsid w:val="003810D9"/>
    <w:rsid w:val="00381398"/>
    <w:rsid w:val="00381438"/>
    <w:rsid w:val="00381778"/>
    <w:rsid w:val="003819C6"/>
    <w:rsid w:val="00381A27"/>
    <w:rsid w:val="00381DEF"/>
    <w:rsid w:val="00382347"/>
    <w:rsid w:val="00382606"/>
    <w:rsid w:val="00382EDC"/>
    <w:rsid w:val="00382FBB"/>
    <w:rsid w:val="0038322B"/>
    <w:rsid w:val="00383388"/>
    <w:rsid w:val="0038368C"/>
    <w:rsid w:val="00383D3B"/>
    <w:rsid w:val="003841EA"/>
    <w:rsid w:val="003842CE"/>
    <w:rsid w:val="00384511"/>
    <w:rsid w:val="00384D99"/>
    <w:rsid w:val="00384E1E"/>
    <w:rsid w:val="00384F4F"/>
    <w:rsid w:val="0038520D"/>
    <w:rsid w:val="003855A0"/>
    <w:rsid w:val="00385A4F"/>
    <w:rsid w:val="00385C60"/>
    <w:rsid w:val="00385F6C"/>
    <w:rsid w:val="00385FCF"/>
    <w:rsid w:val="00385FE0"/>
    <w:rsid w:val="00386106"/>
    <w:rsid w:val="0038666F"/>
    <w:rsid w:val="00386B3C"/>
    <w:rsid w:val="00386C96"/>
    <w:rsid w:val="00387346"/>
    <w:rsid w:val="00387C0F"/>
    <w:rsid w:val="0039058F"/>
    <w:rsid w:val="003905EC"/>
    <w:rsid w:val="0039091E"/>
    <w:rsid w:val="0039198E"/>
    <w:rsid w:val="00391AFF"/>
    <w:rsid w:val="00391D1F"/>
    <w:rsid w:val="00392142"/>
    <w:rsid w:val="00392250"/>
    <w:rsid w:val="0039289C"/>
    <w:rsid w:val="00392ACC"/>
    <w:rsid w:val="00392D6F"/>
    <w:rsid w:val="0039316D"/>
    <w:rsid w:val="00393515"/>
    <w:rsid w:val="00393C7A"/>
    <w:rsid w:val="0039412D"/>
    <w:rsid w:val="00394303"/>
    <w:rsid w:val="00394682"/>
    <w:rsid w:val="0039492A"/>
    <w:rsid w:val="003949BA"/>
    <w:rsid w:val="0039766B"/>
    <w:rsid w:val="0039795D"/>
    <w:rsid w:val="003A0059"/>
    <w:rsid w:val="003A02C7"/>
    <w:rsid w:val="003A0581"/>
    <w:rsid w:val="003A05A7"/>
    <w:rsid w:val="003A05AB"/>
    <w:rsid w:val="003A08CD"/>
    <w:rsid w:val="003A0AE0"/>
    <w:rsid w:val="003A0D3F"/>
    <w:rsid w:val="003A175D"/>
    <w:rsid w:val="003A1B33"/>
    <w:rsid w:val="003A1B38"/>
    <w:rsid w:val="003A1CD2"/>
    <w:rsid w:val="003A1DEF"/>
    <w:rsid w:val="003A20C5"/>
    <w:rsid w:val="003A295A"/>
    <w:rsid w:val="003A305B"/>
    <w:rsid w:val="003A31B3"/>
    <w:rsid w:val="003A34C2"/>
    <w:rsid w:val="003A3B2B"/>
    <w:rsid w:val="003A3DD2"/>
    <w:rsid w:val="003A3FC8"/>
    <w:rsid w:val="003A40BF"/>
    <w:rsid w:val="003A42C8"/>
    <w:rsid w:val="003A4385"/>
    <w:rsid w:val="003A467A"/>
    <w:rsid w:val="003A49B8"/>
    <w:rsid w:val="003A4ABD"/>
    <w:rsid w:val="003A4DB5"/>
    <w:rsid w:val="003A4F12"/>
    <w:rsid w:val="003A4FE0"/>
    <w:rsid w:val="003A515A"/>
    <w:rsid w:val="003A52E9"/>
    <w:rsid w:val="003A5CAC"/>
    <w:rsid w:val="003A65FE"/>
    <w:rsid w:val="003A682B"/>
    <w:rsid w:val="003A6939"/>
    <w:rsid w:val="003A69A8"/>
    <w:rsid w:val="003A70F0"/>
    <w:rsid w:val="003A7196"/>
    <w:rsid w:val="003A72FE"/>
    <w:rsid w:val="003A744C"/>
    <w:rsid w:val="003A79BB"/>
    <w:rsid w:val="003A7A80"/>
    <w:rsid w:val="003A7BCE"/>
    <w:rsid w:val="003B019E"/>
    <w:rsid w:val="003B04D2"/>
    <w:rsid w:val="003B0581"/>
    <w:rsid w:val="003B0C78"/>
    <w:rsid w:val="003B0DEA"/>
    <w:rsid w:val="003B0F64"/>
    <w:rsid w:val="003B1147"/>
    <w:rsid w:val="003B1467"/>
    <w:rsid w:val="003B14DF"/>
    <w:rsid w:val="003B16C5"/>
    <w:rsid w:val="003B16DB"/>
    <w:rsid w:val="003B1902"/>
    <w:rsid w:val="003B1A22"/>
    <w:rsid w:val="003B1BB8"/>
    <w:rsid w:val="003B2072"/>
    <w:rsid w:val="003B22B2"/>
    <w:rsid w:val="003B2728"/>
    <w:rsid w:val="003B2C53"/>
    <w:rsid w:val="003B312C"/>
    <w:rsid w:val="003B3625"/>
    <w:rsid w:val="003B3799"/>
    <w:rsid w:val="003B384D"/>
    <w:rsid w:val="003B3D65"/>
    <w:rsid w:val="003B3D7B"/>
    <w:rsid w:val="003B4486"/>
    <w:rsid w:val="003B44D1"/>
    <w:rsid w:val="003B4556"/>
    <w:rsid w:val="003B4814"/>
    <w:rsid w:val="003B48F7"/>
    <w:rsid w:val="003B4D59"/>
    <w:rsid w:val="003B4D76"/>
    <w:rsid w:val="003B5145"/>
    <w:rsid w:val="003B5295"/>
    <w:rsid w:val="003B5940"/>
    <w:rsid w:val="003B597E"/>
    <w:rsid w:val="003B621B"/>
    <w:rsid w:val="003B632D"/>
    <w:rsid w:val="003B651C"/>
    <w:rsid w:val="003B6BF4"/>
    <w:rsid w:val="003B6D21"/>
    <w:rsid w:val="003B6ECD"/>
    <w:rsid w:val="003C026A"/>
    <w:rsid w:val="003C0828"/>
    <w:rsid w:val="003C0FC3"/>
    <w:rsid w:val="003C136E"/>
    <w:rsid w:val="003C195F"/>
    <w:rsid w:val="003C1E76"/>
    <w:rsid w:val="003C2349"/>
    <w:rsid w:val="003C23A2"/>
    <w:rsid w:val="003C27AD"/>
    <w:rsid w:val="003C369A"/>
    <w:rsid w:val="003C3AD4"/>
    <w:rsid w:val="003C3D3C"/>
    <w:rsid w:val="003C3EDF"/>
    <w:rsid w:val="003C425F"/>
    <w:rsid w:val="003C4338"/>
    <w:rsid w:val="003C43AD"/>
    <w:rsid w:val="003C49D9"/>
    <w:rsid w:val="003C5336"/>
    <w:rsid w:val="003C5505"/>
    <w:rsid w:val="003C560B"/>
    <w:rsid w:val="003C56FE"/>
    <w:rsid w:val="003C58F9"/>
    <w:rsid w:val="003C59B6"/>
    <w:rsid w:val="003C5D0B"/>
    <w:rsid w:val="003C5E95"/>
    <w:rsid w:val="003C601F"/>
    <w:rsid w:val="003C61CD"/>
    <w:rsid w:val="003C666B"/>
    <w:rsid w:val="003C6B7C"/>
    <w:rsid w:val="003C6D76"/>
    <w:rsid w:val="003C6FB3"/>
    <w:rsid w:val="003C794A"/>
    <w:rsid w:val="003C7FEE"/>
    <w:rsid w:val="003D0069"/>
    <w:rsid w:val="003D0201"/>
    <w:rsid w:val="003D0328"/>
    <w:rsid w:val="003D06B5"/>
    <w:rsid w:val="003D09BA"/>
    <w:rsid w:val="003D0B86"/>
    <w:rsid w:val="003D0CFA"/>
    <w:rsid w:val="003D0FE6"/>
    <w:rsid w:val="003D18AF"/>
    <w:rsid w:val="003D20C2"/>
    <w:rsid w:val="003D21E2"/>
    <w:rsid w:val="003D29D4"/>
    <w:rsid w:val="003D2B25"/>
    <w:rsid w:val="003D2D70"/>
    <w:rsid w:val="003D32D3"/>
    <w:rsid w:val="003D3393"/>
    <w:rsid w:val="003D3471"/>
    <w:rsid w:val="003D3638"/>
    <w:rsid w:val="003D373F"/>
    <w:rsid w:val="003D37DF"/>
    <w:rsid w:val="003D39BE"/>
    <w:rsid w:val="003D3A0B"/>
    <w:rsid w:val="003D3D41"/>
    <w:rsid w:val="003D3E5A"/>
    <w:rsid w:val="003D3EBC"/>
    <w:rsid w:val="003D4013"/>
    <w:rsid w:val="003D4B1C"/>
    <w:rsid w:val="003D4B6B"/>
    <w:rsid w:val="003D4D20"/>
    <w:rsid w:val="003D50E5"/>
    <w:rsid w:val="003D525F"/>
    <w:rsid w:val="003D5292"/>
    <w:rsid w:val="003D541B"/>
    <w:rsid w:val="003D54B3"/>
    <w:rsid w:val="003D5659"/>
    <w:rsid w:val="003D5DB7"/>
    <w:rsid w:val="003D5DF3"/>
    <w:rsid w:val="003D5E83"/>
    <w:rsid w:val="003D60ED"/>
    <w:rsid w:val="003D619D"/>
    <w:rsid w:val="003D61E4"/>
    <w:rsid w:val="003D627C"/>
    <w:rsid w:val="003D6332"/>
    <w:rsid w:val="003D6537"/>
    <w:rsid w:val="003D6B4E"/>
    <w:rsid w:val="003D71B3"/>
    <w:rsid w:val="003D71C3"/>
    <w:rsid w:val="003D7259"/>
    <w:rsid w:val="003D7A81"/>
    <w:rsid w:val="003D7B50"/>
    <w:rsid w:val="003D7CA6"/>
    <w:rsid w:val="003E0527"/>
    <w:rsid w:val="003E0C75"/>
    <w:rsid w:val="003E12D7"/>
    <w:rsid w:val="003E132D"/>
    <w:rsid w:val="003E15BE"/>
    <w:rsid w:val="003E1887"/>
    <w:rsid w:val="003E26BE"/>
    <w:rsid w:val="003E2DDE"/>
    <w:rsid w:val="003E374E"/>
    <w:rsid w:val="003E39B7"/>
    <w:rsid w:val="003E3A29"/>
    <w:rsid w:val="003E3FBA"/>
    <w:rsid w:val="003E40AF"/>
    <w:rsid w:val="003E42BB"/>
    <w:rsid w:val="003E43C6"/>
    <w:rsid w:val="003E4DCE"/>
    <w:rsid w:val="003E50C8"/>
    <w:rsid w:val="003E5244"/>
    <w:rsid w:val="003E54FC"/>
    <w:rsid w:val="003E560A"/>
    <w:rsid w:val="003E5AF7"/>
    <w:rsid w:val="003E5B09"/>
    <w:rsid w:val="003E5DE4"/>
    <w:rsid w:val="003E6176"/>
    <w:rsid w:val="003E67CC"/>
    <w:rsid w:val="003E6A73"/>
    <w:rsid w:val="003E7118"/>
    <w:rsid w:val="003E7251"/>
    <w:rsid w:val="003E7461"/>
    <w:rsid w:val="003E74C8"/>
    <w:rsid w:val="003E7523"/>
    <w:rsid w:val="003E7601"/>
    <w:rsid w:val="003E7999"/>
    <w:rsid w:val="003E7A90"/>
    <w:rsid w:val="003E7E85"/>
    <w:rsid w:val="003F0F7B"/>
    <w:rsid w:val="003F1276"/>
    <w:rsid w:val="003F137B"/>
    <w:rsid w:val="003F1598"/>
    <w:rsid w:val="003F15E1"/>
    <w:rsid w:val="003F18DC"/>
    <w:rsid w:val="003F2025"/>
    <w:rsid w:val="003F210C"/>
    <w:rsid w:val="003F2158"/>
    <w:rsid w:val="003F25A0"/>
    <w:rsid w:val="003F28A1"/>
    <w:rsid w:val="003F2A9B"/>
    <w:rsid w:val="003F2B64"/>
    <w:rsid w:val="003F2C24"/>
    <w:rsid w:val="003F309C"/>
    <w:rsid w:val="003F32DA"/>
    <w:rsid w:val="003F34BB"/>
    <w:rsid w:val="003F35C1"/>
    <w:rsid w:val="003F3B35"/>
    <w:rsid w:val="003F3C4E"/>
    <w:rsid w:val="003F3CC7"/>
    <w:rsid w:val="003F3FA5"/>
    <w:rsid w:val="003F4127"/>
    <w:rsid w:val="003F41D7"/>
    <w:rsid w:val="003F4278"/>
    <w:rsid w:val="003F43E8"/>
    <w:rsid w:val="003F444E"/>
    <w:rsid w:val="003F5330"/>
    <w:rsid w:val="003F53D8"/>
    <w:rsid w:val="003F559F"/>
    <w:rsid w:val="003F5827"/>
    <w:rsid w:val="003F5BAB"/>
    <w:rsid w:val="003F5FCC"/>
    <w:rsid w:val="003F668C"/>
    <w:rsid w:val="003F6833"/>
    <w:rsid w:val="003F7B72"/>
    <w:rsid w:val="003F7DF0"/>
    <w:rsid w:val="003F7F24"/>
    <w:rsid w:val="003F7FB1"/>
    <w:rsid w:val="00400004"/>
    <w:rsid w:val="00400247"/>
    <w:rsid w:val="0040043F"/>
    <w:rsid w:val="0040076D"/>
    <w:rsid w:val="00400AA6"/>
    <w:rsid w:val="00400B59"/>
    <w:rsid w:val="00400E59"/>
    <w:rsid w:val="00401027"/>
    <w:rsid w:val="00402231"/>
    <w:rsid w:val="0040241B"/>
    <w:rsid w:val="004026EF"/>
    <w:rsid w:val="00402DCC"/>
    <w:rsid w:val="00402EEA"/>
    <w:rsid w:val="004032EC"/>
    <w:rsid w:val="0040392B"/>
    <w:rsid w:val="00403983"/>
    <w:rsid w:val="00403DD2"/>
    <w:rsid w:val="00403E7C"/>
    <w:rsid w:val="00403FA8"/>
    <w:rsid w:val="0040400E"/>
    <w:rsid w:val="00404320"/>
    <w:rsid w:val="00404405"/>
    <w:rsid w:val="004046BC"/>
    <w:rsid w:val="0040474C"/>
    <w:rsid w:val="00404AB1"/>
    <w:rsid w:val="00404C8E"/>
    <w:rsid w:val="00404DF5"/>
    <w:rsid w:val="00404EB4"/>
    <w:rsid w:val="0040500E"/>
    <w:rsid w:val="00405032"/>
    <w:rsid w:val="00405204"/>
    <w:rsid w:val="00405B5E"/>
    <w:rsid w:val="00405BD7"/>
    <w:rsid w:val="00406053"/>
    <w:rsid w:val="0040605D"/>
    <w:rsid w:val="0040616F"/>
    <w:rsid w:val="00406439"/>
    <w:rsid w:val="00406DB0"/>
    <w:rsid w:val="00406E5C"/>
    <w:rsid w:val="00406EA7"/>
    <w:rsid w:val="00406FE9"/>
    <w:rsid w:val="00407BB0"/>
    <w:rsid w:val="00407BBF"/>
    <w:rsid w:val="00407C82"/>
    <w:rsid w:val="00407E83"/>
    <w:rsid w:val="00410474"/>
    <w:rsid w:val="0041062E"/>
    <w:rsid w:val="004106DA"/>
    <w:rsid w:val="00410780"/>
    <w:rsid w:val="0041081D"/>
    <w:rsid w:val="00410A8C"/>
    <w:rsid w:val="00410B55"/>
    <w:rsid w:val="00410DF8"/>
    <w:rsid w:val="0041101B"/>
    <w:rsid w:val="00411258"/>
    <w:rsid w:val="004114A2"/>
    <w:rsid w:val="00411645"/>
    <w:rsid w:val="004117C9"/>
    <w:rsid w:val="004121B3"/>
    <w:rsid w:val="0041277B"/>
    <w:rsid w:val="004129E7"/>
    <w:rsid w:val="00412D02"/>
    <w:rsid w:val="00412D93"/>
    <w:rsid w:val="0041386A"/>
    <w:rsid w:val="0041443C"/>
    <w:rsid w:val="004148D8"/>
    <w:rsid w:val="004149A5"/>
    <w:rsid w:val="00414D01"/>
    <w:rsid w:val="00414E7F"/>
    <w:rsid w:val="004159D6"/>
    <w:rsid w:val="00415B4C"/>
    <w:rsid w:val="0041613D"/>
    <w:rsid w:val="004161F1"/>
    <w:rsid w:val="00416806"/>
    <w:rsid w:val="00416D4C"/>
    <w:rsid w:val="0041722A"/>
    <w:rsid w:val="00417362"/>
    <w:rsid w:val="004174EB"/>
    <w:rsid w:val="00417E71"/>
    <w:rsid w:val="00420377"/>
    <w:rsid w:val="00420514"/>
    <w:rsid w:val="00420B73"/>
    <w:rsid w:val="004210DD"/>
    <w:rsid w:val="00421356"/>
    <w:rsid w:val="00421894"/>
    <w:rsid w:val="00421955"/>
    <w:rsid w:val="00421D69"/>
    <w:rsid w:val="004225D5"/>
    <w:rsid w:val="00422E58"/>
    <w:rsid w:val="00423492"/>
    <w:rsid w:val="004235F6"/>
    <w:rsid w:val="004239CB"/>
    <w:rsid w:val="00424184"/>
    <w:rsid w:val="004243A0"/>
    <w:rsid w:val="004249BE"/>
    <w:rsid w:val="00424BAE"/>
    <w:rsid w:val="00424BDD"/>
    <w:rsid w:val="004253B9"/>
    <w:rsid w:val="00425421"/>
    <w:rsid w:val="0042577B"/>
    <w:rsid w:val="00425AF1"/>
    <w:rsid w:val="00425B98"/>
    <w:rsid w:val="00425F3D"/>
    <w:rsid w:val="0042641E"/>
    <w:rsid w:val="00426462"/>
    <w:rsid w:val="00426ED7"/>
    <w:rsid w:val="004272EB"/>
    <w:rsid w:val="0042737B"/>
    <w:rsid w:val="00427445"/>
    <w:rsid w:val="00427706"/>
    <w:rsid w:val="00427719"/>
    <w:rsid w:val="00427994"/>
    <w:rsid w:val="004279AE"/>
    <w:rsid w:val="00427CC4"/>
    <w:rsid w:val="0043031C"/>
    <w:rsid w:val="0043039A"/>
    <w:rsid w:val="004304CC"/>
    <w:rsid w:val="00430515"/>
    <w:rsid w:val="004309E0"/>
    <w:rsid w:val="00430C8D"/>
    <w:rsid w:val="00430F17"/>
    <w:rsid w:val="00431847"/>
    <w:rsid w:val="004318DD"/>
    <w:rsid w:val="00431980"/>
    <w:rsid w:val="00431989"/>
    <w:rsid w:val="00432349"/>
    <w:rsid w:val="004327C7"/>
    <w:rsid w:val="0043286C"/>
    <w:rsid w:val="00432CB8"/>
    <w:rsid w:val="00432EE8"/>
    <w:rsid w:val="00433247"/>
    <w:rsid w:val="0043379C"/>
    <w:rsid w:val="00433ADD"/>
    <w:rsid w:val="0043432B"/>
    <w:rsid w:val="00434662"/>
    <w:rsid w:val="00434907"/>
    <w:rsid w:val="00434DBD"/>
    <w:rsid w:val="00434DF6"/>
    <w:rsid w:val="00434E42"/>
    <w:rsid w:val="00435275"/>
    <w:rsid w:val="004353D8"/>
    <w:rsid w:val="00435DC1"/>
    <w:rsid w:val="00436724"/>
    <w:rsid w:val="00436895"/>
    <w:rsid w:val="00436B72"/>
    <w:rsid w:val="00436C25"/>
    <w:rsid w:val="00436D53"/>
    <w:rsid w:val="00436E20"/>
    <w:rsid w:val="004402A5"/>
    <w:rsid w:val="00440A66"/>
    <w:rsid w:val="00440D78"/>
    <w:rsid w:val="00440E7C"/>
    <w:rsid w:val="004410C2"/>
    <w:rsid w:val="004415F5"/>
    <w:rsid w:val="00441686"/>
    <w:rsid w:val="00441C2E"/>
    <w:rsid w:val="004421AC"/>
    <w:rsid w:val="0044250E"/>
    <w:rsid w:val="004428B6"/>
    <w:rsid w:val="00443132"/>
    <w:rsid w:val="00443237"/>
    <w:rsid w:val="00443302"/>
    <w:rsid w:val="0044353F"/>
    <w:rsid w:val="004436EB"/>
    <w:rsid w:val="00443B5E"/>
    <w:rsid w:val="00443CB1"/>
    <w:rsid w:val="00443D62"/>
    <w:rsid w:val="00443F92"/>
    <w:rsid w:val="004444CF"/>
    <w:rsid w:val="004445BD"/>
    <w:rsid w:val="004447E3"/>
    <w:rsid w:val="004448D3"/>
    <w:rsid w:val="00444C12"/>
    <w:rsid w:val="00444DAC"/>
    <w:rsid w:val="00445168"/>
    <w:rsid w:val="004457AD"/>
    <w:rsid w:val="00445961"/>
    <w:rsid w:val="00445ADA"/>
    <w:rsid w:val="00445E2B"/>
    <w:rsid w:val="004460D0"/>
    <w:rsid w:val="0044633C"/>
    <w:rsid w:val="004465B9"/>
    <w:rsid w:val="00446A01"/>
    <w:rsid w:val="00446A73"/>
    <w:rsid w:val="00446BFB"/>
    <w:rsid w:val="00447281"/>
    <w:rsid w:val="004475F3"/>
    <w:rsid w:val="004476BD"/>
    <w:rsid w:val="0044799F"/>
    <w:rsid w:val="004500D7"/>
    <w:rsid w:val="00450139"/>
    <w:rsid w:val="00450413"/>
    <w:rsid w:val="00450650"/>
    <w:rsid w:val="00450723"/>
    <w:rsid w:val="004508A7"/>
    <w:rsid w:val="00450C6C"/>
    <w:rsid w:val="00451799"/>
    <w:rsid w:val="00451A79"/>
    <w:rsid w:val="00451A7D"/>
    <w:rsid w:val="00452276"/>
    <w:rsid w:val="00452292"/>
    <w:rsid w:val="00452CF4"/>
    <w:rsid w:val="00452E3D"/>
    <w:rsid w:val="00453315"/>
    <w:rsid w:val="00453618"/>
    <w:rsid w:val="00453A4D"/>
    <w:rsid w:val="00453B88"/>
    <w:rsid w:val="00453CE4"/>
    <w:rsid w:val="00453DD0"/>
    <w:rsid w:val="00453F60"/>
    <w:rsid w:val="00453F66"/>
    <w:rsid w:val="00454490"/>
    <w:rsid w:val="00454559"/>
    <w:rsid w:val="0045482C"/>
    <w:rsid w:val="004549AD"/>
    <w:rsid w:val="00454B40"/>
    <w:rsid w:val="00454F31"/>
    <w:rsid w:val="00455148"/>
    <w:rsid w:val="0045514B"/>
    <w:rsid w:val="00455711"/>
    <w:rsid w:val="00455E59"/>
    <w:rsid w:val="004563E5"/>
    <w:rsid w:val="004570B7"/>
    <w:rsid w:val="004574AC"/>
    <w:rsid w:val="00457557"/>
    <w:rsid w:val="004578BF"/>
    <w:rsid w:val="00457BAE"/>
    <w:rsid w:val="00457D82"/>
    <w:rsid w:val="00460217"/>
    <w:rsid w:val="0046043B"/>
    <w:rsid w:val="004604C0"/>
    <w:rsid w:val="00460CF3"/>
    <w:rsid w:val="00460EEC"/>
    <w:rsid w:val="00460FEC"/>
    <w:rsid w:val="004612B3"/>
    <w:rsid w:val="004614C5"/>
    <w:rsid w:val="004615C9"/>
    <w:rsid w:val="0046164D"/>
    <w:rsid w:val="00461687"/>
    <w:rsid w:val="004625CA"/>
    <w:rsid w:val="004627D3"/>
    <w:rsid w:val="004629E5"/>
    <w:rsid w:val="00462C4E"/>
    <w:rsid w:val="004636BD"/>
    <w:rsid w:val="0046386C"/>
    <w:rsid w:val="00463918"/>
    <w:rsid w:val="00463B69"/>
    <w:rsid w:val="004640F8"/>
    <w:rsid w:val="004648C4"/>
    <w:rsid w:val="004649CC"/>
    <w:rsid w:val="00464FEF"/>
    <w:rsid w:val="00465429"/>
    <w:rsid w:val="004659B9"/>
    <w:rsid w:val="00465D57"/>
    <w:rsid w:val="00465DFF"/>
    <w:rsid w:val="00466295"/>
    <w:rsid w:val="004662EF"/>
    <w:rsid w:val="0046637F"/>
    <w:rsid w:val="0046650A"/>
    <w:rsid w:val="00466C2B"/>
    <w:rsid w:val="004671E9"/>
    <w:rsid w:val="004673CB"/>
    <w:rsid w:val="00467704"/>
    <w:rsid w:val="004679F7"/>
    <w:rsid w:val="004701E8"/>
    <w:rsid w:val="00470593"/>
    <w:rsid w:val="0047064F"/>
    <w:rsid w:val="00470ADD"/>
    <w:rsid w:val="00471C9C"/>
    <w:rsid w:val="0047223A"/>
    <w:rsid w:val="00472287"/>
    <w:rsid w:val="00472564"/>
    <w:rsid w:val="004725BE"/>
    <w:rsid w:val="0047281F"/>
    <w:rsid w:val="004729F9"/>
    <w:rsid w:val="00472A6B"/>
    <w:rsid w:val="004736AD"/>
    <w:rsid w:val="00473C64"/>
    <w:rsid w:val="004740E8"/>
    <w:rsid w:val="00474156"/>
    <w:rsid w:val="004742B5"/>
    <w:rsid w:val="00474840"/>
    <w:rsid w:val="00474966"/>
    <w:rsid w:val="00474A26"/>
    <w:rsid w:val="00474B25"/>
    <w:rsid w:val="00474BD4"/>
    <w:rsid w:val="00474E9E"/>
    <w:rsid w:val="00475308"/>
    <w:rsid w:val="00475408"/>
    <w:rsid w:val="00475591"/>
    <w:rsid w:val="0047589A"/>
    <w:rsid w:val="00475CDD"/>
    <w:rsid w:val="00475FA6"/>
    <w:rsid w:val="00476174"/>
    <w:rsid w:val="004762EA"/>
    <w:rsid w:val="0047649D"/>
    <w:rsid w:val="0047741A"/>
    <w:rsid w:val="00477787"/>
    <w:rsid w:val="00477EE7"/>
    <w:rsid w:val="00477FE3"/>
    <w:rsid w:val="00480079"/>
    <w:rsid w:val="004806EB"/>
    <w:rsid w:val="004807A1"/>
    <w:rsid w:val="00480C03"/>
    <w:rsid w:val="004818F1"/>
    <w:rsid w:val="00481BBA"/>
    <w:rsid w:val="00481EAF"/>
    <w:rsid w:val="0048250E"/>
    <w:rsid w:val="004826F8"/>
    <w:rsid w:val="0048380C"/>
    <w:rsid w:val="00483B7C"/>
    <w:rsid w:val="00483F95"/>
    <w:rsid w:val="00484783"/>
    <w:rsid w:val="00484836"/>
    <w:rsid w:val="00485064"/>
    <w:rsid w:val="00485164"/>
    <w:rsid w:val="0048528A"/>
    <w:rsid w:val="004852F6"/>
    <w:rsid w:val="0048541F"/>
    <w:rsid w:val="0048548B"/>
    <w:rsid w:val="0048662C"/>
    <w:rsid w:val="00486A20"/>
    <w:rsid w:val="0048740E"/>
    <w:rsid w:val="00487B84"/>
    <w:rsid w:val="00487D85"/>
    <w:rsid w:val="00487E7A"/>
    <w:rsid w:val="00487EC1"/>
    <w:rsid w:val="00487ED9"/>
    <w:rsid w:val="00487EDC"/>
    <w:rsid w:val="00490129"/>
    <w:rsid w:val="00490958"/>
    <w:rsid w:val="00490A7C"/>
    <w:rsid w:val="00490B2F"/>
    <w:rsid w:val="00490EBA"/>
    <w:rsid w:val="004910F4"/>
    <w:rsid w:val="0049180D"/>
    <w:rsid w:val="00491849"/>
    <w:rsid w:val="00491C23"/>
    <w:rsid w:val="00492092"/>
    <w:rsid w:val="00492158"/>
    <w:rsid w:val="004921B1"/>
    <w:rsid w:val="004923B5"/>
    <w:rsid w:val="00492476"/>
    <w:rsid w:val="00492E05"/>
    <w:rsid w:val="00493413"/>
    <w:rsid w:val="004934F4"/>
    <w:rsid w:val="004939D5"/>
    <w:rsid w:val="00493B96"/>
    <w:rsid w:val="00493C83"/>
    <w:rsid w:val="00493E65"/>
    <w:rsid w:val="004943D6"/>
    <w:rsid w:val="00494439"/>
    <w:rsid w:val="004944D4"/>
    <w:rsid w:val="00494848"/>
    <w:rsid w:val="00494CBA"/>
    <w:rsid w:val="00494D02"/>
    <w:rsid w:val="004950BB"/>
    <w:rsid w:val="0049510E"/>
    <w:rsid w:val="0049539A"/>
    <w:rsid w:val="00495C4A"/>
    <w:rsid w:val="004960DC"/>
    <w:rsid w:val="004964CA"/>
    <w:rsid w:val="00496906"/>
    <w:rsid w:val="00496B5E"/>
    <w:rsid w:val="00496C60"/>
    <w:rsid w:val="00496DF5"/>
    <w:rsid w:val="004A0102"/>
    <w:rsid w:val="004A01E1"/>
    <w:rsid w:val="004A03A9"/>
    <w:rsid w:val="004A0840"/>
    <w:rsid w:val="004A09A5"/>
    <w:rsid w:val="004A1447"/>
    <w:rsid w:val="004A1664"/>
    <w:rsid w:val="004A17B3"/>
    <w:rsid w:val="004A1C5E"/>
    <w:rsid w:val="004A1D73"/>
    <w:rsid w:val="004A1E92"/>
    <w:rsid w:val="004A1F03"/>
    <w:rsid w:val="004A2531"/>
    <w:rsid w:val="004A2F28"/>
    <w:rsid w:val="004A3199"/>
    <w:rsid w:val="004A34BC"/>
    <w:rsid w:val="004A3529"/>
    <w:rsid w:val="004A3D59"/>
    <w:rsid w:val="004A3E31"/>
    <w:rsid w:val="004A420B"/>
    <w:rsid w:val="004A4218"/>
    <w:rsid w:val="004A434F"/>
    <w:rsid w:val="004A4414"/>
    <w:rsid w:val="004A4CFE"/>
    <w:rsid w:val="004A4EA1"/>
    <w:rsid w:val="004A555F"/>
    <w:rsid w:val="004A590B"/>
    <w:rsid w:val="004A5BC8"/>
    <w:rsid w:val="004A5F7A"/>
    <w:rsid w:val="004A5FFA"/>
    <w:rsid w:val="004A618A"/>
    <w:rsid w:val="004A6211"/>
    <w:rsid w:val="004A6DDB"/>
    <w:rsid w:val="004A6E40"/>
    <w:rsid w:val="004A70A7"/>
    <w:rsid w:val="004A71B8"/>
    <w:rsid w:val="004A7B26"/>
    <w:rsid w:val="004A7DE4"/>
    <w:rsid w:val="004B028B"/>
    <w:rsid w:val="004B0750"/>
    <w:rsid w:val="004B10D1"/>
    <w:rsid w:val="004B14E2"/>
    <w:rsid w:val="004B1645"/>
    <w:rsid w:val="004B16D3"/>
    <w:rsid w:val="004B19E7"/>
    <w:rsid w:val="004B1F50"/>
    <w:rsid w:val="004B20CB"/>
    <w:rsid w:val="004B2715"/>
    <w:rsid w:val="004B2BA8"/>
    <w:rsid w:val="004B300E"/>
    <w:rsid w:val="004B3154"/>
    <w:rsid w:val="004B31DE"/>
    <w:rsid w:val="004B3CB4"/>
    <w:rsid w:val="004B406A"/>
    <w:rsid w:val="004B4CFA"/>
    <w:rsid w:val="004B4DAD"/>
    <w:rsid w:val="004B54EB"/>
    <w:rsid w:val="004B5517"/>
    <w:rsid w:val="004B55CC"/>
    <w:rsid w:val="004B582E"/>
    <w:rsid w:val="004B5C50"/>
    <w:rsid w:val="004B5C98"/>
    <w:rsid w:val="004B5FD4"/>
    <w:rsid w:val="004B6510"/>
    <w:rsid w:val="004B65E3"/>
    <w:rsid w:val="004B65EC"/>
    <w:rsid w:val="004B696E"/>
    <w:rsid w:val="004B69DB"/>
    <w:rsid w:val="004B6DAB"/>
    <w:rsid w:val="004B7A01"/>
    <w:rsid w:val="004B7EC7"/>
    <w:rsid w:val="004B7FEE"/>
    <w:rsid w:val="004C064A"/>
    <w:rsid w:val="004C08FA"/>
    <w:rsid w:val="004C0AC3"/>
    <w:rsid w:val="004C1008"/>
    <w:rsid w:val="004C1036"/>
    <w:rsid w:val="004C1170"/>
    <w:rsid w:val="004C120A"/>
    <w:rsid w:val="004C16A8"/>
    <w:rsid w:val="004C1922"/>
    <w:rsid w:val="004C1AFC"/>
    <w:rsid w:val="004C225C"/>
    <w:rsid w:val="004C262B"/>
    <w:rsid w:val="004C28AA"/>
    <w:rsid w:val="004C30FE"/>
    <w:rsid w:val="004C3A85"/>
    <w:rsid w:val="004C4419"/>
    <w:rsid w:val="004C4D47"/>
    <w:rsid w:val="004C571A"/>
    <w:rsid w:val="004C5CCC"/>
    <w:rsid w:val="004C5D6C"/>
    <w:rsid w:val="004C5DA6"/>
    <w:rsid w:val="004C62B7"/>
    <w:rsid w:val="004C69E2"/>
    <w:rsid w:val="004C6A89"/>
    <w:rsid w:val="004C6AAD"/>
    <w:rsid w:val="004C6DFF"/>
    <w:rsid w:val="004C6E63"/>
    <w:rsid w:val="004C70F7"/>
    <w:rsid w:val="004C73D8"/>
    <w:rsid w:val="004C7A83"/>
    <w:rsid w:val="004C7CB1"/>
    <w:rsid w:val="004C7E8E"/>
    <w:rsid w:val="004D03AE"/>
    <w:rsid w:val="004D060C"/>
    <w:rsid w:val="004D08AD"/>
    <w:rsid w:val="004D0A89"/>
    <w:rsid w:val="004D0DE1"/>
    <w:rsid w:val="004D1A02"/>
    <w:rsid w:val="004D1E77"/>
    <w:rsid w:val="004D21C2"/>
    <w:rsid w:val="004D2E56"/>
    <w:rsid w:val="004D2FF8"/>
    <w:rsid w:val="004D32AF"/>
    <w:rsid w:val="004D36DB"/>
    <w:rsid w:val="004D370A"/>
    <w:rsid w:val="004D3A77"/>
    <w:rsid w:val="004D3BBF"/>
    <w:rsid w:val="004D4053"/>
    <w:rsid w:val="004D42F4"/>
    <w:rsid w:val="004D4CB4"/>
    <w:rsid w:val="004D5364"/>
    <w:rsid w:val="004D5488"/>
    <w:rsid w:val="004D5951"/>
    <w:rsid w:val="004D5AC0"/>
    <w:rsid w:val="004D5B0E"/>
    <w:rsid w:val="004D5BA5"/>
    <w:rsid w:val="004D5D4D"/>
    <w:rsid w:val="004D6161"/>
    <w:rsid w:val="004D6667"/>
    <w:rsid w:val="004D6A7E"/>
    <w:rsid w:val="004D6C41"/>
    <w:rsid w:val="004D6F19"/>
    <w:rsid w:val="004D7356"/>
    <w:rsid w:val="004D73F1"/>
    <w:rsid w:val="004E01DD"/>
    <w:rsid w:val="004E02C4"/>
    <w:rsid w:val="004E03E3"/>
    <w:rsid w:val="004E0937"/>
    <w:rsid w:val="004E0F88"/>
    <w:rsid w:val="004E1C11"/>
    <w:rsid w:val="004E1CE5"/>
    <w:rsid w:val="004E21B5"/>
    <w:rsid w:val="004E26E2"/>
    <w:rsid w:val="004E2C52"/>
    <w:rsid w:val="004E2E77"/>
    <w:rsid w:val="004E33F7"/>
    <w:rsid w:val="004E347D"/>
    <w:rsid w:val="004E35E8"/>
    <w:rsid w:val="004E416E"/>
    <w:rsid w:val="004E4234"/>
    <w:rsid w:val="004E4364"/>
    <w:rsid w:val="004E4410"/>
    <w:rsid w:val="004E4431"/>
    <w:rsid w:val="004E4710"/>
    <w:rsid w:val="004E4735"/>
    <w:rsid w:val="004E483F"/>
    <w:rsid w:val="004E4889"/>
    <w:rsid w:val="004E4EA4"/>
    <w:rsid w:val="004E51EA"/>
    <w:rsid w:val="004E5952"/>
    <w:rsid w:val="004E647A"/>
    <w:rsid w:val="004E658F"/>
    <w:rsid w:val="004E68A8"/>
    <w:rsid w:val="004E7175"/>
    <w:rsid w:val="004E751A"/>
    <w:rsid w:val="004E7581"/>
    <w:rsid w:val="004E7A91"/>
    <w:rsid w:val="004E7C6B"/>
    <w:rsid w:val="004E7E41"/>
    <w:rsid w:val="004E7FE0"/>
    <w:rsid w:val="004F0182"/>
    <w:rsid w:val="004F01F9"/>
    <w:rsid w:val="004F05A4"/>
    <w:rsid w:val="004F0678"/>
    <w:rsid w:val="004F0993"/>
    <w:rsid w:val="004F0A25"/>
    <w:rsid w:val="004F0D24"/>
    <w:rsid w:val="004F0D34"/>
    <w:rsid w:val="004F0FEB"/>
    <w:rsid w:val="004F1182"/>
    <w:rsid w:val="004F133F"/>
    <w:rsid w:val="004F160D"/>
    <w:rsid w:val="004F1BA6"/>
    <w:rsid w:val="004F1E17"/>
    <w:rsid w:val="004F1FAA"/>
    <w:rsid w:val="004F2427"/>
    <w:rsid w:val="004F24F1"/>
    <w:rsid w:val="004F288E"/>
    <w:rsid w:val="004F2CD9"/>
    <w:rsid w:val="004F317C"/>
    <w:rsid w:val="004F3A9E"/>
    <w:rsid w:val="004F3DFB"/>
    <w:rsid w:val="004F426F"/>
    <w:rsid w:val="004F446F"/>
    <w:rsid w:val="004F4A0A"/>
    <w:rsid w:val="004F4A31"/>
    <w:rsid w:val="004F5B48"/>
    <w:rsid w:val="004F5D96"/>
    <w:rsid w:val="004F5F2B"/>
    <w:rsid w:val="004F660D"/>
    <w:rsid w:val="004F680E"/>
    <w:rsid w:val="004F6BD1"/>
    <w:rsid w:val="004F720B"/>
    <w:rsid w:val="004F7CC8"/>
    <w:rsid w:val="005002F7"/>
    <w:rsid w:val="00500453"/>
    <w:rsid w:val="00500590"/>
    <w:rsid w:val="005008FA"/>
    <w:rsid w:val="005009E6"/>
    <w:rsid w:val="00500A43"/>
    <w:rsid w:val="00500F29"/>
    <w:rsid w:val="00501057"/>
    <w:rsid w:val="00501163"/>
    <w:rsid w:val="00501362"/>
    <w:rsid w:val="005019E9"/>
    <w:rsid w:val="00501A40"/>
    <w:rsid w:val="00501C80"/>
    <w:rsid w:val="00502936"/>
    <w:rsid w:val="00502AA7"/>
    <w:rsid w:val="00502B5E"/>
    <w:rsid w:val="00502DB3"/>
    <w:rsid w:val="00503396"/>
    <w:rsid w:val="0050348E"/>
    <w:rsid w:val="0050385C"/>
    <w:rsid w:val="00503A90"/>
    <w:rsid w:val="00503F08"/>
    <w:rsid w:val="00503F50"/>
    <w:rsid w:val="005040A8"/>
    <w:rsid w:val="00504365"/>
    <w:rsid w:val="00504A48"/>
    <w:rsid w:val="00504D76"/>
    <w:rsid w:val="0050547C"/>
    <w:rsid w:val="005055D9"/>
    <w:rsid w:val="00505867"/>
    <w:rsid w:val="00505C90"/>
    <w:rsid w:val="00505D25"/>
    <w:rsid w:val="00505FA8"/>
    <w:rsid w:val="005061F3"/>
    <w:rsid w:val="00506593"/>
    <w:rsid w:val="005066E7"/>
    <w:rsid w:val="00506A91"/>
    <w:rsid w:val="00506ECA"/>
    <w:rsid w:val="005071D1"/>
    <w:rsid w:val="005074D9"/>
    <w:rsid w:val="00507953"/>
    <w:rsid w:val="00507D63"/>
    <w:rsid w:val="005100E6"/>
    <w:rsid w:val="005104AC"/>
    <w:rsid w:val="005106B7"/>
    <w:rsid w:val="00510974"/>
    <w:rsid w:val="0051147E"/>
    <w:rsid w:val="00511F82"/>
    <w:rsid w:val="00512032"/>
    <w:rsid w:val="005121B9"/>
    <w:rsid w:val="0051273A"/>
    <w:rsid w:val="005127E0"/>
    <w:rsid w:val="0051294B"/>
    <w:rsid w:val="00512A9F"/>
    <w:rsid w:val="00512D4B"/>
    <w:rsid w:val="0051306F"/>
    <w:rsid w:val="005131AD"/>
    <w:rsid w:val="00513B6B"/>
    <w:rsid w:val="00513C1B"/>
    <w:rsid w:val="00513CF2"/>
    <w:rsid w:val="005144E9"/>
    <w:rsid w:val="00514E4E"/>
    <w:rsid w:val="00515528"/>
    <w:rsid w:val="00515839"/>
    <w:rsid w:val="00515B99"/>
    <w:rsid w:val="005164F8"/>
    <w:rsid w:val="00516544"/>
    <w:rsid w:val="005166A1"/>
    <w:rsid w:val="005167DF"/>
    <w:rsid w:val="00517347"/>
    <w:rsid w:val="00517686"/>
    <w:rsid w:val="005178C2"/>
    <w:rsid w:val="00517CD9"/>
    <w:rsid w:val="00517DDB"/>
    <w:rsid w:val="005205C4"/>
    <w:rsid w:val="00520625"/>
    <w:rsid w:val="00520CE6"/>
    <w:rsid w:val="005213FE"/>
    <w:rsid w:val="00521528"/>
    <w:rsid w:val="00521738"/>
    <w:rsid w:val="00521864"/>
    <w:rsid w:val="00522B0D"/>
    <w:rsid w:val="00522B4A"/>
    <w:rsid w:val="00522D2A"/>
    <w:rsid w:val="005238C6"/>
    <w:rsid w:val="00523954"/>
    <w:rsid w:val="005243E4"/>
    <w:rsid w:val="0052450B"/>
    <w:rsid w:val="00524521"/>
    <w:rsid w:val="00524846"/>
    <w:rsid w:val="00524B58"/>
    <w:rsid w:val="00524E66"/>
    <w:rsid w:val="00524FF7"/>
    <w:rsid w:val="005251B5"/>
    <w:rsid w:val="00525451"/>
    <w:rsid w:val="0052563D"/>
    <w:rsid w:val="0052610F"/>
    <w:rsid w:val="0052611F"/>
    <w:rsid w:val="005269CD"/>
    <w:rsid w:val="00526B4E"/>
    <w:rsid w:val="00526D89"/>
    <w:rsid w:val="00526FF5"/>
    <w:rsid w:val="005273CB"/>
    <w:rsid w:val="00527674"/>
    <w:rsid w:val="00527AB9"/>
    <w:rsid w:val="00527F9F"/>
    <w:rsid w:val="0053026A"/>
    <w:rsid w:val="005303A1"/>
    <w:rsid w:val="0053058C"/>
    <w:rsid w:val="00530D6B"/>
    <w:rsid w:val="005311BF"/>
    <w:rsid w:val="0053185A"/>
    <w:rsid w:val="005325D8"/>
    <w:rsid w:val="00532731"/>
    <w:rsid w:val="0053288C"/>
    <w:rsid w:val="00532A1F"/>
    <w:rsid w:val="00532AC4"/>
    <w:rsid w:val="0053300F"/>
    <w:rsid w:val="0053346D"/>
    <w:rsid w:val="005342AB"/>
    <w:rsid w:val="005346A7"/>
    <w:rsid w:val="00534CD0"/>
    <w:rsid w:val="00535617"/>
    <w:rsid w:val="00535B5C"/>
    <w:rsid w:val="00535CDA"/>
    <w:rsid w:val="00535D6B"/>
    <w:rsid w:val="00535E56"/>
    <w:rsid w:val="00536166"/>
    <w:rsid w:val="0053687B"/>
    <w:rsid w:val="00536A73"/>
    <w:rsid w:val="00537065"/>
    <w:rsid w:val="005372B5"/>
    <w:rsid w:val="005375DD"/>
    <w:rsid w:val="005375ED"/>
    <w:rsid w:val="00537862"/>
    <w:rsid w:val="00537AF9"/>
    <w:rsid w:val="00537C29"/>
    <w:rsid w:val="00537CE9"/>
    <w:rsid w:val="00537FC2"/>
    <w:rsid w:val="005402F4"/>
    <w:rsid w:val="0054032D"/>
    <w:rsid w:val="0054067C"/>
    <w:rsid w:val="005406D9"/>
    <w:rsid w:val="00540735"/>
    <w:rsid w:val="005408A9"/>
    <w:rsid w:val="00540B77"/>
    <w:rsid w:val="005416CF"/>
    <w:rsid w:val="005418D3"/>
    <w:rsid w:val="00541978"/>
    <w:rsid w:val="00541B9B"/>
    <w:rsid w:val="0054202F"/>
    <w:rsid w:val="00542206"/>
    <w:rsid w:val="00542583"/>
    <w:rsid w:val="005426E1"/>
    <w:rsid w:val="0054298A"/>
    <w:rsid w:val="00542A71"/>
    <w:rsid w:val="00543405"/>
    <w:rsid w:val="0054341E"/>
    <w:rsid w:val="00543932"/>
    <w:rsid w:val="005439FD"/>
    <w:rsid w:val="00544059"/>
    <w:rsid w:val="005440B2"/>
    <w:rsid w:val="005441D7"/>
    <w:rsid w:val="00544766"/>
    <w:rsid w:val="00544A54"/>
    <w:rsid w:val="00545128"/>
    <w:rsid w:val="005452FA"/>
    <w:rsid w:val="005457B9"/>
    <w:rsid w:val="00545CB0"/>
    <w:rsid w:val="00545FD2"/>
    <w:rsid w:val="00546664"/>
    <w:rsid w:val="005467BB"/>
    <w:rsid w:val="005467BF"/>
    <w:rsid w:val="00546901"/>
    <w:rsid w:val="005474CD"/>
    <w:rsid w:val="00547590"/>
    <w:rsid w:val="00547F5E"/>
    <w:rsid w:val="00550670"/>
    <w:rsid w:val="00550888"/>
    <w:rsid w:val="00550BC5"/>
    <w:rsid w:val="00551048"/>
    <w:rsid w:val="00551056"/>
    <w:rsid w:val="00551099"/>
    <w:rsid w:val="00551172"/>
    <w:rsid w:val="00551AEC"/>
    <w:rsid w:val="00551CA3"/>
    <w:rsid w:val="00551FBC"/>
    <w:rsid w:val="0055218A"/>
    <w:rsid w:val="00552740"/>
    <w:rsid w:val="00552BED"/>
    <w:rsid w:val="005536F5"/>
    <w:rsid w:val="00553740"/>
    <w:rsid w:val="005537F6"/>
    <w:rsid w:val="00553EA4"/>
    <w:rsid w:val="005541A9"/>
    <w:rsid w:val="005545DE"/>
    <w:rsid w:val="005545E4"/>
    <w:rsid w:val="005547C3"/>
    <w:rsid w:val="005552F8"/>
    <w:rsid w:val="0055530D"/>
    <w:rsid w:val="00555784"/>
    <w:rsid w:val="00555B58"/>
    <w:rsid w:val="005560E4"/>
    <w:rsid w:val="00556397"/>
    <w:rsid w:val="005567F9"/>
    <w:rsid w:val="005568B4"/>
    <w:rsid w:val="00556B80"/>
    <w:rsid w:val="00556C42"/>
    <w:rsid w:val="005570DA"/>
    <w:rsid w:val="00557D23"/>
    <w:rsid w:val="00557D2D"/>
    <w:rsid w:val="005600A9"/>
    <w:rsid w:val="0056060E"/>
    <w:rsid w:val="005606DB"/>
    <w:rsid w:val="0056088A"/>
    <w:rsid w:val="00560CE3"/>
    <w:rsid w:val="005615A2"/>
    <w:rsid w:val="005617E8"/>
    <w:rsid w:val="00561FA3"/>
    <w:rsid w:val="00561FB8"/>
    <w:rsid w:val="005622F1"/>
    <w:rsid w:val="00562606"/>
    <w:rsid w:val="00562791"/>
    <w:rsid w:val="005629FE"/>
    <w:rsid w:val="00564047"/>
    <w:rsid w:val="005645A5"/>
    <w:rsid w:val="005649C3"/>
    <w:rsid w:val="00564BD1"/>
    <w:rsid w:val="00564D78"/>
    <w:rsid w:val="00564DB0"/>
    <w:rsid w:val="00564F03"/>
    <w:rsid w:val="00565017"/>
    <w:rsid w:val="00565138"/>
    <w:rsid w:val="0056610C"/>
    <w:rsid w:val="0056684A"/>
    <w:rsid w:val="00566907"/>
    <w:rsid w:val="005675B0"/>
    <w:rsid w:val="005677D3"/>
    <w:rsid w:val="00567950"/>
    <w:rsid w:val="00567C8F"/>
    <w:rsid w:val="00567EA7"/>
    <w:rsid w:val="00567F76"/>
    <w:rsid w:val="005707F9"/>
    <w:rsid w:val="00570972"/>
    <w:rsid w:val="00570E42"/>
    <w:rsid w:val="005713E2"/>
    <w:rsid w:val="00571B02"/>
    <w:rsid w:val="0057229D"/>
    <w:rsid w:val="0057234D"/>
    <w:rsid w:val="00572433"/>
    <w:rsid w:val="00572635"/>
    <w:rsid w:val="0057289A"/>
    <w:rsid w:val="00573AF2"/>
    <w:rsid w:val="00573B4C"/>
    <w:rsid w:val="00573B7B"/>
    <w:rsid w:val="00573E2D"/>
    <w:rsid w:val="00573E48"/>
    <w:rsid w:val="00574063"/>
    <w:rsid w:val="005743BE"/>
    <w:rsid w:val="00574520"/>
    <w:rsid w:val="005745F3"/>
    <w:rsid w:val="00574C5F"/>
    <w:rsid w:val="0057536C"/>
    <w:rsid w:val="0057567D"/>
    <w:rsid w:val="00575850"/>
    <w:rsid w:val="00575927"/>
    <w:rsid w:val="005759C4"/>
    <w:rsid w:val="00575DE6"/>
    <w:rsid w:val="005764C0"/>
    <w:rsid w:val="00576AC6"/>
    <w:rsid w:val="00576E78"/>
    <w:rsid w:val="00577163"/>
    <w:rsid w:val="005775B5"/>
    <w:rsid w:val="00577C04"/>
    <w:rsid w:val="00577D2C"/>
    <w:rsid w:val="00577D6E"/>
    <w:rsid w:val="00577FE5"/>
    <w:rsid w:val="005801AB"/>
    <w:rsid w:val="005801C7"/>
    <w:rsid w:val="0058046B"/>
    <w:rsid w:val="005805E2"/>
    <w:rsid w:val="00580740"/>
    <w:rsid w:val="0058104C"/>
    <w:rsid w:val="005816AA"/>
    <w:rsid w:val="00581AD8"/>
    <w:rsid w:val="00582059"/>
    <w:rsid w:val="00582071"/>
    <w:rsid w:val="005822A4"/>
    <w:rsid w:val="005825CA"/>
    <w:rsid w:val="00582F95"/>
    <w:rsid w:val="0058301F"/>
    <w:rsid w:val="005830C5"/>
    <w:rsid w:val="00583197"/>
    <w:rsid w:val="00583F0E"/>
    <w:rsid w:val="00583F2C"/>
    <w:rsid w:val="0058406B"/>
    <w:rsid w:val="005840EC"/>
    <w:rsid w:val="00584426"/>
    <w:rsid w:val="005847EF"/>
    <w:rsid w:val="00584CFF"/>
    <w:rsid w:val="00584FA2"/>
    <w:rsid w:val="0058508E"/>
    <w:rsid w:val="005854F6"/>
    <w:rsid w:val="0058637E"/>
    <w:rsid w:val="005869BA"/>
    <w:rsid w:val="005870BB"/>
    <w:rsid w:val="00587150"/>
    <w:rsid w:val="0058715D"/>
    <w:rsid w:val="005876EC"/>
    <w:rsid w:val="005878CE"/>
    <w:rsid w:val="00587D91"/>
    <w:rsid w:val="00587F9E"/>
    <w:rsid w:val="00590042"/>
    <w:rsid w:val="005901E5"/>
    <w:rsid w:val="00590317"/>
    <w:rsid w:val="0059034F"/>
    <w:rsid w:val="005906BC"/>
    <w:rsid w:val="00590B90"/>
    <w:rsid w:val="00590DC2"/>
    <w:rsid w:val="00590F85"/>
    <w:rsid w:val="0059123F"/>
    <w:rsid w:val="005912AA"/>
    <w:rsid w:val="005912AB"/>
    <w:rsid w:val="00591892"/>
    <w:rsid w:val="00591CB8"/>
    <w:rsid w:val="00591F70"/>
    <w:rsid w:val="00592132"/>
    <w:rsid w:val="005922EC"/>
    <w:rsid w:val="005926E3"/>
    <w:rsid w:val="00592E72"/>
    <w:rsid w:val="00593261"/>
    <w:rsid w:val="005935F9"/>
    <w:rsid w:val="00593699"/>
    <w:rsid w:val="00593AFC"/>
    <w:rsid w:val="005941F3"/>
    <w:rsid w:val="005943C5"/>
    <w:rsid w:val="00594946"/>
    <w:rsid w:val="0059497F"/>
    <w:rsid w:val="00594C3C"/>
    <w:rsid w:val="00594C94"/>
    <w:rsid w:val="00594E53"/>
    <w:rsid w:val="00595657"/>
    <w:rsid w:val="0059566F"/>
    <w:rsid w:val="00595738"/>
    <w:rsid w:val="00595943"/>
    <w:rsid w:val="00596052"/>
    <w:rsid w:val="0059609E"/>
    <w:rsid w:val="00596A26"/>
    <w:rsid w:val="00596DDC"/>
    <w:rsid w:val="0059742D"/>
    <w:rsid w:val="005974AD"/>
    <w:rsid w:val="00597F8B"/>
    <w:rsid w:val="005A01A8"/>
    <w:rsid w:val="005A025B"/>
    <w:rsid w:val="005A05EC"/>
    <w:rsid w:val="005A0799"/>
    <w:rsid w:val="005A0B64"/>
    <w:rsid w:val="005A14EA"/>
    <w:rsid w:val="005A1528"/>
    <w:rsid w:val="005A181C"/>
    <w:rsid w:val="005A23C8"/>
    <w:rsid w:val="005A25D6"/>
    <w:rsid w:val="005A25DE"/>
    <w:rsid w:val="005A2638"/>
    <w:rsid w:val="005A2980"/>
    <w:rsid w:val="005A29AB"/>
    <w:rsid w:val="005A2AA8"/>
    <w:rsid w:val="005A31A5"/>
    <w:rsid w:val="005A3327"/>
    <w:rsid w:val="005A3402"/>
    <w:rsid w:val="005A3538"/>
    <w:rsid w:val="005A3C39"/>
    <w:rsid w:val="005A3C47"/>
    <w:rsid w:val="005A3CCF"/>
    <w:rsid w:val="005A3F1D"/>
    <w:rsid w:val="005A3F67"/>
    <w:rsid w:val="005A3FA6"/>
    <w:rsid w:val="005A419E"/>
    <w:rsid w:val="005A4643"/>
    <w:rsid w:val="005A4681"/>
    <w:rsid w:val="005A4790"/>
    <w:rsid w:val="005A4C33"/>
    <w:rsid w:val="005A4F66"/>
    <w:rsid w:val="005A4F70"/>
    <w:rsid w:val="005A55BC"/>
    <w:rsid w:val="005A56F5"/>
    <w:rsid w:val="005A57DD"/>
    <w:rsid w:val="005A5CB9"/>
    <w:rsid w:val="005A7078"/>
    <w:rsid w:val="005A72F9"/>
    <w:rsid w:val="005A7CEB"/>
    <w:rsid w:val="005B0643"/>
    <w:rsid w:val="005B06EA"/>
    <w:rsid w:val="005B07EA"/>
    <w:rsid w:val="005B0C7C"/>
    <w:rsid w:val="005B122E"/>
    <w:rsid w:val="005B13FA"/>
    <w:rsid w:val="005B1471"/>
    <w:rsid w:val="005B18EB"/>
    <w:rsid w:val="005B19EF"/>
    <w:rsid w:val="005B1A0D"/>
    <w:rsid w:val="005B1A41"/>
    <w:rsid w:val="005B268C"/>
    <w:rsid w:val="005B29D3"/>
    <w:rsid w:val="005B2C44"/>
    <w:rsid w:val="005B2F8B"/>
    <w:rsid w:val="005B37EF"/>
    <w:rsid w:val="005B39A4"/>
    <w:rsid w:val="005B3BD3"/>
    <w:rsid w:val="005B3E79"/>
    <w:rsid w:val="005B3E81"/>
    <w:rsid w:val="005B4506"/>
    <w:rsid w:val="005B4B31"/>
    <w:rsid w:val="005B4E28"/>
    <w:rsid w:val="005B505B"/>
    <w:rsid w:val="005B51EA"/>
    <w:rsid w:val="005B6306"/>
    <w:rsid w:val="005B675F"/>
    <w:rsid w:val="005B6B99"/>
    <w:rsid w:val="005B6CE8"/>
    <w:rsid w:val="005B6D62"/>
    <w:rsid w:val="005B6F98"/>
    <w:rsid w:val="005B6FB2"/>
    <w:rsid w:val="005B717C"/>
    <w:rsid w:val="005B7282"/>
    <w:rsid w:val="005B7B4F"/>
    <w:rsid w:val="005B7C8A"/>
    <w:rsid w:val="005B7DAB"/>
    <w:rsid w:val="005B7DEE"/>
    <w:rsid w:val="005C0CEF"/>
    <w:rsid w:val="005C0D47"/>
    <w:rsid w:val="005C193F"/>
    <w:rsid w:val="005C1FFC"/>
    <w:rsid w:val="005C207C"/>
    <w:rsid w:val="005C2A77"/>
    <w:rsid w:val="005C2F06"/>
    <w:rsid w:val="005C30CC"/>
    <w:rsid w:val="005C3474"/>
    <w:rsid w:val="005C35B3"/>
    <w:rsid w:val="005C36C0"/>
    <w:rsid w:val="005C3C4B"/>
    <w:rsid w:val="005C3E18"/>
    <w:rsid w:val="005C4204"/>
    <w:rsid w:val="005C421B"/>
    <w:rsid w:val="005C439E"/>
    <w:rsid w:val="005C48A2"/>
    <w:rsid w:val="005C49C7"/>
    <w:rsid w:val="005C49C8"/>
    <w:rsid w:val="005C4E43"/>
    <w:rsid w:val="005C51C9"/>
    <w:rsid w:val="005C5335"/>
    <w:rsid w:val="005C55EF"/>
    <w:rsid w:val="005C5F75"/>
    <w:rsid w:val="005C6148"/>
    <w:rsid w:val="005C6EA2"/>
    <w:rsid w:val="005C7100"/>
    <w:rsid w:val="005C7AB8"/>
    <w:rsid w:val="005C7B3E"/>
    <w:rsid w:val="005D0218"/>
    <w:rsid w:val="005D060A"/>
    <w:rsid w:val="005D0618"/>
    <w:rsid w:val="005D085B"/>
    <w:rsid w:val="005D085C"/>
    <w:rsid w:val="005D0913"/>
    <w:rsid w:val="005D0B4E"/>
    <w:rsid w:val="005D0B96"/>
    <w:rsid w:val="005D0BE4"/>
    <w:rsid w:val="005D0C57"/>
    <w:rsid w:val="005D1A68"/>
    <w:rsid w:val="005D23E4"/>
    <w:rsid w:val="005D273B"/>
    <w:rsid w:val="005D2785"/>
    <w:rsid w:val="005D2DA5"/>
    <w:rsid w:val="005D2DA6"/>
    <w:rsid w:val="005D2F54"/>
    <w:rsid w:val="005D333D"/>
    <w:rsid w:val="005D3390"/>
    <w:rsid w:val="005D3834"/>
    <w:rsid w:val="005D4019"/>
    <w:rsid w:val="005D418E"/>
    <w:rsid w:val="005D42DD"/>
    <w:rsid w:val="005D4447"/>
    <w:rsid w:val="005D470D"/>
    <w:rsid w:val="005D487C"/>
    <w:rsid w:val="005D48E7"/>
    <w:rsid w:val="005D49E1"/>
    <w:rsid w:val="005D600B"/>
    <w:rsid w:val="005D6505"/>
    <w:rsid w:val="005D6718"/>
    <w:rsid w:val="005D68A9"/>
    <w:rsid w:val="005D68DB"/>
    <w:rsid w:val="005D6A6A"/>
    <w:rsid w:val="005D6D42"/>
    <w:rsid w:val="005D76CB"/>
    <w:rsid w:val="005D79CD"/>
    <w:rsid w:val="005D7AAE"/>
    <w:rsid w:val="005D7F92"/>
    <w:rsid w:val="005E0048"/>
    <w:rsid w:val="005E0259"/>
    <w:rsid w:val="005E032A"/>
    <w:rsid w:val="005E0A22"/>
    <w:rsid w:val="005E0BBF"/>
    <w:rsid w:val="005E0CE6"/>
    <w:rsid w:val="005E0CE7"/>
    <w:rsid w:val="005E1622"/>
    <w:rsid w:val="005E1860"/>
    <w:rsid w:val="005E191D"/>
    <w:rsid w:val="005E229A"/>
    <w:rsid w:val="005E23AD"/>
    <w:rsid w:val="005E26E6"/>
    <w:rsid w:val="005E2ECE"/>
    <w:rsid w:val="005E3327"/>
    <w:rsid w:val="005E333F"/>
    <w:rsid w:val="005E36CB"/>
    <w:rsid w:val="005E37C9"/>
    <w:rsid w:val="005E397A"/>
    <w:rsid w:val="005E3B30"/>
    <w:rsid w:val="005E3FAC"/>
    <w:rsid w:val="005E4134"/>
    <w:rsid w:val="005E4173"/>
    <w:rsid w:val="005E41B1"/>
    <w:rsid w:val="005E479E"/>
    <w:rsid w:val="005E48E4"/>
    <w:rsid w:val="005E49E2"/>
    <w:rsid w:val="005E4D7A"/>
    <w:rsid w:val="005E5553"/>
    <w:rsid w:val="005E57BC"/>
    <w:rsid w:val="005E5AF5"/>
    <w:rsid w:val="005E6718"/>
    <w:rsid w:val="005E6812"/>
    <w:rsid w:val="005E68FB"/>
    <w:rsid w:val="005E6E72"/>
    <w:rsid w:val="005E6EAB"/>
    <w:rsid w:val="005E6F73"/>
    <w:rsid w:val="005E7352"/>
    <w:rsid w:val="005E7A23"/>
    <w:rsid w:val="005F0140"/>
    <w:rsid w:val="005F0382"/>
    <w:rsid w:val="005F07A5"/>
    <w:rsid w:val="005F09B3"/>
    <w:rsid w:val="005F0BC3"/>
    <w:rsid w:val="005F1205"/>
    <w:rsid w:val="005F1678"/>
    <w:rsid w:val="005F1792"/>
    <w:rsid w:val="005F1D1C"/>
    <w:rsid w:val="005F1F82"/>
    <w:rsid w:val="005F2313"/>
    <w:rsid w:val="005F259E"/>
    <w:rsid w:val="005F2992"/>
    <w:rsid w:val="005F3102"/>
    <w:rsid w:val="005F406F"/>
    <w:rsid w:val="005F423C"/>
    <w:rsid w:val="005F43DE"/>
    <w:rsid w:val="005F4582"/>
    <w:rsid w:val="005F4619"/>
    <w:rsid w:val="005F4B32"/>
    <w:rsid w:val="005F5069"/>
    <w:rsid w:val="005F520C"/>
    <w:rsid w:val="005F5989"/>
    <w:rsid w:val="005F5D3D"/>
    <w:rsid w:val="005F5EBA"/>
    <w:rsid w:val="005F6067"/>
    <w:rsid w:val="005F62EF"/>
    <w:rsid w:val="005F6445"/>
    <w:rsid w:val="005F69CD"/>
    <w:rsid w:val="005F7046"/>
    <w:rsid w:val="005F70FA"/>
    <w:rsid w:val="00600574"/>
    <w:rsid w:val="006005BC"/>
    <w:rsid w:val="0060082F"/>
    <w:rsid w:val="00600AE8"/>
    <w:rsid w:val="00600CC8"/>
    <w:rsid w:val="006013BF"/>
    <w:rsid w:val="0060146C"/>
    <w:rsid w:val="006019EF"/>
    <w:rsid w:val="00601BFC"/>
    <w:rsid w:val="00601FA9"/>
    <w:rsid w:val="006021C6"/>
    <w:rsid w:val="00602200"/>
    <w:rsid w:val="0060224F"/>
    <w:rsid w:val="0060256E"/>
    <w:rsid w:val="0060257A"/>
    <w:rsid w:val="00603238"/>
    <w:rsid w:val="00603738"/>
    <w:rsid w:val="00603AFD"/>
    <w:rsid w:val="00603B78"/>
    <w:rsid w:val="00603BA1"/>
    <w:rsid w:val="00603BA8"/>
    <w:rsid w:val="00603F7E"/>
    <w:rsid w:val="0060450F"/>
    <w:rsid w:val="00604FAC"/>
    <w:rsid w:val="006050E7"/>
    <w:rsid w:val="006054EF"/>
    <w:rsid w:val="006056E9"/>
    <w:rsid w:val="006057D0"/>
    <w:rsid w:val="006058A2"/>
    <w:rsid w:val="0060591D"/>
    <w:rsid w:val="00605DE2"/>
    <w:rsid w:val="00605FE8"/>
    <w:rsid w:val="006061F1"/>
    <w:rsid w:val="00606753"/>
    <w:rsid w:val="00606936"/>
    <w:rsid w:val="00606B85"/>
    <w:rsid w:val="0060739D"/>
    <w:rsid w:val="00610380"/>
    <w:rsid w:val="00610EF3"/>
    <w:rsid w:val="00610FD5"/>
    <w:rsid w:val="00610FF0"/>
    <w:rsid w:val="0061107E"/>
    <w:rsid w:val="00611104"/>
    <w:rsid w:val="006112DD"/>
    <w:rsid w:val="00611710"/>
    <w:rsid w:val="006118E5"/>
    <w:rsid w:val="00611AEB"/>
    <w:rsid w:val="00611C54"/>
    <w:rsid w:val="00611D15"/>
    <w:rsid w:val="00612154"/>
    <w:rsid w:val="006126DA"/>
    <w:rsid w:val="00612D43"/>
    <w:rsid w:val="00612D50"/>
    <w:rsid w:val="00612E0F"/>
    <w:rsid w:val="00612F55"/>
    <w:rsid w:val="006139BF"/>
    <w:rsid w:val="00613A04"/>
    <w:rsid w:val="00613A0E"/>
    <w:rsid w:val="006141C7"/>
    <w:rsid w:val="006141F4"/>
    <w:rsid w:val="0061427A"/>
    <w:rsid w:val="00614EA3"/>
    <w:rsid w:val="00614F52"/>
    <w:rsid w:val="0061574F"/>
    <w:rsid w:val="006168F4"/>
    <w:rsid w:val="00617170"/>
    <w:rsid w:val="0061755A"/>
    <w:rsid w:val="0061786B"/>
    <w:rsid w:val="00617BDC"/>
    <w:rsid w:val="00617E6C"/>
    <w:rsid w:val="00620496"/>
    <w:rsid w:val="006208DE"/>
    <w:rsid w:val="0062113F"/>
    <w:rsid w:val="00621401"/>
    <w:rsid w:val="00621584"/>
    <w:rsid w:val="00621B7F"/>
    <w:rsid w:val="00622246"/>
    <w:rsid w:val="00622610"/>
    <w:rsid w:val="00622761"/>
    <w:rsid w:val="00622C97"/>
    <w:rsid w:val="00622D2F"/>
    <w:rsid w:val="006233AF"/>
    <w:rsid w:val="00623463"/>
    <w:rsid w:val="0062349C"/>
    <w:rsid w:val="00623504"/>
    <w:rsid w:val="006237E5"/>
    <w:rsid w:val="006239D1"/>
    <w:rsid w:val="006243B5"/>
    <w:rsid w:val="0062447A"/>
    <w:rsid w:val="006253D4"/>
    <w:rsid w:val="006254A7"/>
    <w:rsid w:val="0062551F"/>
    <w:rsid w:val="006255DA"/>
    <w:rsid w:val="006257C7"/>
    <w:rsid w:val="00626B8D"/>
    <w:rsid w:val="00626C1A"/>
    <w:rsid w:val="00627C36"/>
    <w:rsid w:val="006303C1"/>
    <w:rsid w:val="0063065A"/>
    <w:rsid w:val="00630D49"/>
    <w:rsid w:val="00632485"/>
    <w:rsid w:val="00633272"/>
    <w:rsid w:val="00633440"/>
    <w:rsid w:val="0063356C"/>
    <w:rsid w:val="006335EE"/>
    <w:rsid w:val="006337A3"/>
    <w:rsid w:val="00633A80"/>
    <w:rsid w:val="00634007"/>
    <w:rsid w:val="006344B8"/>
    <w:rsid w:val="006350D5"/>
    <w:rsid w:val="00635303"/>
    <w:rsid w:val="006357C4"/>
    <w:rsid w:val="006358C4"/>
    <w:rsid w:val="00635928"/>
    <w:rsid w:val="00635E4E"/>
    <w:rsid w:val="006361D4"/>
    <w:rsid w:val="006363B9"/>
    <w:rsid w:val="00636D15"/>
    <w:rsid w:val="00636D85"/>
    <w:rsid w:val="00636E26"/>
    <w:rsid w:val="00636E6A"/>
    <w:rsid w:val="00636FDA"/>
    <w:rsid w:val="00637778"/>
    <w:rsid w:val="006379C8"/>
    <w:rsid w:val="00637A18"/>
    <w:rsid w:val="006406C3"/>
    <w:rsid w:val="00641374"/>
    <w:rsid w:val="00641694"/>
    <w:rsid w:val="006417C7"/>
    <w:rsid w:val="00641FEF"/>
    <w:rsid w:val="00642A65"/>
    <w:rsid w:val="006434FA"/>
    <w:rsid w:val="0064392D"/>
    <w:rsid w:val="00643D4E"/>
    <w:rsid w:val="006441B5"/>
    <w:rsid w:val="006448F7"/>
    <w:rsid w:val="0064559A"/>
    <w:rsid w:val="00645A6B"/>
    <w:rsid w:val="0064624B"/>
    <w:rsid w:val="006462D9"/>
    <w:rsid w:val="0064635D"/>
    <w:rsid w:val="006469CC"/>
    <w:rsid w:val="00646B6D"/>
    <w:rsid w:val="00646D21"/>
    <w:rsid w:val="0064709D"/>
    <w:rsid w:val="006475D2"/>
    <w:rsid w:val="006504C7"/>
    <w:rsid w:val="00650FDA"/>
    <w:rsid w:val="00651385"/>
    <w:rsid w:val="00651522"/>
    <w:rsid w:val="006518D4"/>
    <w:rsid w:val="00652363"/>
    <w:rsid w:val="0065283F"/>
    <w:rsid w:val="00653159"/>
    <w:rsid w:val="00653380"/>
    <w:rsid w:val="00653519"/>
    <w:rsid w:val="00653529"/>
    <w:rsid w:val="00653668"/>
    <w:rsid w:val="00653715"/>
    <w:rsid w:val="00653985"/>
    <w:rsid w:val="00654137"/>
    <w:rsid w:val="006544B9"/>
    <w:rsid w:val="0065468F"/>
    <w:rsid w:val="006547ED"/>
    <w:rsid w:val="00654931"/>
    <w:rsid w:val="00655074"/>
    <w:rsid w:val="00655301"/>
    <w:rsid w:val="0065541D"/>
    <w:rsid w:val="00655870"/>
    <w:rsid w:val="006559DB"/>
    <w:rsid w:val="00655F6A"/>
    <w:rsid w:val="0065619C"/>
    <w:rsid w:val="006562E7"/>
    <w:rsid w:val="0065678D"/>
    <w:rsid w:val="00656DBA"/>
    <w:rsid w:val="006570A6"/>
    <w:rsid w:val="006571CF"/>
    <w:rsid w:val="006571E1"/>
    <w:rsid w:val="00657274"/>
    <w:rsid w:val="00657276"/>
    <w:rsid w:val="00657509"/>
    <w:rsid w:val="00657879"/>
    <w:rsid w:val="00660093"/>
    <w:rsid w:val="0066017D"/>
    <w:rsid w:val="0066058B"/>
    <w:rsid w:val="00660596"/>
    <w:rsid w:val="00660718"/>
    <w:rsid w:val="00660A9E"/>
    <w:rsid w:val="00661789"/>
    <w:rsid w:val="006617E5"/>
    <w:rsid w:val="00661BAE"/>
    <w:rsid w:val="00661C06"/>
    <w:rsid w:val="00661FFC"/>
    <w:rsid w:val="00662340"/>
    <w:rsid w:val="0066240A"/>
    <w:rsid w:val="0066280C"/>
    <w:rsid w:val="0066295D"/>
    <w:rsid w:val="00662DB5"/>
    <w:rsid w:val="00662FA4"/>
    <w:rsid w:val="006630E3"/>
    <w:rsid w:val="00663310"/>
    <w:rsid w:val="006635CF"/>
    <w:rsid w:val="00663762"/>
    <w:rsid w:val="0066382F"/>
    <w:rsid w:val="00663B20"/>
    <w:rsid w:val="0066400B"/>
    <w:rsid w:val="00664117"/>
    <w:rsid w:val="0066412B"/>
    <w:rsid w:val="0066431D"/>
    <w:rsid w:val="0066435F"/>
    <w:rsid w:val="006644E2"/>
    <w:rsid w:val="00664C31"/>
    <w:rsid w:val="00664F85"/>
    <w:rsid w:val="00665087"/>
    <w:rsid w:val="006650DB"/>
    <w:rsid w:val="006652B9"/>
    <w:rsid w:val="006654D6"/>
    <w:rsid w:val="00665BFC"/>
    <w:rsid w:val="006661CE"/>
    <w:rsid w:val="006670BE"/>
    <w:rsid w:val="006672B0"/>
    <w:rsid w:val="006673CB"/>
    <w:rsid w:val="0066740A"/>
    <w:rsid w:val="00667518"/>
    <w:rsid w:val="006675F3"/>
    <w:rsid w:val="00667930"/>
    <w:rsid w:val="00667E37"/>
    <w:rsid w:val="00671035"/>
    <w:rsid w:val="00671043"/>
    <w:rsid w:val="00671172"/>
    <w:rsid w:val="00671B70"/>
    <w:rsid w:val="00671E99"/>
    <w:rsid w:val="00671F11"/>
    <w:rsid w:val="00672148"/>
    <w:rsid w:val="006721B5"/>
    <w:rsid w:val="006722AC"/>
    <w:rsid w:val="00672554"/>
    <w:rsid w:val="0067269F"/>
    <w:rsid w:val="00672919"/>
    <w:rsid w:val="00672A57"/>
    <w:rsid w:val="0067322A"/>
    <w:rsid w:val="006735EE"/>
    <w:rsid w:val="0067392F"/>
    <w:rsid w:val="00673A36"/>
    <w:rsid w:val="00673ACC"/>
    <w:rsid w:val="00673CC6"/>
    <w:rsid w:val="00673D1C"/>
    <w:rsid w:val="00674572"/>
    <w:rsid w:val="00674AC6"/>
    <w:rsid w:val="00674AE5"/>
    <w:rsid w:val="00674B59"/>
    <w:rsid w:val="00674EB4"/>
    <w:rsid w:val="006750A3"/>
    <w:rsid w:val="006753CA"/>
    <w:rsid w:val="0067547C"/>
    <w:rsid w:val="006755AB"/>
    <w:rsid w:val="006755D7"/>
    <w:rsid w:val="00675675"/>
    <w:rsid w:val="00675A0F"/>
    <w:rsid w:val="00675EB8"/>
    <w:rsid w:val="00675F30"/>
    <w:rsid w:val="006764ED"/>
    <w:rsid w:val="00676644"/>
    <w:rsid w:val="006768EC"/>
    <w:rsid w:val="00676E06"/>
    <w:rsid w:val="00677225"/>
    <w:rsid w:val="006772B7"/>
    <w:rsid w:val="006778B6"/>
    <w:rsid w:val="00677DA9"/>
    <w:rsid w:val="00677E49"/>
    <w:rsid w:val="00680161"/>
    <w:rsid w:val="00680627"/>
    <w:rsid w:val="0068109C"/>
    <w:rsid w:val="00681246"/>
    <w:rsid w:val="006814A5"/>
    <w:rsid w:val="006814DF"/>
    <w:rsid w:val="006817F8"/>
    <w:rsid w:val="00681944"/>
    <w:rsid w:val="00681DE0"/>
    <w:rsid w:val="00681E78"/>
    <w:rsid w:val="00681FA3"/>
    <w:rsid w:val="00682102"/>
    <w:rsid w:val="00682737"/>
    <w:rsid w:val="00682ADC"/>
    <w:rsid w:val="00682DDB"/>
    <w:rsid w:val="00682FA2"/>
    <w:rsid w:val="006831CC"/>
    <w:rsid w:val="00683268"/>
    <w:rsid w:val="0068326F"/>
    <w:rsid w:val="0068457B"/>
    <w:rsid w:val="006845AD"/>
    <w:rsid w:val="00684624"/>
    <w:rsid w:val="006846CA"/>
    <w:rsid w:val="006848E3"/>
    <w:rsid w:val="00684C3B"/>
    <w:rsid w:val="00684D80"/>
    <w:rsid w:val="006850BE"/>
    <w:rsid w:val="00685520"/>
    <w:rsid w:val="0068579C"/>
    <w:rsid w:val="00685B9B"/>
    <w:rsid w:val="00685C56"/>
    <w:rsid w:val="006860DD"/>
    <w:rsid w:val="00686146"/>
    <w:rsid w:val="0068652F"/>
    <w:rsid w:val="00686861"/>
    <w:rsid w:val="006869C5"/>
    <w:rsid w:val="0068700F"/>
    <w:rsid w:val="00687438"/>
    <w:rsid w:val="006875B4"/>
    <w:rsid w:val="00687D12"/>
    <w:rsid w:val="00687EB5"/>
    <w:rsid w:val="0069028A"/>
    <w:rsid w:val="00690303"/>
    <w:rsid w:val="00690383"/>
    <w:rsid w:val="006906B5"/>
    <w:rsid w:val="0069080E"/>
    <w:rsid w:val="00690823"/>
    <w:rsid w:val="00690870"/>
    <w:rsid w:val="00690A02"/>
    <w:rsid w:val="00690ABF"/>
    <w:rsid w:val="0069132C"/>
    <w:rsid w:val="006917E8"/>
    <w:rsid w:val="00691D8D"/>
    <w:rsid w:val="006922CA"/>
    <w:rsid w:val="00692A08"/>
    <w:rsid w:val="00692CC8"/>
    <w:rsid w:val="00692F62"/>
    <w:rsid w:val="00693006"/>
    <w:rsid w:val="0069329B"/>
    <w:rsid w:val="0069346E"/>
    <w:rsid w:val="00693500"/>
    <w:rsid w:val="006936CB"/>
    <w:rsid w:val="006939E6"/>
    <w:rsid w:val="00693B6C"/>
    <w:rsid w:val="006940A6"/>
    <w:rsid w:val="00694126"/>
    <w:rsid w:val="006941A9"/>
    <w:rsid w:val="00694746"/>
    <w:rsid w:val="00694C03"/>
    <w:rsid w:val="00694F81"/>
    <w:rsid w:val="006951EA"/>
    <w:rsid w:val="00695354"/>
    <w:rsid w:val="006956AB"/>
    <w:rsid w:val="006958B0"/>
    <w:rsid w:val="00695AFE"/>
    <w:rsid w:val="00695B46"/>
    <w:rsid w:val="00695F5C"/>
    <w:rsid w:val="00695F6A"/>
    <w:rsid w:val="0069618F"/>
    <w:rsid w:val="00696454"/>
    <w:rsid w:val="00696552"/>
    <w:rsid w:val="00696676"/>
    <w:rsid w:val="0069683B"/>
    <w:rsid w:val="00697970"/>
    <w:rsid w:val="00697BC1"/>
    <w:rsid w:val="00697EDA"/>
    <w:rsid w:val="006A01D3"/>
    <w:rsid w:val="006A034E"/>
    <w:rsid w:val="006A04C9"/>
    <w:rsid w:val="006A0642"/>
    <w:rsid w:val="006A096E"/>
    <w:rsid w:val="006A0E2C"/>
    <w:rsid w:val="006A0E59"/>
    <w:rsid w:val="006A110C"/>
    <w:rsid w:val="006A11EB"/>
    <w:rsid w:val="006A152A"/>
    <w:rsid w:val="006A1625"/>
    <w:rsid w:val="006A1D07"/>
    <w:rsid w:val="006A1E0A"/>
    <w:rsid w:val="006A20BF"/>
    <w:rsid w:val="006A2309"/>
    <w:rsid w:val="006A23F7"/>
    <w:rsid w:val="006A273E"/>
    <w:rsid w:val="006A27F7"/>
    <w:rsid w:val="006A2F48"/>
    <w:rsid w:val="006A31F5"/>
    <w:rsid w:val="006A39E4"/>
    <w:rsid w:val="006A3AA9"/>
    <w:rsid w:val="006A4A0F"/>
    <w:rsid w:val="006A4A46"/>
    <w:rsid w:val="006A5220"/>
    <w:rsid w:val="006A599C"/>
    <w:rsid w:val="006A5AE6"/>
    <w:rsid w:val="006A5BDB"/>
    <w:rsid w:val="006A5D16"/>
    <w:rsid w:val="006A5F6A"/>
    <w:rsid w:val="006A64FF"/>
    <w:rsid w:val="006A67CC"/>
    <w:rsid w:val="006A6926"/>
    <w:rsid w:val="006A6A41"/>
    <w:rsid w:val="006A6B0D"/>
    <w:rsid w:val="006A7187"/>
    <w:rsid w:val="006A7235"/>
    <w:rsid w:val="006A7DC4"/>
    <w:rsid w:val="006B0293"/>
    <w:rsid w:val="006B0309"/>
    <w:rsid w:val="006B06CF"/>
    <w:rsid w:val="006B0CD8"/>
    <w:rsid w:val="006B11DF"/>
    <w:rsid w:val="006B18C2"/>
    <w:rsid w:val="006B1ACF"/>
    <w:rsid w:val="006B1FE5"/>
    <w:rsid w:val="006B22DD"/>
    <w:rsid w:val="006B2C1D"/>
    <w:rsid w:val="006B38A0"/>
    <w:rsid w:val="006B3AE1"/>
    <w:rsid w:val="006B404C"/>
    <w:rsid w:val="006B5102"/>
    <w:rsid w:val="006B53C9"/>
    <w:rsid w:val="006B55F7"/>
    <w:rsid w:val="006B5665"/>
    <w:rsid w:val="006B60D7"/>
    <w:rsid w:val="006B6143"/>
    <w:rsid w:val="006B6189"/>
    <w:rsid w:val="006B61A1"/>
    <w:rsid w:val="006B6E4B"/>
    <w:rsid w:val="006B7005"/>
    <w:rsid w:val="006B71FF"/>
    <w:rsid w:val="006B72B5"/>
    <w:rsid w:val="006B7570"/>
    <w:rsid w:val="006B7746"/>
    <w:rsid w:val="006B778C"/>
    <w:rsid w:val="006B7A9E"/>
    <w:rsid w:val="006B7F98"/>
    <w:rsid w:val="006C00B6"/>
    <w:rsid w:val="006C123C"/>
    <w:rsid w:val="006C17A7"/>
    <w:rsid w:val="006C1E36"/>
    <w:rsid w:val="006C1E38"/>
    <w:rsid w:val="006C1EA3"/>
    <w:rsid w:val="006C1F9C"/>
    <w:rsid w:val="006C2590"/>
    <w:rsid w:val="006C2692"/>
    <w:rsid w:val="006C2AC8"/>
    <w:rsid w:val="006C2EC7"/>
    <w:rsid w:val="006C2EDF"/>
    <w:rsid w:val="006C2F06"/>
    <w:rsid w:val="006C2F30"/>
    <w:rsid w:val="006C320A"/>
    <w:rsid w:val="006C3353"/>
    <w:rsid w:val="006C370E"/>
    <w:rsid w:val="006C371C"/>
    <w:rsid w:val="006C38CB"/>
    <w:rsid w:val="006C3967"/>
    <w:rsid w:val="006C3D73"/>
    <w:rsid w:val="006C483C"/>
    <w:rsid w:val="006C4959"/>
    <w:rsid w:val="006C5106"/>
    <w:rsid w:val="006C51AB"/>
    <w:rsid w:val="006C59E1"/>
    <w:rsid w:val="006C5A99"/>
    <w:rsid w:val="006C5D48"/>
    <w:rsid w:val="006C5EEF"/>
    <w:rsid w:val="006C6161"/>
    <w:rsid w:val="006C6214"/>
    <w:rsid w:val="006C6278"/>
    <w:rsid w:val="006C6535"/>
    <w:rsid w:val="006C6588"/>
    <w:rsid w:val="006C6907"/>
    <w:rsid w:val="006C6AA8"/>
    <w:rsid w:val="006C6F4E"/>
    <w:rsid w:val="006C710E"/>
    <w:rsid w:val="006C74D8"/>
    <w:rsid w:val="006C781F"/>
    <w:rsid w:val="006C7838"/>
    <w:rsid w:val="006C788A"/>
    <w:rsid w:val="006C7AA6"/>
    <w:rsid w:val="006D007E"/>
    <w:rsid w:val="006D0840"/>
    <w:rsid w:val="006D0C8E"/>
    <w:rsid w:val="006D0CB4"/>
    <w:rsid w:val="006D0F6F"/>
    <w:rsid w:val="006D108F"/>
    <w:rsid w:val="006D216F"/>
    <w:rsid w:val="006D22E9"/>
    <w:rsid w:val="006D2396"/>
    <w:rsid w:val="006D2845"/>
    <w:rsid w:val="006D2B59"/>
    <w:rsid w:val="006D317C"/>
    <w:rsid w:val="006D31F9"/>
    <w:rsid w:val="006D33FA"/>
    <w:rsid w:val="006D396C"/>
    <w:rsid w:val="006D3BF8"/>
    <w:rsid w:val="006D4132"/>
    <w:rsid w:val="006D46F8"/>
    <w:rsid w:val="006D485D"/>
    <w:rsid w:val="006D48AF"/>
    <w:rsid w:val="006D5678"/>
    <w:rsid w:val="006D5AD8"/>
    <w:rsid w:val="006D5D33"/>
    <w:rsid w:val="006D61F1"/>
    <w:rsid w:val="006D62C7"/>
    <w:rsid w:val="006D63E3"/>
    <w:rsid w:val="006D6622"/>
    <w:rsid w:val="006D676B"/>
    <w:rsid w:val="006D67D3"/>
    <w:rsid w:val="006D741C"/>
    <w:rsid w:val="006D7466"/>
    <w:rsid w:val="006D783F"/>
    <w:rsid w:val="006D7D75"/>
    <w:rsid w:val="006E0788"/>
    <w:rsid w:val="006E0865"/>
    <w:rsid w:val="006E0894"/>
    <w:rsid w:val="006E0B22"/>
    <w:rsid w:val="006E0BB4"/>
    <w:rsid w:val="006E0C87"/>
    <w:rsid w:val="006E0C97"/>
    <w:rsid w:val="006E143D"/>
    <w:rsid w:val="006E15F0"/>
    <w:rsid w:val="006E1630"/>
    <w:rsid w:val="006E16DF"/>
    <w:rsid w:val="006E1F5B"/>
    <w:rsid w:val="006E2629"/>
    <w:rsid w:val="006E27F4"/>
    <w:rsid w:val="006E33A9"/>
    <w:rsid w:val="006E3A50"/>
    <w:rsid w:val="006E3B5B"/>
    <w:rsid w:val="006E3BFB"/>
    <w:rsid w:val="006E3E6D"/>
    <w:rsid w:val="006E3FDA"/>
    <w:rsid w:val="006E3FF3"/>
    <w:rsid w:val="006E45FC"/>
    <w:rsid w:val="006E5350"/>
    <w:rsid w:val="006E56ED"/>
    <w:rsid w:val="006E57CF"/>
    <w:rsid w:val="006E57F5"/>
    <w:rsid w:val="006E5B4A"/>
    <w:rsid w:val="006E5F21"/>
    <w:rsid w:val="006E61EB"/>
    <w:rsid w:val="006E64E5"/>
    <w:rsid w:val="006E6791"/>
    <w:rsid w:val="006E6A99"/>
    <w:rsid w:val="006E6B0F"/>
    <w:rsid w:val="006E714B"/>
    <w:rsid w:val="006E761C"/>
    <w:rsid w:val="006E7837"/>
    <w:rsid w:val="006E7CB0"/>
    <w:rsid w:val="006E7E7A"/>
    <w:rsid w:val="006E7F16"/>
    <w:rsid w:val="006F08C9"/>
    <w:rsid w:val="006F0F6E"/>
    <w:rsid w:val="006F108C"/>
    <w:rsid w:val="006F11D7"/>
    <w:rsid w:val="006F12B4"/>
    <w:rsid w:val="006F13DD"/>
    <w:rsid w:val="006F1B80"/>
    <w:rsid w:val="006F1F4E"/>
    <w:rsid w:val="006F1FA8"/>
    <w:rsid w:val="006F2030"/>
    <w:rsid w:val="006F217A"/>
    <w:rsid w:val="006F2373"/>
    <w:rsid w:val="006F2AF9"/>
    <w:rsid w:val="006F2B96"/>
    <w:rsid w:val="006F2DA3"/>
    <w:rsid w:val="006F31CF"/>
    <w:rsid w:val="006F31F6"/>
    <w:rsid w:val="006F35C3"/>
    <w:rsid w:val="006F3618"/>
    <w:rsid w:val="006F366E"/>
    <w:rsid w:val="006F36B6"/>
    <w:rsid w:val="006F3AFB"/>
    <w:rsid w:val="006F3C7A"/>
    <w:rsid w:val="006F3EB9"/>
    <w:rsid w:val="006F410A"/>
    <w:rsid w:val="006F4428"/>
    <w:rsid w:val="006F4A8E"/>
    <w:rsid w:val="006F4B79"/>
    <w:rsid w:val="006F4D00"/>
    <w:rsid w:val="006F5477"/>
    <w:rsid w:val="006F608F"/>
    <w:rsid w:val="006F60C1"/>
    <w:rsid w:val="006F643E"/>
    <w:rsid w:val="006F6535"/>
    <w:rsid w:val="006F6708"/>
    <w:rsid w:val="006F6981"/>
    <w:rsid w:val="006F6FB8"/>
    <w:rsid w:val="006F7226"/>
    <w:rsid w:val="006F7231"/>
    <w:rsid w:val="006F7CEA"/>
    <w:rsid w:val="006F7D0E"/>
    <w:rsid w:val="0070010A"/>
    <w:rsid w:val="007002A6"/>
    <w:rsid w:val="00700598"/>
    <w:rsid w:val="007008A4"/>
    <w:rsid w:val="00700EAE"/>
    <w:rsid w:val="0070169E"/>
    <w:rsid w:val="00701BC0"/>
    <w:rsid w:val="007020FB"/>
    <w:rsid w:val="00702157"/>
    <w:rsid w:val="0070224C"/>
    <w:rsid w:val="007028A2"/>
    <w:rsid w:val="00702A40"/>
    <w:rsid w:val="007033AB"/>
    <w:rsid w:val="0070368E"/>
    <w:rsid w:val="00703C2B"/>
    <w:rsid w:val="00703ECB"/>
    <w:rsid w:val="0070426F"/>
    <w:rsid w:val="00704718"/>
    <w:rsid w:val="00705067"/>
    <w:rsid w:val="00705176"/>
    <w:rsid w:val="00705267"/>
    <w:rsid w:val="007054F5"/>
    <w:rsid w:val="0070576F"/>
    <w:rsid w:val="00705A97"/>
    <w:rsid w:val="007060F3"/>
    <w:rsid w:val="00706126"/>
    <w:rsid w:val="007061FD"/>
    <w:rsid w:val="00706709"/>
    <w:rsid w:val="00706980"/>
    <w:rsid w:val="00706B53"/>
    <w:rsid w:val="00706E39"/>
    <w:rsid w:val="0070711C"/>
    <w:rsid w:val="007074D5"/>
    <w:rsid w:val="00707871"/>
    <w:rsid w:val="00707BB0"/>
    <w:rsid w:val="00707FAC"/>
    <w:rsid w:val="00710193"/>
    <w:rsid w:val="007107F8"/>
    <w:rsid w:val="00710A09"/>
    <w:rsid w:val="00710A7D"/>
    <w:rsid w:val="0071139F"/>
    <w:rsid w:val="00711DD5"/>
    <w:rsid w:val="00712211"/>
    <w:rsid w:val="00712344"/>
    <w:rsid w:val="007125E5"/>
    <w:rsid w:val="00712666"/>
    <w:rsid w:val="00712CCF"/>
    <w:rsid w:val="00713589"/>
    <w:rsid w:val="00713BFA"/>
    <w:rsid w:val="0071443A"/>
    <w:rsid w:val="007145A0"/>
    <w:rsid w:val="00714696"/>
    <w:rsid w:val="0071475A"/>
    <w:rsid w:val="00714CC6"/>
    <w:rsid w:val="007153B8"/>
    <w:rsid w:val="00715803"/>
    <w:rsid w:val="00715C6D"/>
    <w:rsid w:val="00715E43"/>
    <w:rsid w:val="00716C43"/>
    <w:rsid w:val="00716D1D"/>
    <w:rsid w:val="00716EED"/>
    <w:rsid w:val="00717475"/>
    <w:rsid w:val="00717CA5"/>
    <w:rsid w:val="007203CF"/>
    <w:rsid w:val="007206A3"/>
    <w:rsid w:val="00720D78"/>
    <w:rsid w:val="00720E3F"/>
    <w:rsid w:val="00720FAA"/>
    <w:rsid w:val="00721440"/>
    <w:rsid w:val="00721739"/>
    <w:rsid w:val="00721EA4"/>
    <w:rsid w:val="007226B3"/>
    <w:rsid w:val="007232EC"/>
    <w:rsid w:val="00723505"/>
    <w:rsid w:val="00723CAF"/>
    <w:rsid w:val="00723FDC"/>
    <w:rsid w:val="007241C7"/>
    <w:rsid w:val="007241CA"/>
    <w:rsid w:val="007244DE"/>
    <w:rsid w:val="0072494A"/>
    <w:rsid w:val="007249BD"/>
    <w:rsid w:val="00724ED5"/>
    <w:rsid w:val="007256AC"/>
    <w:rsid w:val="00725886"/>
    <w:rsid w:val="00725D77"/>
    <w:rsid w:val="00726019"/>
    <w:rsid w:val="0072612B"/>
    <w:rsid w:val="0072630E"/>
    <w:rsid w:val="00726528"/>
    <w:rsid w:val="007265CF"/>
    <w:rsid w:val="007267AF"/>
    <w:rsid w:val="00726834"/>
    <w:rsid w:val="00726914"/>
    <w:rsid w:val="0072722A"/>
    <w:rsid w:val="0072724D"/>
    <w:rsid w:val="00727353"/>
    <w:rsid w:val="0073024C"/>
    <w:rsid w:val="00730260"/>
    <w:rsid w:val="00730362"/>
    <w:rsid w:val="00730758"/>
    <w:rsid w:val="00730A19"/>
    <w:rsid w:val="00730BCA"/>
    <w:rsid w:val="00730CC1"/>
    <w:rsid w:val="00731914"/>
    <w:rsid w:val="00731EFD"/>
    <w:rsid w:val="0073333D"/>
    <w:rsid w:val="007334B5"/>
    <w:rsid w:val="007334E9"/>
    <w:rsid w:val="00733AC2"/>
    <w:rsid w:val="00733BB6"/>
    <w:rsid w:val="00733D4F"/>
    <w:rsid w:val="00733D62"/>
    <w:rsid w:val="00733E96"/>
    <w:rsid w:val="00733F86"/>
    <w:rsid w:val="007345EB"/>
    <w:rsid w:val="00734E4D"/>
    <w:rsid w:val="0073500C"/>
    <w:rsid w:val="007357FD"/>
    <w:rsid w:val="00735989"/>
    <w:rsid w:val="0073609E"/>
    <w:rsid w:val="00736212"/>
    <w:rsid w:val="007362AF"/>
    <w:rsid w:val="00736498"/>
    <w:rsid w:val="007368BA"/>
    <w:rsid w:val="007368EB"/>
    <w:rsid w:val="00736AE8"/>
    <w:rsid w:val="00736FE9"/>
    <w:rsid w:val="00737301"/>
    <w:rsid w:val="00737448"/>
    <w:rsid w:val="0073764D"/>
    <w:rsid w:val="00737BCD"/>
    <w:rsid w:val="00737DCE"/>
    <w:rsid w:val="007401AA"/>
    <w:rsid w:val="0074092C"/>
    <w:rsid w:val="007409E5"/>
    <w:rsid w:val="00740EF4"/>
    <w:rsid w:val="007414FB"/>
    <w:rsid w:val="0074167E"/>
    <w:rsid w:val="00741E31"/>
    <w:rsid w:val="007424BA"/>
    <w:rsid w:val="007425CF"/>
    <w:rsid w:val="00742C68"/>
    <w:rsid w:val="00742D83"/>
    <w:rsid w:val="00743062"/>
    <w:rsid w:val="007431EA"/>
    <w:rsid w:val="00743531"/>
    <w:rsid w:val="00743773"/>
    <w:rsid w:val="00743B52"/>
    <w:rsid w:val="00743ED4"/>
    <w:rsid w:val="007440B0"/>
    <w:rsid w:val="007441F8"/>
    <w:rsid w:val="00744267"/>
    <w:rsid w:val="007445DF"/>
    <w:rsid w:val="0074532D"/>
    <w:rsid w:val="007455E4"/>
    <w:rsid w:val="00745EFB"/>
    <w:rsid w:val="00746151"/>
    <w:rsid w:val="00746363"/>
    <w:rsid w:val="00746624"/>
    <w:rsid w:val="0074666F"/>
    <w:rsid w:val="0074686B"/>
    <w:rsid w:val="0074690B"/>
    <w:rsid w:val="00746FC7"/>
    <w:rsid w:val="007471CB"/>
    <w:rsid w:val="00747912"/>
    <w:rsid w:val="00747B29"/>
    <w:rsid w:val="00750118"/>
    <w:rsid w:val="00750AF5"/>
    <w:rsid w:val="00750CFA"/>
    <w:rsid w:val="00750E70"/>
    <w:rsid w:val="00750F5E"/>
    <w:rsid w:val="007513ED"/>
    <w:rsid w:val="007513FB"/>
    <w:rsid w:val="007516BC"/>
    <w:rsid w:val="00751E76"/>
    <w:rsid w:val="0075227B"/>
    <w:rsid w:val="00752B90"/>
    <w:rsid w:val="00752C16"/>
    <w:rsid w:val="00752E02"/>
    <w:rsid w:val="00753197"/>
    <w:rsid w:val="00753382"/>
    <w:rsid w:val="007534A0"/>
    <w:rsid w:val="00753B22"/>
    <w:rsid w:val="00753BBE"/>
    <w:rsid w:val="007542C4"/>
    <w:rsid w:val="0075547C"/>
    <w:rsid w:val="00755482"/>
    <w:rsid w:val="00755744"/>
    <w:rsid w:val="00755816"/>
    <w:rsid w:val="007559DF"/>
    <w:rsid w:val="00755D75"/>
    <w:rsid w:val="00755DB1"/>
    <w:rsid w:val="00755FE7"/>
    <w:rsid w:val="00756082"/>
    <w:rsid w:val="007565D3"/>
    <w:rsid w:val="007569E3"/>
    <w:rsid w:val="007569E4"/>
    <w:rsid w:val="00756BAE"/>
    <w:rsid w:val="00757018"/>
    <w:rsid w:val="007571B6"/>
    <w:rsid w:val="007576F0"/>
    <w:rsid w:val="00757885"/>
    <w:rsid w:val="00757E6E"/>
    <w:rsid w:val="007602FF"/>
    <w:rsid w:val="00760540"/>
    <w:rsid w:val="00760AA9"/>
    <w:rsid w:val="00760ADC"/>
    <w:rsid w:val="007614A6"/>
    <w:rsid w:val="0076172E"/>
    <w:rsid w:val="0076189B"/>
    <w:rsid w:val="007618E8"/>
    <w:rsid w:val="00761E5B"/>
    <w:rsid w:val="0076202E"/>
    <w:rsid w:val="00762468"/>
    <w:rsid w:val="007626E4"/>
    <w:rsid w:val="00762997"/>
    <w:rsid w:val="00762CAE"/>
    <w:rsid w:val="00762D5E"/>
    <w:rsid w:val="00763182"/>
    <w:rsid w:val="007631C9"/>
    <w:rsid w:val="0076321C"/>
    <w:rsid w:val="00763369"/>
    <w:rsid w:val="0076368A"/>
    <w:rsid w:val="00763D77"/>
    <w:rsid w:val="007659AF"/>
    <w:rsid w:val="00765AE2"/>
    <w:rsid w:val="00765B7B"/>
    <w:rsid w:val="00765CFA"/>
    <w:rsid w:val="0076634F"/>
    <w:rsid w:val="0076680C"/>
    <w:rsid w:val="00766BD5"/>
    <w:rsid w:val="00766C32"/>
    <w:rsid w:val="0076723E"/>
    <w:rsid w:val="007675EC"/>
    <w:rsid w:val="00767754"/>
    <w:rsid w:val="00767C47"/>
    <w:rsid w:val="00770015"/>
    <w:rsid w:val="00770450"/>
    <w:rsid w:val="00770998"/>
    <w:rsid w:val="007710A6"/>
    <w:rsid w:val="0077136C"/>
    <w:rsid w:val="007713FB"/>
    <w:rsid w:val="00771605"/>
    <w:rsid w:val="00771CDD"/>
    <w:rsid w:val="007724CC"/>
    <w:rsid w:val="00772BB7"/>
    <w:rsid w:val="00772ED9"/>
    <w:rsid w:val="007730A4"/>
    <w:rsid w:val="007730EA"/>
    <w:rsid w:val="00773B80"/>
    <w:rsid w:val="00773CBD"/>
    <w:rsid w:val="00773DE1"/>
    <w:rsid w:val="00774015"/>
    <w:rsid w:val="0077441E"/>
    <w:rsid w:val="00774AC0"/>
    <w:rsid w:val="007753AE"/>
    <w:rsid w:val="007758A5"/>
    <w:rsid w:val="00775BFB"/>
    <w:rsid w:val="00775CF4"/>
    <w:rsid w:val="00775D75"/>
    <w:rsid w:val="00775EE1"/>
    <w:rsid w:val="00776401"/>
    <w:rsid w:val="00777586"/>
    <w:rsid w:val="007777EE"/>
    <w:rsid w:val="00777A4E"/>
    <w:rsid w:val="00777BFE"/>
    <w:rsid w:val="00777D8F"/>
    <w:rsid w:val="00777E6C"/>
    <w:rsid w:val="00777EC2"/>
    <w:rsid w:val="0078059B"/>
    <w:rsid w:val="0078071A"/>
    <w:rsid w:val="0078086F"/>
    <w:rsid w:val="0078094A"/>
    <w:rsid w:val="00780977"/>
    <w:rsid w:val="00780C41"/>
    <w:rsid w:val="00780D70"/>
    <w:rsid w:val="00781350"/>
    <w:rsid w:val="007818AE"/>
    <w:rsid w:val="00781A5C"/>
    <w:rsid w:val="00781B13"/>
    <w:rsid w:val="0078221B"/>
    <w:rsid w:val="00782288"/>
    <w:rsid w:val="007827F3"/>
    <w:rsid w:val="00782EFD"/>
    <w:rsid w:val="007830D2"/>
    <w:rsid w:val="0078314A"/>
    <w:rsid w:val="007836A8"/>
    <w:rsid w:val="00783E13"/>
    <w:rsid w:val="00784087"/>
    <w:rsid w:val="00784B46"/>
    <w:rsid w:val="00785131"/>
    <w:rsid w:val="0078548B"/>
    <w:rsid w:val="0078551B"/>
    <w:rsid w:val="00785524"/>
    <w:rsid w:val="0078555E"/>
    <w:rsid w:val="0078579D"/>
    <w:rsid w:val="00785949"/>
    <w:rsid w:val="0078647C"/>
    <w:rsid w:val="007864F8"/>
    <w:rsid w:val="007865E8"/>
    <w:rsid w:val="00786C61"/>
    <w:rsid w:val="0078711D"/>
    <w:rsid w:val="007874CF"/>
    <w:rsid w:val="007879A7"/>
    <w:rsid w:val="00790095"/>
    <w:rsid w:val="0079014E"/>
    <w:rsid w:val="00790430"/>
    <w:rsid w:val="00790540"/>
    <w:rsid w:val="0079080B"/>
    <w:rsid w:val="00790DB8"/>
    <w:rsid w:val="00791253"/>
    <w:rsid w:val="007917DC"/>
    <w:rsid w:val="00791F89"/>
    <w:rsid w:val="0079257C"/>
    <w:rsid w:val="007927A4"/>
    <w:rsid w:val="007927A9"/>
    <w:rsid w:val="0079291D"/>
    <w:rsid w:val="00792CFB"/>
    <w:rsid w:val="00792E00"/>
    <w:rsid w:val="00793141"/>
    <w:rsid w:val="00793162"/>
    <w:rsid w:val="0079333C"/>
    <w:rsid w:val="007934DF"/>
    <w:rsid w:val="0079379E"/>
    <w:rsid w:val="00794037"/>
    <w:rsid w:val="0079465D"/>
    <w:rsid w:val="00794FED"/>
    <w:rsid w:val="0079574E"/>
    <w:rsid w:val="007961C7"/>
    <w:rsid w:val="00796284"/>
    <w:rsid w:val="00796682"/>
    <w:rsid w:val="0079674C"/>
    <w:rsid w:val="00796C1B"/>
    <w:rsid w:val="00796F40"/>
    <w:rsid w:val="007972B0"/>
    <w:rsid w:val="00797856"/>
    <w:rsid w:val="00797BD8"/>
    <w:rsid w:val="00797D75"/>
    <w:rsid w:val="00797F01"/>
    <w:rsid w:val="007A0449"/>
    <w:rsid w:val="007A07DA"/>
    <w:rsid w:val="007A204B"/>
    <w:rsid w:val="007A22D8"/>
    <w:rsid w:val="007A265E"/>
    <w:rsid w:val="007A26F2"/>
    <w:rsid w:val="007A2C25"/>
    <w:rsid w:val="007A2ECC"/>
    <w:rsid w:val="007A32DE"/>
    <w:rsid w:val="007A353C"/>
    <w:rsid w:val="007A37BA"/>
    <w:rsid w:val="007A381C"/>
    <w:rsid w:val="007A3869"/>
    <w:rsid w:val="007A3AB9"/>
    <w:rsid w:val="007A4A7B"/>
    <w:rsid w:val="007A4BE1"/>
    <w:rsid w:val="007A53C7"/>
    <w:rsid w:val="007A5571"/>
    <w:rsid w:val="007A577A"/>
    <w:rsid w:val="007A5A3B"/>
    <w:rsid w:val="007A5C3C"/>
    <w:rsid w:val="007A5C6A"/>
    <w:rsid w:val="007A5D25"/>
    <w:rsid w:val="007A6060"/>
    <w:rsid w:val="007A643E"/>
    <w:rsid w:val="007A6503"/>
    <w:rsid w:val="007A6546"/>
    <w:rsid w:val="007A65AE"/>
    <w:rsid w:val="007A6B6B"/>
    <w:rsid w:val="007A6CC0"/>
    <w:rsid w:val="007A6E19"/>
    <w:rsid w:val="007A6F82"/>
    <w:rsid w:val="007A7284"/>
    <w:rsid w:val="007A72B2"/>
    <w:rsid w:val="007A79DC"/>
    <w:rsid w:val="007B008A"/>
    <w:rsid w:val="007B07D8"/>
    <w:rsid w:val="007B0B01"/>
    <w:rsid w:val="007B0B7D"/>
    <w:rsid w:val="007B0BAB"/>
    <w:rsid w:val="007B105A"/>
    <w:rsid w:val="007B15A4"/>
    <w:rsid w:val="007B1895"/>
    <w:rsid w:val="007B18EC"/>
    <w:rsid w:val="007B1DB3"/>
    <w:rsid w:val="007B2029"/>
    <w:rsid w:val="007B3436"/>
    <w:rsid w:val="007B38CC"/>
    <w:rsid w:val="007B3E40"/>
    <w:rsid w:val="007B3F6C"/>
    <w:rsid w:val="007B4103"/>
    <w:rsid w:val="007B4867"/>
    <w:rsid w:val="007B49DD"/>
    <w:rsid w:val="007B5205"/>
    <w:rsid w:val="007B5800"/>
    <w:rsid w:val="007B5D8F"/>
    <w:rsid w:val="007B6332"/>
    <w:rsid w:val="007B6429"/>
    <w:rsid w:val="007B6980"/>
    <w:rsid w:val="007B70AE"/>
    <w:rsid w:val="007B79DA"/>
    <w:rsid w:val="007B7CE0"/>
    <w:rsid w:val="007B7E9E"/>
    <w:rsid w:val="007C10FE"/>
    <w:rsid w:val="007C1348"/>
    <w:rsid w:val="007C1603"/>
    <w:rsid w:val="007C1812"/>
    <w:rsid w:val="007C19D0"/>
    <w:rsid w:val="007C19D6"/>
    <w:rsid w:val="007C1C25"/>
    <w:rsid w:val="007C1C73"/>
    <w:rsid w:val="007C1E97"/>
    <w:rsid w:val="007C2231"/>
    <w:rsid w:val="007C24AD"/>
    <w:rsid w:val="007C250E"/>
    <w:rsid w:val="007C2531"/>
    <w:rsid w:val="007C2710"/>
    <w:rsid w:val="007C2739"/>
    <w:rsid w:val="007C27E3"/>
    <w:rsid w:val="007C2B40"/>
    <w:rsid w:val="007C30C9"/>
    <w:rsid w:val="007C3295"/>
    <w:rsid w:val="007C3445"/>
    <w:rsid w:val="007C35CC"/>
    <w:rsid w:val="007C3A6C"/>
    <w:rsid w:val="007C4159"/>
    <w:rsid w:val="007C4227"/>
    <w:rsid w:val="007C422E"/>
    <w:rsid w:val="007C43F3"/>
    <w:rsid w:val="007C4702"/>
    <w:rsid w:val="007C482E"/>
    <w:rsid w:val="007C490C"/>
    <w:rsid w:val="007C5329"/>
    <w:rsid w:val="007C554A"/>
    <w:rsid w:val="007C5BCB"/>
    <w:rsid w:val="007C5CED"/>
    <w:rsid w:val="007C60F9"/>
    <w:rsid w:val="007C613A"/>
    <w:rsid w:val="007C615F"/>
    <w:rsid w:val="007C62F4"/>
    <w:rsid w:val="007C6368"/>
    <w:rsid w:val="007C65D4"/>
    <w:rsid w:val="007C67A6"/>
    <w:rsid w:val="007C6940"/>
    <w:rsid w:val="007C6DD5"/>
    <w:rsid w:val="007C70AA"/>
    <w:rsid w:val="007C7174"/>
    <w:rsid w:val="007C7D3B"/>
    <w:rsid w:val="007D03D2"/>
    <w:rsid w:val="007D04E5"/>
    <w:rsid w:val="007D07F1"/>
    <w:rsid w:val="007D0AB4"/>
    <w:rsid w:val="007D0B8A"/>
    <w:rsid w:val="007D1387"/>
    <w:rsid w:val="007D143B"/>
    <w:rsid w:val="007D194B"/>
    <w:rsid w:val="007D1BEA"/>
    <w:rsid w:val="007D1F08"/>
    <w:rsid w:val="007D2439"/>
    <w:rsid w:val="007D2780"/>
    <w:rsid w:val="007D2A8F"/>
    <w:rsid w:val="007D2F8E"/>
    <w:rsid w:val="007D3412"/>
    <w:rsid w:val="007D382D"/>
    <w:rsid w:val="007D3BE7"/>
    <w:rsid w:val="007D420A"/>
    <w:rsid w:val="007D450E"/>
    <w:rsid w:val="007D4975"/>
    <w:rsid w:val="007D4C2A"/>
    <w:rsid w:val="007D5014"/>
    <w:rsid w:val="007D5740"/>
    <w:rsid w:val="007D5BC8"/>
    <w:rsid w:val="007D5EE4"/>
    <w:rsid w:val="007D5F48"/>
    <w:rsid w:val="007D636A"/>
    <w:rsid w:val="007D6370"/>
    <w:rsid w:val="007D6BE2"/>
    <w:rsid w:val="007D6C76"/>
    <w:rsid w:val="007D6D86"/>
    <w:rsid w:val="007D6EBF"/>
    <w:rsid w:val="007D7100"/>
    <w:rsid w:val="007D71E1"/>
    <w:rsid w:val="007D71F9"/>
    <w:rsid w:val="007D74F4"/>
    <w:rsid w:val="007D783B"/>
    <w:rsid w:val="007D7C80"/>
    <w:rsid w:val="007D7E7B"/>
    <w:rsid w:val="007E0145"/>
    <w:rsid w:val="007E095D"/>
    <w:rsid w:val="007E0B83"/>
    <w:rsid w:val="007E0FF7"/>
    <w:rsid w:val="007E1361"/>
    <w:rsid w:val="007E13E3"/>
    <w:rsid w:val="007E170C"/>
    <w:rsid w:val="007E19AD"/>
    <w:rsid w:val="007E1A96"/>
    <w:rsid w:val="007E1B48"/>
    <w:rsid w:val="007E1D7B"/>
    <w:rsid w:val="007E2C90"/>
    <w:rsid w:val="007E2EAF"/>
    <w:rsid w:val="007E30BA"/>
    <w:rsid w:val="007E350E"/>
    <w:rsid w:val="007E3F00"/>
    <w:rsid w:val="007E487D"/>
    <w:rsid w:val="007E4A03"/>
    <w:rsid w:val="007E4B25"/>
    <w:rsid w:val="007E4BEE"/>
    <w:rsid w:val="007E4F71"/>
    <w:rsid w:val="007E5557"/>
    <w:rsid w:val="007E6163"/>
    <w:rsid w:val="007E6434"/>
    <w:rsid w:val="007E66CE"/>
    <w:rsid w:val="007E6841"/>
    <w:rsid w:val="007E6B27"/>
    <w:rsid w:val="007E6B2A"/>
    <w:rsid w:val="007E6C34"/>
    <w:rsid w:val="007E6CF6"/>
    <w:rsid w:val="007E7226"/>
    <w:rsid w:val="007E73E3"/>
    <w:rsid w:val="007E73EE"/>
    <w:rsid w:val="007F06E0"/>
    <w:rsid w:val="007F0B1E"/>
    <w:rsid w:val="007F0B31"/>
    <w:rsid w:val="007F17D7"/>
    <w:rsid w:val="007F1AA0"/>
    <w:rsid w:val="007F1BD1"/>
    <w:rsid w:val="007F1D7B"/>
    <w:rsid w:val="007F22E3"/>
    <w:rsid w:val="007F23A9"/>
    <w:rsid w:val="007F2768"/>
    <w:rsid w:val="007F2A08"/>
    <w:rsid w:val="007F2E1E"/>
    <w:rsid w:val="007F30C9"/>
    <w:rsid w:val="007F3291"/>
    <w:rsid w:val="007F384A"/>
    <w:rsid w:val="007F391E"/>
    <w:rsid w:val="007F3C96"/>
    <w:rsid w:val="007F40F7"/>
    <w:rsid w:val="007F41F1"/>
    <w:rsid w:val="007F45A0"/>
    <w:rsid w:val="007F46D5"/>
    <w:rsid w:val="007F49CA"/>
    <w:rsid w:val="007F4CE8"/>
    <w:rsid w:val="007F51D1"/>
    <w:rsid w:val="007F54AF"/>
    <w:rsid w:val="007F5877"/>
    <w:rsid w:val="007F594C"/>
    <w:rsid w:val="007F5D45"/>
    <w:rsid w:val="007F6080"/>
    <w:rsid w:val="007F660C"/>
    <w:rsid w:val="007F6843"/>
    <w:rsid w:val="007F68B2"/>
    <w:rsid w:val="007F698E"/>
    <w:rsid w:val="007F6EF2"/>
    <w:rsid w:val="007F711A"/>
    <w:rsid w:val="007F75E8"/>
    <w:rsid w:val="007F771A"/>
    <w:rsid w:val="007F77A2"/>
    <w:rsid w:val="007F7EB3"/>
    <w:rsid w:val="008003ED"/>
    <w:rsid w:val="00801124"/>
    <w:rsid w:val="00801214"/>
    <w:rsid w:val="0080136E"/>
    <w:rsid w:val="0080186E"/>
    <w:rsid w:val="00801AE7"/>
    <w:rsid w:val="00801C21"/>
    <w:rsid w:val="00801CBF"/>
    <w:rsid w:val="00801F3B"/>
    <w:rsid w:val="00802275"/>
    <w:rsid w:val="00802302"/>
    <w:rsid w:val="008024C4"/>
    <w:rsid w:val="00802557"/>
    <w:rsid w:val="008025E5"/>
    <w:rsid w:val="008027A0"/>
    <w:rsid w:val="00802F6D"/>
    <w:rsid w:val="00802FEB"/>
    <w:rsid w:val="008033E2"/>
    <w:rsid w:val="008034AA"/>
    <w:rsid w:val="00803896"/>
    <w:rsid w:val="00803B34"/>
    <w:rsid w:val="00803C59"/>
    <w:rsid w:val="00803E29"/>
    <w:rsid w:val="00804622"/>
    <w:rsid w:val="00804862"/>
    <w:rsid w:val="008049BA"/>
    <w:rsid w:val="00804C32"/>
    <w:rsid w:val="00804F83"/>
    <w:rsid w:val="00805543"/>
    <w:rsid w:val="00805C30"/>
    <w:rsid w:val="00805EB0"/>
    <w:rsid w:val="008061DB"/>
    <w:rsid w:val="008062E8"/>
    <w:rsid w:val="008065C5"/>
    <w:rsid w:val="008068B8"/>
    <w:rsid w:val="0080695A"/>
    <w:rsid w:val="00806EC1"/>
    <w:rsid w:val="008073CB"/>
    <w:rsid w:val="00807604"/>
    <w:rsid w:val="0080763C"/>
    <w:rsid w:val="00807AE0"/>
    <w:rsid w:val="00807B2C"/>
    <w:rsid w:val="00807E16"/>
    <w:rsid w:val="00807EAB"/>
    <w:rsid w:val="008104A5"/>
    <w:rsid w:val="0081068D"/>
    <w:rsid w:val="008106D8"/>
    <w:rsid w:val="0081089F"/>
    <w:rsid w:val="00810ACD"/>
    <w:rsid w:val="00810CBF"/>
    <w:rsid w:val="00811120"/>
    <w:rsid w:val="008112F2"/>
    <w:rsid w:val="0081166A"/>
    <w:rsid w:val="00811FBE"/>
    <w:rsid w:val="00812435"/>
    <w:rsid w:val="0081254A"/>
    <w:rsid w:val="008128D3"/>
    <w:rsid w:val="00812E89"/>
    <w:rsid w:val="00812F6C"/>
    <w:rsid w:val="0081303D"/>
    <w:rsid w:val="008135D7"/>
    <w:rsid w:val="008135F8"/>
    <w:rsid w:val="00813D24"/>
    <w:rsid w:val="00813F10"/>
    <w:rsid w:val="00813FC0"/>
    <w:rsid w:val="0081446B"/>
    <w:rsid w:val="00814678"/>
    <w:rsid w:val="00814D99"/>
    <w:rsid w:val="0081510E"/>
    <w:rsid w:val="0081529B"/>
    <w:rsid w:val="008152EE"/>
    <w:rsid w:val="00815B95"/>
    <w:rsid w:val="00815C44"/>
    <w:rsid w:val="00815CC6"/>
    <w:rsid w:val="00815E02"/>
    <w:rsid w:val="0081674E"/>
    <w:rsid w:val="00816D09"/>
    <w:rsid w:val="00816E8A"/>
    <w:rsid w:val="00816F89"/>
    <w:rsid w:val="00817023"/>
    <w:rsid w:val="0081708C"/>
    <w:rsid w:val="008172EE"/>
    <w:rsid w:val="00817483"/>
    <w:rsid w:val="00817AFF"/>
    <w:rsid w:val="00820150"/>
    <w:rsid w:val="00820187"/>
    <w:rsid w:val="00820342"/>
    <w:rsid w:val="0082039C"/>
    <w:rsid w:val="008205FF"/>
    <w:rsid w:val="0082063A"/>
    <w:rsid w:val="00820661"/>
    <w:rsid w:val="00820848"/>
    <w:rsid w:val="00820FD0"/>
    <w:rsid w:val="00820FDB"/>
    <w:rsid w:val="0082147E"/>
    <w:rsid w:val="00821A11"/>
    <w:rsid w:val="00821A13"/>
    <w:rsid w:val="00821A96"/>
    <w:rsid w:val="00822BBA"/>
    <w:rsid w:val="008231EC"/>
    <w:rsid w:val="0082349A"/>
    <w:rsid w:val="008236D6"/>
    <w:rsid w:val="00823973"/>
    <w:rsid w:val="00823E4C"/>
    <w:rsid w:val="00823FB9"/>
    <w:rsid w:val="008246B3"/>
    <w:rsid w:val="00824962"/>
    <w:rsid w:val="00824A27"/>
    <w:rsid w:val="00824AA5"/>
    <w:rsid w:val="008252DE"/>
    <w:rsid w:val="00825372"/>
    <w:rsid w:val="0082555B"/>
    <w:rsid w:val="0082603E"/>
    <w:rsid w:val="00826043"/>
    <w:rsid w:val="008261F5"/>
    <w:rsid w:val="00826546"/>
    <w:rsid w:val="00826879"/>
    <w:rsid w:val="00827311"/>
    <w:rsid w:val="0082796E"/>
    <w:rsid w:val="00827E7C"/>
    <w:rsid w:val="0083008F"/>
    <w:rsid w:val="00830954"/>
    <w:rsid w:val="00830AF0"/>
    <w:rsid w:val="00831076"/>
    <w:rsid w:val="008311A2"/>
    <w:rsid w:val="00831B62"/>
    <w:rsid w:val="00831F95"/>
    <w:rsid w:val="00831FE8"/>
    <w:rsid w:val="0083205A"/>
    <w:rsid w:val="008323BD"/>
    <w:rsid w:val="00832B5D"/>
    <w:rsid w:val="00832C9F"/>
    <w:rsid w:val="00832D8C"/>
    <w:rsid w:val="00832EF4"/>
    <w:rsid w:val="00833480"/>
    <w:rsid w:val="00833630"/>
    <w:rsid w:val="00833E17"/>
    <w:rsid w:val="00833EB1"/>
    <w:rsid w:val="00833F3A"/>
    <w:rsid w:val="0083452C"/>
    <w:rsid w:val="00834DE2"/>
    <w:rsid w:val="00834DE5"/>
    <w:rsid w:val="00834FD2"/>
    <w:rsid w:val="00835312"/>
    <w:rsid w:val="00835355"/>
    <w:rsid w:val="0083563F"/>
    <w:rsid w:val="008358C5"/>
    <w:rsid w:val="0083594D"/>
    <w:rsid w:val="00835EBB"/>
    <w:rsid w:val="0083626B"/>
    <w:rsid w:val="00836304"/>
    <w:rsid w:val="00836411"/>
    <w:rsid w:val="008367BE"/>
    <w:rsid w:val="0083765C"/>
    <w:rsid w:val="008379C6"/>
    <w:rsid w:val="00837B16"/>
    <w:rsid w:val="00837EC7"/>
    <w:rsid w:val="008400CD"/>
    <w:rsid w:val="00840320"/>
    <w:rsid w:val="008407A1"/>
    <w:rsid w:val="00841683"/>
    <w:rsid w:val="00841A3A"/>
    <w:rsid w:val="00841F9C"/>
    <w:rsid w:val="00842007"/>
    <w:rsid w:val="008420A6"/>
    <w:rsid w:val="0084221C"/>
    <w:rsid w:val="008427CB"/>
    <w:rsid w:val="0084290F"/>
    <w:rsid w:val="008431BC"/>
    <w:rsid w:val="008431F8"/>
    <w:rsid w:val="00843508"/>
    <w:rsid w:val="008439EB"/>
    <w:rsid w:val="00843D42"/>
    <w:rsid w:val="00844007"/>
    <w:rsid w:val="008441F9"/>
    <w:rsid w:val="00844924"/>
    <w:rsid w:val="00845047"/>
    <w:rsid w:val="0084509B"/>
    <w:rsid w:val="00845570"/>
    <w:rsid w:val="00845706"/>
    <w:rsid w:val="00846398"/>
    <w:rsid w:val="0084646F"/>
    <w:rsid w:val="008464B0"/>
    <w:rsid w:val="0084667C"/>
    <w:rsid w:val="00846899"/>
    <w:rsid w:val="008469AD"/>
    <w:rsid w:val="00846FEA"/>
    <w:rsid w:val="008477A3"/>
    <w:rsid w:val="008477B1"/>
    <w:rsid w:val="008479C1"/>
    <w:rsid w:val="00847C3D"/>
    <w:rsid w:val="00847C70"/>
    <w:rsid w:val="00847DAB"/>
    <w:rsid w:val="008500D8"/>
    <w:rsid w:val="00850146"/>
    <w:rsid w:val="00850920"/>
    <w:rsid w:val="00850972"/>
    <w:rsid w:val="00850E7D"/>
    <w:rsid w:val="008511BC"/>
    <w:rsid w:val="00851C0A"/>
    <w:rsid w:val="00851D8D"/>
    <w:rsid w:val="00852007"/>
    <w:rsid w:val="00852094"/>
    <w:rsid w:val="008522C1"/>
    <w:rsid w:val="0085260E"/>
    <w:rsid w:val="008530C2"/>
    <w:rsid w:val="008533BA"/>
    <w:rsid w:val="0085401D"/>
    <w:rsid w:val="0085437E"/>
    <w:rsid w:val="008549FD"/>
    <w:rsid w:val="00855BEA"/>
    <w:rsid w:val="008567C8"/>
    <w:rsid w:val="00856C11"/>
    <w:rsid w:val="00857734"/>
    <w:rsid w:val="008609FD"/>
    <w:rsid w:val="00860D91"/>
    <w:rsid w:val="00861226"/>
    <w:rsid w:val="008612BD"/>
    <w:rsid w:val="00861465"/>
    <w:rsid w:val="00861A3A"/>
    <w:rsid w:val="00861D53"/>
    <w:rsid w:val="00861E0D"/>
    <w:rsid w:val="00862207"/>
    <w:rsid w:val="00862722"/>
    <w:rsid w:val="00862830"/>
    <w:rsid w:val="00862BC7"/>
    <w:rsid w:val="00862D9F"/>
    <w:rsid w:val="00862F9C"/>
    <w:rsid w:val="008637CD"/>
    <w:rsid w:val="008639DA"/>
    <w:rsid w:val="00863B5B"/>
    <w:rsid w:val="0086408E"/>
    <w:rsid w:val="008641EB"/>
    <w:rsid w:val="008646E9"/>
    <w:rsid w:val="008648A1"/>
    <w:rsid w:val="0086494C"/>
    <w:rsid w:val="00864CE4"/>
    <w:rsid w:val="008650D8"/>
    <w:rsid w:val="0086512C"/>
    <w:rsid w:val="00865147"/>
    <w:rsid w:val="0086564A"/>
    <w:rsid w:val="00865915"/>
    <w:rsid w:val="00865BBC"/>
    <w:rsid w:val="00865FB8"/>
    <w:rsid w:val="00866284"/>
    <w:rsid w:val="008665D2"/>
    <w:rsid w:val="008667CF"/>
    <w:rsid w:val="00867017"/>
    <w:rsid w:val="008671E5"/>
    <w:rsid w:val="008678A3"/>
    <w:rsid w:val="00870074"/>
    <w:rsid w:val="0087015E"/>
    <w:rsid w:val="008705D5"/>
    <w:rsid w:val="008709DA"/>
    <w:rsid w:val="00871031"/>
    <w:rsid w:val="00871B16"/>
    <w:rsid w:val="00871CE4"/>
    <w:rsid w:val="00871D7C"/>
    <w:rsid w:val="00872053"/>
    <w:rsid w:val="00872092"/>
    <w:rsid w:val="008720E0"/>
    <w:rsid w:val="008720FD"/>
    <w:rsid w:val="00872286"/>
    <w:rsid w:val="0087276D"/>
    <w:rsid w:val="008727FF"/>
    <w:rsid w:val="008729BE"/>
    <w:rsid w:val="00872C31"/>
    <w:rsid w:val="008731CF"/>
    <w:rsid w:val="00873795"/>
    <w:rsid w:val="00873D1C"/>
    <w:rsid w:val="00873E98"/>
    <w:rsid w:val="00873FC0"/>
    <w:rsid w:val="00874950"/>
    <w:rsid w:val="00874C55"/>
    <w:rsid w:val="00874EF9"/>
    <w:rsid w:val="0087520B"/>
    <w:rsid w:val="00875234"/>
    <w:rsid w:val="0087555F"/>
    <w:rsid w:val="00875878"/>
    <w:rsid w:val="00875C76"/>
    <w:rsid w:val="0087613F"/>
    <w:rsid w:val="008762F9"/>
    <w:rsid w:val="008765D7"/>
    <w:rsid w:val="0087681B"/>
    <w:rsid w:val="00876821"/>
    <w:rsid w:val="008769F1"/>
    <w:rsid w:val="00876C32"/>
    <w:rsid w:val="00876FDB"/>
    <w:rsid w:val="0087724B"/>
    <w:rsid w:val="008778C6"/>
    <w:rsid w:val="00877ED4"/>
    <w:rsid w:val="0088042E"/>
    <w:rsid w:val="00880829"/>
    <w:rsid w:val="00880A6B"/>
    <w:rsid w:val="00880BD1"/>
    <w:rsid w:val="00880C4F"/>
    <w:rsid w:val="00880CD4"/>
    <w:rsid w:val="008815AD"/>
    <w:rsid w:val="008817C9"/>
    <w:rsid w:val="008817F9"/>
    <w:rsid w:val="00881C69"/>
    <w:rsid w:val="00881CCF"/>
    <w:rsid w:val="008820EF"/>
    <w:rsid w:val="00882907"/>
    <w:rsid w:val="008830EB"/>
    <w:rsid w:val="00883598"/>
    <w:rsid w:val="008839CB"/>
    <w:rsid w:val="00883CD4"/>
    <w:rsid w:val="00883E27"/>
    <w:rsid w:val="008841CB"/>
    <w:rsid w:val="0088432D"/>
    <w:rsid w:val="00884480"/>
    <w:rsid w:val="00884903"/>
    <w:rsid w:val="00884915"/>
    <w:rsid w:val="00884AFE"/>
    <w:rsid w:val="00884BCE"/>
    <w:rsid w:val="00884C47"/>
    <w:rsid w:val="00884FC7"/>
    <w:rsid w:val="008850E2"/>
    <w:rsid w:val="00885817"/>
    <w:rsid w:val="008859A9"/>
    <w:rsid w:val="00885AE2"/>
    <w:rsid w:val="00886286"/>
    <w:rsid w:val="0088628A"/>
    <w:rsid w:val="0088710A"/>
    <w:rsid w:val="008873B0"/>
    <w:rsid w:val="00887721"/>
    <w:rsid w:val="00887BC7"/>
    <w:rsid w:val="00887C80"/>
    <w:rsid w:val="00887F34"/>
    <w:rsid w:val="00890367"/>
    <w:rsid w:val="00890681"/>
    <w:rsid w:val="00890C94"/>
    <w:rsid w:val="00890D7A"/>
    <w:rsid w:val="00890E5E"/>
    <w:rsid w:val="008910CD"/>
    <w:rsid w:val="0089152B"/>
    <w:rsid w:val="00891A70"/>
    <w:rsid w:val="00891DE6"/>
    <w:rsid w:val="00891FB4"/>
    <w:rsid w:val="008920F5"/>
    <w:rsid w:val="00892412"/>
    <w:rsid w:val="008926EF"/>
    <w:rsid w:val="0089290E"/>
    <w:rsid w:val="00892947"/>
    <w:rsid w:val="00892993"/>
    <w:rsid w:val="00892A3E"/>
    <w:rsid w:val="00892ADC"/>
    <w:rsid w:val="00892AE5"/>
    <w:rsid w:val="00893059"/>
    <w:rsid w:val="00893109"/>
    <w:rsid w:val="00893B20"/>
    <w:rsid w:val="00893C30"/>
    <w:rsid w:val="00893CCA"/>
    <w:rsid w:val="008946FB"/>
    <w:rsid w:val="00894A35"/>
    <w:rsid w:val="008950D0"/>
    <w:rsid w:val="008955FC"/>
    <w:rsid w:val="00895D86"/>
    <w:rsid w:val="00895DF9"/>
    <w:rsid w:val="00895FFB"/>
    <w:rsid w:val="00896169"/>
    <w:rsid w:val="008961E0"/>
    <w:rsid w:val="008964C7"/>
    <w:rsid w:val="00896B4C"/>
    <w:rsid w:val="00896BF0"/>
    <w:rsid w:val="00896C28"/>
    <w:rsid w:val="00896E9B"/>
    <w:rsid w:val="00896F2E"/>
    <w:rsid w:val="0089751D"/>
    <w:rsid w:val="00897537"/>
    <w:rsid w:val="00897703"/>
    <w:rsid w:val="00897795"/>
    <w:rsid w:val="008977BA"/>
    <w:rsid w:val="00897B22"/>
    <w:rsid w:val="00897C85"/>
    <w:rsid w:val="008A04F1"/>
    <w:rsid w:val="008A0955"/>
    <w:rsid w:val="008A0C22"/>
    <w:rsid w:val="008A0D54"/>
    <w:rsid w:val="008A105B"/>
    <w:rsid w:val="008A1358"/>
    <w:rsid w:val="008A1CA8"/>
    <w:rsid w:val="008A22F1"/>
    <w:rsid w:val="008A2396"/>
    <w:rsid w:val="008A23C0"/>
    <w:rsid w:val="008A25D7"/>
    <w:rsid w:val="008A2675"/>
    <w:rsid w:val="008A286A"/>
    <w:rsid w:val="008A3012"/>
    <w:rsid w:val="008A330F"/>
    <w:rsid w:val="008A3344"/>
    <w:rsid w:val="008A3F9F"/>
    <w:rsid w:val="008A42E2"/>
    <w:rsid w:val="008A4D18"/>
    <w:rsid w:val="008A4EF9"/>
    <w:rsid w:val="008A54F0"/>
    <w:rsid w:val="008A586B"/>
    <w:rsid w:val="008A5E30"/>
    <w:rsid w:val="008A62AC"/>
    <w:rsid w:val="008A6838"/>
    <w:rsid w:val="008A7037"/>
    <w:rsid w:val="008A7825"/>
    <w:rsid w:val="008A7EA0"/>
    <w:rsid w:val="008B06DE"/>
    <w:rsid w:val="008B0760"/>
    <w:rsid w:val="008B093B"/>
    <w:rsid w:val="008B0F36"/>
    <w:rsid w:val="008B0FC4"/>
    <w:rsid w:val="008B1036"/>
    <w:rsid w:val="008B11C0"/>
    <w:rsid w:val="008B1470"/>
    <w:rsid w:val="008B1B82"/>
    <w:rsid w:val="008B1F60"/>
    <w:rsid w:val="008B21AE"/>
    <w:rsid w:val="008B2A49"/>
    <w:rsid w:val="008B2B38"/>
    <w:rsid w:val="008B33A9"/>
    <w:rsid w:val="008B33B8"/>
    <w:rsid w:val="008B36DF"/>
    <w:rsid w:val="008B391B"/>
    <w:rsid w:val="008B3BAE"/>
    <w:rsid w:val="008B409A"/>
    <w:rsid w:val="008B40EA"/>
    <w:rsid w:val="008B4215"/>
    <w:rsid w:val="008B4685"/>
    <w:rsid w:val="008B4D16"/>
    <w:rsid w:val="008B4F5D"/>
    <w:rsid w:val="008B4FB1"/>
    <w:rsid w:val="008B556D"/>
    <w:rsid w:val="008B57A8"/>
    <w:rsid w:val="008B5C6D"/>
    <w:rsid w:val="008B5CC8"/>
    <w:rsid w:val="008B68C5"/>
    <w:rsid w:val="008B6F40"/>
    <w:rsid w:val="008B6F5A"/>
    <w:rsid w:val="008B71B7"/>
    <w:rsid w:val="008B73B9"/>
    <w:rsid w:val="008B7460"/>
    <w:rsid w:val="008B74AC"/>
    <w:rsid w:val="008B7CBB"/>
    <w:rsid w:val="008C0050"/>
    <w:rsid w:val="008C0403"/>
    <w:rsid w:val="008C09A3"/>
    <w:rsid w:val="008C110F"/>
    <w:rsid w:val="008C1350"/>
    <w:rsid w:val="008C1AFE"/>
    <w:rsid w:val="008C2103"/>
    <w:rsid w:val="008C23D2"/>
    <w:rsid w:val="008C2564"/>
    <w:rsid w:val="008C2651"/>
    <w:rsid w:val="008C3272"/>
    <w:rsid w:val="008C3CB0"/>
    <w:rsid w:val="008C3DC0"/>
    <w:rsid w:val="008C458A"/>
    <w:rsid w:val="008C4730"/>
    <w:rsid w:val="008C4739"/>
    <w:rsid w:val="008C4969"/>
    <w:rsid w:val="008C4B2E"/>
    <w:rsid w:val="008C6026"/>
    <w:rsid w:val="008C602F"/>
    <w:rsid w:val="008C6151"/>
    <w:rsid w:val="008C6B17"/>
    <w:rsid w:val="008C6DF1"/>
    <w:rsid w:val="008C6F00"/>
    <w:rsid w:val="008C70FF"/>
    <w:rsid w:val="008C7144"/>
    <w:rsid w:val="008C71A0"/>
    <w:rsid w:val="008C75D9"/>
    <w:rsid w:val="008C7A84"/>
    <w:rsid w:val="008C7BD2"/>
    <w:rsid w:val="008C7D0D"/>
    <w:rsid w:val="008C7DD4"/>
    <w:rsid w:val="008D05B9"/>
    <w:rsid w:val="008D071B"/>
    <w:rsid w:val="008D0841"/>
    <w:rsid w:val="008D0AEC"/>
    <w:rsid w:val="008D1138"/>
    <w:rsid w:val="008D1463"/>
    <w:rsid w:val="008D1D8C"/>
    <w:rsid w:val="008D1E14"/>
    <w:rsid w:val="008D1E53"/>
    <w:rsid w:val="008D2026"/>
    <w:rsid w:val="008D22A5"/>
    <w:rsid w:val="008D23BC"/>
    <w:rsid w:val="008D2668"/>
    <w:rsid w:val="008D3047"/>
    <w:rsid w:val="008D39C6"/>
    <w:rsid w:val="008D4488"/>
    <w:rsid w:val="008D4F3B"/>
    <w:rsid w:val="008D5E52"/>
    <w:rsid w:val="008D628C"/>
    <w:rsid w:val="008D69D9"/>
    <w:rsid w:val="008D6B85"/>
    <w:rsid w:val="008D6D77"/>
    <w:rsid w:val="008D70E0"/>
    <w:rsid w:val="008D7115"/>
    <w:rsid w:val="008D71F5"/>
    <w:rsid w:val="008D7592"/>
    <w:rsid w:val="008D75C3"/>
    <w:rsid w:val="008E0146"/>
    <w:rsid w:val="008E015F"/>
    <w:rsid w:val="008E0A7E"/>
    <w:rsid w:val="008E0C41"/>
    <w:rsid w:val="008E10FF"/>
    <w:rsid w:val="008E1B15"/>
    <w:rsid w:val="008E1EBB"/>
    <w:rsid w:val="008E20E5"/>
    <w:rsid w:val="008E2118"/>
    <w:rsid w:val="008E211E"/>
    <w:rsid w:val="008E24C0"/>
    <w:rsid w:val="008E33CB"/>
    <w:rsid w:val="008E33D1"/>
    <w:rsid w:val="008E356E"/>
    <w:rsid w:val="008E370B"/>
    <w:rsid w:val="008E38EC"/>
    <w:rsid w:val="008E3B30"/>
    <w:rsid w:val="008E3C08"/>
    <w:rsid w:val="008E3C7D"/>
    <w:rsid w:val="008E3DE1"/>
    <w:rsid w:val="008E41FE"/>
    <w:rsid w:val="008E52E0"/>
    <w:rsid w:val="008E5333"/>
    <w:rsid w:val="008E5527"/>
    <w:rsid w:val="008E5722"/>
    <w:rsid w:val="008E5CDC"/>
    <w:rsid w:val="008E5DDF"/>
    <w:rsid w:val="008E639C"/>
    <w:rsid w:val="008E6593"/>
    <w:rsid w:val="008E6957"/>
    <w:rsid w:val="008E6B35"/>
    <w:rsid w:val="008E6DD1"/>
    <w:rsid w:val="008E6EEE"/>
    <w:rsid w:val="008E7044"/>
    <w:rsid w:val="008E750A"/>
    <w:rsid w:val="008E76E1"/>
    <w:rsid w:val="008E78C9"/>
    <w:rsid w:val="008E796F"/>
    <w:rsid w:val="008E79E7"/>
    <w:rsid w:val="008F01C7"/>
    <w:rsid w:val="008F0349"/>
    <w:rsid w:val="008F1010"/>
    <w:rsid w:val="008F1154"/>
    <w:rsid w:val="008F133E"/>
    <w:rsid w:val="008F1939"/>
    <w:rsid w:val="008F199F"/>
    <w:rsid w:val="008F1A20"/>
    <w:rsid w:val="008F1B65"/>
    <w:rsid w:val="008F1FB8"/>
    <w:rsid w:val="008F2738"/>
    <w:rsid w:val="008F284C"/>
    <w:rsid w:val="008F2A2C"/>
    <w:rsid w:val="008F2AB0"/>
    <w:rsid w:val="008F2BA6"/>
    <w:rsid w:val="008F2ED5"/>
    <w:rsid w:val="008F30BF"/>
    <w:rsid w:val="008F314F"/>
    <w:rsid w:val="008F31BA"/>
    <w:rsid w:val="008F3C17"/>
    <w:rsid w:val="008F3D90"/>
    <w:rsid w:val="008F3FB9"/>
    <w:rsid w:val="008F4304"/>
    <w:rsid w:val="008F4519"/>
    <w:rsid w:val="008F467B"/>
    <w:rsid w:val="008F4797"/>
    <w:rsid w:val="008F4862"/>
    <w:rsid w:val="008F5068"/>
    <w:rsid w:val="008F51E0"/>
    <w:rsid w:val="008F556F"/>
    <w:rsid w:val="008F565D"/>
    <w:rsid w:val="008F5D14"/>
    <w:rsid w:val="008F5F17"/>
    <w:rsid w:val="008F6223"/>
    <w:rsid w:val="008F62E7"/>
    <w:rsid w:val="008F634C"/>
    <w:rsid w:val="008F6467"/>
    <w:rsid w:val="008F6BE0"/>
    <w:rsid w:val="008F73CC"/>
    <w:rsid w:val="008F774F"/>
    <w:rsid w:val="008F77A8"/>
    <w:rsid w:val="008F77ED"/>
    <w:rsid w:val="008F77F3"/>
    <w:rsid w:val="008F7E54"/>
    <w:rsid w:val="009009C3"/>
    <w:rsid w:val="00900DAC"/>
    <w:rsid w:val="00901D62"/>
    <w:rsid w:val="009025FB"/>
    <w:rsid w:val="00902665"/>
    <w:rsid w:val="00902E39"/>
    <w:rsid w:val="00902F0A"/>
    <w:rsid w:val="00902F80"/>
    <w:rsid w:val="00903791"/>
    <w:rsid w:val="00903F35"/>
    <w:rsid w:val="0090418A"/>
    <w:rsid w:val="00904322"/>
    <w:rsid w:val="00904743"/>
    <w:rsid w:val="00904899"/>
    <w:rsid w:val="0090493E"/>
    <w:rsid w:val="00904A48"/>
    <w:rsid w:val="00904AAB"/>
    <w:rsid w:val="00904CD2"/>
    <w:rsid w:val="00904FD7"/>
    <w:rsid w:val="00905CDC"/>
    <w:rsid w:val="00905D7E"/>
    <w:rsid w:val="00905DB7"/>
    <w:rsid w:val="00906156"/>
    <w:rsid w:val="0090616E"/>
    <w:rsid w:val="00906E5A"/>
    <w:rsid w:val="00907444"/>
    <w:rsid w:val="009077A7"/>
    <w:rsid w:val="00907985"/>
    <w:rsid w:val="00907A7C"/>
    <w:rsid w:val="00907D4C"/>
    <w:rsid w:val="00907FDE"/>
    <w:rsid w:val="0091010D"/>
    <w:rsid w:val="00910339"/>
    <w:rsid w:val="00910436"/>
    <w:rsid w:val="0091074A"/>
    <w:rsid w:val="00911A87"/>
    <w:rsid w:val="00911C6C"/>
    <w:rsid w:val="00911D25"/>
    <w:rsid w:val="00911EB9"/>
    <w:rsid w:val="00911FA0"/>
    <w:rsid w:val="00912217"/>
    <w:rsid w:val="009124C5"/>
    <w:rsid w:val="00912D41"/>
    <w:rsid w:val="009130A3"/>
    <w:rsid w:val="009131EF"/>
    <w:rsid w:val="0091379E"/>
    <w:rsid w:val="00913FBC"/>
    <w:rsid w:val="00914832"/>
    <w:rsid w:val="009150B8"/>
    <w:rsid w:val="009152FF"/>
    <w:rsid w:val="00915AE6"/>
    <w:rsid w:val="00915BD2"/>
    <w:rsid w:val="00916A9D"/>
    <w:rsid w:val="00916C59"/>
    <w:rsid w:val="00916D28"/>
    <w:rsid w:val="00916E36"/>
    <w:rsid w:val="00916EC1"/>
    <w:rsid w:val="009170DC"/>
    <w:rsid w:val="00917B8E"/>
    <w:rsid w:val="00917DE7"/>
    <w:rsid w:val="0092039E"/>
    <w:rsid w:val="0092060D"/>
    <w:rsid w:val="009210CB"/>
    <w:rsid w:val="009210FD"/>
    <w:rsid w:val="00921494"/>
    <w:rsid w:val="009215C6"/>
    <w:rsid w:val="00921E8F"/>
    <w:rsid w:val="00921F32"/>
    <w:rsid w:val="0092241E"/>
    <w:rsid w:val="00922B02"/>
    <w:rsid w:val="00922D8E"/>
    <w:rsid w:val="00922FE7"/>
    <w:rsid w:val="009231D7"/>
    <w:rsid w:val="00924244"/>
    <w:rsid w:val="00924325"/>
    <w:rsid w:val="009245C4"/>
    <w:rsid w:val="0092498A"/>
    <w:rsid w:val="00924EC7"/>
    <w:rsid w:val="009259AF"/>
    <w:rsid w:val="00925E4D"/>
    <w:rsid w:val="0092609D"/>
    <w:rsid w:val="009260A3"/>
    <w:rsid w:val="009262CC"/>
    <w:rsid w:val="00926AEA"/>
    <w:rsid w:val="00926CCD"/>
    <w:rsid w:val="00926F07"/>
    <w:rsid w:val="00927008"/>
    <w:rsid w:val="009275A4"/>
    <w:rsid w:val="00927606"/>
    <w:rsid w:val="00927876"/>
    <w:rsid w:val="009279F1"/>
    <w:rsid w:val="00927E3F"/>
    <w:rsid w:val="009308B3"/>
    <w:rsid w:val="00930ABB"/>
    <w:rsid w:val="0093110F"/>
    <w:rsid w:val="00931183"/>
    <w:rsid w:val="00931555"/>
    <w:rsid w:val="0093163E"/>
    <w:rsid w:val="00931C02"/>
    <w:rsid w:val="00931E5C"/>
    <w:rsid w:val="009323BB"/>
    <w:rsid w:val="00932B2C"/>
    <w:rsid w:val="0093328B"/>
    <w:rsid w:val="00933723"/>
    <w:rsid w:val="0093377C"/>
    <w:rsid w:val="00933D72"/>
    <w:rsid w:val="0093404D"/>
    <w:rsid w:val="0093427B"/>
    <w:rsid w:val="00934372"/>
    <w:rsid w:val="00934417"/>
    <w:rsid w:val="00934558"/>
    <w:rsid w:val="009345B0"/>
    <w:rsid w:val="00934905"/>
    <w:rsid w:val="00934CB8"/>
    <w:rsid w:val="00934D2E"/>
    <w:rsid w:val="009351FA"/>
    <w:rsid w:val="00935382"/>
    <w:rsid w:val="0093539C"/>
    <w:rsid w:val="00935494"/>
    <w:rsid w:val="009358FB"/>
    <w:rsid w:val="00935CFA"/>
    <w:rsid w:val="00936138"/>
    <w:rsid w:val="009363EE"/>
    <w:rsid w:val="00936872"/>
    <w:rsid w:val="009377F0"/>
    <w:rsid w:val="00937B65"/>
    <w:rsid w:val="00940083"/>
    <w:rsid w:val="00940234"/>
    <w:rsid w:val="009403F7"/>
    <w:rsid w:val="00940A66"/>
    <w:rsid w:val="00940A8D"/>
    <w:rsid w:val="00940BAB"/>
    <w:rsid w:val="00940BE6"/>
    <w:rsid w:val="00941030"/>
    <w:rsid w:val="0094192A"/>
    <w:rsid w:val="00941F01"/>
    <w:rsid w:val="00942053"/>
    <w:rsid w:val="00942159"/>
    <w:rsid w:val="0094226D"/>
    <w:rsid w:val="009426B6"/>
    <w:rsid w:val="009426CB"/>
    <w:rsid w:val="00942AC7"/>
    <w:rsid w:val="00943068"/>
    <w:rsid w:val="009431FB"/>
    <w:rsid w:val="00943A44"/>
    <w:rsid w:val="00944649"/>
    <w:rsid w:val="00944918"/>
    <w:rsid w:val="009449B3"/>
    <w:rsid w:val="009449DE"/>
    <w:rsid w:val="00944B7A"/>
    <w:rsid w:val="00944D4D"/>
    <w:rsid w:val="00945393"/>
    <w:rsid w:val="0094588E"/>
    <w:rsid w:val="00945979"/>
    <w:rsid w:val="00945BA1"/>
    <w:rsid w:val="00945BE5"/>
    <w:rsid w:val="00945F65"/>
    <w:rsid w:val="00946367"/>
    <w:rsid w:val="009463B0"/>
    <w:rsid w:val="009468B8"/>
    <w:rsid w:val="00946A70"/>
    <w:rsid w:val="00946C7D"/>
    <w:rsid w:val="00946CB1"/>
    <w:rsid w:val="00946E34"/>
    <w:rsid w:val="00946F0D"/>
    <w:rsid w:val="00947182"/>
    <w:rsid w:val="0094718E"/>
    <w:rsid w:val="009472AA"/>
    <w:rsid w:val="00947371"/>
    <w:rsid w:val="00947ABF"/>
    <w:rsid w:val="00947F4D"/>
    <w:rsid w:val="00950888"/>
    <w:rsid w:val="00951559"/>
    <w:rsid w:val="00951B55"/>
    <w:rsid w:val="00951E97"/>
    <w:rsid w:val="0095230F"/>
    <w:rsid w:val="009524DC"/>
    <w:rsid w:val="0095262C"/>
    <w:rsid w:val="0095262F"/>
    <w:rsid w:val="00952897"/>
    <w:rsid w:val="00952A4A"/>
    <w:rsid w:val="00952ADF"/>
    <w:rsid w:val="0095303B"/>
    <w:rsid w:val="00953170"/>
    <w:rsid w:val="0095320B"/>
    <w:rsid w:val="0095340E"/>
    <w:rsid w:val="00953576"/>
    <w:rsid w:val="00953589"/>
    <w:rsid w:val="009535D5"/>
    <w:rsid w:val="009535E4"/>
    <w:rsid w:val="00953A8B"/>
    <w:rsid w:val="00954275"/>
    <w:rsid w:val="009555DC"/>
    <w:rsid w:val="0095578D"/>
    <w:rsid w:val="00955F2D"/>
    <w:rsid w:val="00955F8F"/>
    <w:rsid w:val="00955F92"/>
    <w:rsid w:val="0095610F"/>
    <w:rsid w:val="009563F7"/>
    <w:rsid w:val="00956630"/>
    <w:rsid w:val="00956F61"/>
    <w:rsid w:val="00957013"/>
    <w:rsid w:val="00957016"/>
    <w:rsid w:val="00957473"/>
    <w:rsid w:val="00957C84"/>
    <w:rsid w:val="00957CCA"/>
    <w:rsid w:val="00957D7D"/>
    <w:rsid w:val="00957DEC"/>
    <w:rsid w:val="00957F25"/>
    <w:rsid w:val="00960E90"/>
    <w:rsid w:val="009611DE"/>
    <w:rsid w:val="00961239"/>
    <w:rsid w:val="00961258"/>
    <w:rsid w:val="009613DE"/>
    <w:rsid w:val="0096149A"/>
    <w:rsid w:val="0096169D"/>
    <w:rsid w:val="00962EE2"/>
    <w:rsid w:val="00962F67"/>
    <w:rsid w:val="00963544"/>
    <w:rsid w:val="00963BBD"/>
    <w:rsid w:val="00963EA4"/>
    <w:rsid w:val="00963F14"/>
    <w:rsid w:val="00964049"/>
    <w:rsid w:val="00964B08"/>
    <w:rsid w:val="00964B84"/>
    <w:rsid w:val="00964D24"/>
    <w:rsid w:val="009655A1"/>
    <w:rsid w:val="009655D4"/>
    <w:rsid w:val="009658BE"/>
    <w:rsid w:val="00965CE7"/>
    <w:rsid w:val="009663F0"/>
    <w:rsid w:val="0096642B"/>
    <w:rsid w:val="00966CAB"/>
    <w:rsid w:val="00966CC5"/>
    <w:rsid w:val="00967958"/>
    <w:rsid w:val="00967B4D"/>
    <w:rsid w:val="00967C08"/>
    <w:rsid w:val="0097014A"/>
    <w:rsid w:val="009701F8"/>
    <w:rsid w:val="00970240"/>
    <w:rsid w:val="009703CB"/>
    <w:rsid w:val="009707C7"/>
    <w:rsid w:val="009712B6"/>
    <w:rsid w:val="00971447"/>
    <w:rsid w:val="009714D2"/>
    <w:rsid w:val="00971A87"/>
    <w:rsid w:val="00972318"/>
    <w:rsid w:val="00972BD5"/>
    <w:rsid w:val="00972F2F"/>
    <w:rsid w:val="009733DD"/>
    <w:rsid w:val="00973770"/>
    <w:rsid w:val="00973A2D"/>
    <w:rsid w:val="009742EE"/>
    <w:rsid w:val="009743BB"/>
    <w:rsid w:val="009745EA"/>
    <w:rsid w:val="00974C90"/>
    <w:rsid w:val="00974E02"/>
    <w:rsid w:val="00974EBA"/>
    <w:rsid w:val="00975813"/>
    <w:rsid w:val="00975E65"/>
    <w:rsid w:val="00975E70"/>
    <w:rsid w:val="009763CA"/>
    <w:rsid w:val="00976F35"/>
    <w:rsid w:val="009772AC"/>
    <w:rsid w:val="00977384"/>
    <w:rsid w:val="00977DAB"/>
    <w:rsid w:val="00977E6B"/>
    <w:rsid w:val="00980521"/>
    <w:rsid w:val="009808D5"/>
    <w:rsid w:val="009811F7"/>
    <w:rsid w:val="009812B7"/>
    <w:rsid w:val="00981CE9"/>
    <w:rsid w:val="009820CC"/>
    <w:rsid w:val="009822D7"/>
    <w:rsid w:val="00982514"/>
    <w:rsid w:val="00982679"/>
    <w:rsid w:val="00982D91"/>
    <w:rsid w:val="009832ED"/>
    <w:rsid w:val="0098342A"/>
    <w:rsid w:val="00983432"/>
    <w:rsid w:val="009838A7"/>
    <w:rsid w:val="00983AC9"/>
    <w:rsid w:val="00984422"/>
    <w:rsid w:val="00984451"/>
    <w:rsid w:val="0098464B"/>
    <w:rsid w:val="00984ADB"/>
    <w:rsid w:val="0098507C"/>
    <w:rsid w:val="00985573"/>
    <w:rsid w:val="00985A1D"/>
    <w:rsid w:val="00985AD4"/>
    <w:rsid w:val="00985DDC"/>
    <w:rsid w:val="00985E9C"/>
    <w:rsid w:val="00986A5F"/>
    <w:rsid w:val="00986F66"/>
    <w:rsid w:val="009871CE"/>
    <w:rsid w:val="00987506"/>
    <w:rsid w:val="00987626"/>
    <w:rsid w:val="00987A93"/>
    <w:rsid w:val="00987BC5"/>
    <w:rsid w:val="00987C05"/>
    <w:rsid w:val="00990213"/>
    <w:rsid w:val="00990BB3"/>
    <w:rsid w:val="00990CE4"/>
    <w:rsid w:val="00990D8A"/>
    <w:rsid w:val="00990F71"/>
    <w:rsid w:val="0099159F"/>
    <w:rsid w:val="00992276"/>
    <w:rsid w:val="009924E9"/>
    <w:rsid w:val="009926E3"/>
    <w:rsid w:val="0099276B"/>
    <w:rsid w:val="00992BAA"/>
    <w:rsid w:val="00992C03"/>
    <w:rsid w:val="009941DA"/>
    <w:rsid w:val="00994627"/>
    <w:rsid w:val="00994832"/>
    <w:rsid w:val="00994B6B"/>
    <w:rsid w:val="00994C4D"/>
    <w:rsid w:val="00994CE6"/>
    <w:rsid w:val="00994E63"/>
    <w:rsid w:val="0099522B"/>
    <w:rsid w:val="00995ED4"/>
    <w:rsid w:val="00996373"/>
    <w:rsid w:val="00996848"/>
    <w:rsid w:val="00996F6D"/>
    <w:rsid w:val="00996F70"/>
    <w:rsid w:val="00996F7A"/>
    <w:rsid w:val="009978A2"/>
    <w:rsid w:val="00997A30"/>
    <w:rsid w:val="009A0699"/>
    <w:rsid w:val="009A06D6"/>
    <w:rsid w:val="009A0CA6"/>
    <w:rsid w:val="009A10F1"/>
    <w:rsid w:val="009A15D2"/>
    <w:rsid w:val="009A15EC"/>
    <w:rsid w:val="009A1891"/>
    <w:rsid w:val="009A2792"/>
    <w:rsid w:val="009A2873"/>
    <w:rsid w:val="009A292B"/>
    <w:rsid w:val="009A2A2A"/>
    <w:rsid w:val="009A2F88"/>
    <w:rsid w:val="009A2FC8"/>
    <w:rsid w:val="009A3405"/>
    <w:rsid w:val="009A3431"/>
    <w:rsid w:val="009A345F"/>
    <w:rsid w:val="009A3A47"/>
    <w:rsid w:val="009A3D90"/>
    <w:rsid w:val="009A3F05"/>
    <w:rsid w:val="009A3F18"/>
    <w:rsid w:val="009A4063"/>
    <w:rsid w:val="009A43B5"/>
    <w:rsid w:val="009A4641"/>
    <w:rsid w:val="009A5072"/>
    <w:rsid w:val="009A527C"/>
    <w:rsid w:val="009A52B9"/>
    <w:rsid w:val="009A532B"/>
    <w:rsid w:val="009A562A"/>
    <w:rsid w:val="009A57DD"/>
    <w:rsid w:val="009A70CB"/>
    <w:rsid w:val="009A711B"/>
    <w:rsid w:val="009A7391"/>
    <w:rsid w:val="009A752F"/>
    <w:rsid w:val="009A7674"/>
    <w:rsid w:val="009A7E73"/>
    <w:rsid w:val="009B03DF"/>
    <w:rsid w:val="009B086E"/>
    <w:rsid w:val="009B0B6F"/>
    <w:rsid w:val="009B0C1D"/>
    <w:rsid w:val="009B0FE7"/>
    <w:rsid w:val="009B109D"/>
    <w:rsid w:val="009B1907"/>
    <w:rsid w:val="009B1B8D"/>
    <w:rsid w:val="009B1EE6"/>
    <w:rsid w:val="009B2932"/>
    <w:rsid w:val="009B2D0D"/>
    <w:rsid w:val="009B3196"/>
    <w:rsid w:val="009B34D6"/>
    <w:rsid w:val="009B371F"/>
    <w:rsid w:val="009B3A7F"/>
    <w:rsid w:val="009B3EB6"/>
    <w:rsid w:val="009B3FFA"/>
    <w:rsid w:val="009B4454"/>
    <w:rsid w:val="009B507D"/>
    <w:rsid w:val="009B5101"/>
    <w:rsid w:val="009B51CE"/>
    <w:rsid w:val="009B5875"/>
    <w:rsid w:val="009B61E4"/>
    <w:rsid w:val="009B729A"/>
    <w:rsid w:val="009B7460"/>
    <w:rsid w:val="009B769A"/>
    <w:rsid w:val="009B7B80"/>
    <w:rsid w:val="009C037F"/>
    <w:rsid w:val="009C0711"/>
    <w:rsid w:val="009C07E9"/>
    <w:rsid w:val="009C0B23"/>
    <w:rsid w:val="009C14B1"/>
    <w:rsid w:val="009C1677"/>
    <w:rsid w:val="009C19E7"/>
    <w:rsid w:val="009C24F3"/>
    <w:rsid w:val="009C2AEC"/>
    <w:rsid w:val="009C2C1B"/>
    <w:rsid w:val="009C349F"/>
    <w:rsid w:val="009C375C"/>
    <w:rsid w:val="009C3816"/>
    <w:rsid w:val="009C4765"/>
    <w:rsid w:val="009C4B2D"/>
    <w:rsid w:val="009C4E93"/>
    <w:rsid w:val="009C538C"/>
    <w:rsid w:val="009C5430"/>
    <w:rsid w:val="009C5542"/>
    <w:rsid w:val="009C612C"/>
    <w:rsid w:val="009C61CB"/>
    <w:rsid w:val="009C6263"/>
    <w:rsid w:val="009C62F4"/>
    <w:rsid w:val="009C67B5"/>
    <w:rsid w:val="009C6B95"/>
    <w:rsid w:val="009C6C9F"/>
    <w:rsid w:val="009C6D93"/>
    <w:rsid w:val="009C7922"/>
    <w:rsid w:val="009D03DA"/>
    <w:rsid w:val="009D09C0"/>
    <w:rsid w:val="009D1264"/>
    <w:rsid w:val="009D15A7"/>
    <w:rsid w:val="009D15DC"/>
    <w:rsid w:val="009D18D8"/>
    <w:rsid w:val="009D1A65"/>
    <w:rsid w:val="009D246F"/>
    <w:rsid w:val="009D2E9E"/>
    <w:rsid w:val="009D3020"/>
    <w:rsid w:val="009D3413"/>
    <w:rsid w:val="009D39FD"/>
    <w:rsid w:val="009D3C92"/>
    <w:rsid w:val="009D4085"/>
    <w:rsid w:val="009D47FD"/>
    <w:rsid w:val="009D495F"/>
    <w:rsid w:val="009D4F57"/>
    <w:rsid w:val="009D541F"/>
    <w:rsid w:val="009D549D"/>
    <w:rsid w:val="009D550A"/>
    <w:rsid w:val="009D56AB"/>
    <w:rsid w:val="009D5BCE"/>
    <w:rsid w:val="009D5CD4"/>
    <w:rsid w:val="009D617C"/>
    <w:rsid w:val="009D6270"/>
    <w:rsid w:val="009D63C3"/>
    <w:rsid w:val="009D68CA"/>
    <w:rsid w:val="009D68D9"/>
    <w:rsid w:val="009D6A2F"/>
    <w:rsid w:val="009D6A46"/>
    <w:rsid w:val="009D7027"/>
    <w:rsid w:val="009D707B"/>
    <w:rsid w:val="009D74A2"/>
    <w:rsid w:val="009D7553"/>
    <w:rsid w:val="009D7B44"/>
    <w:rsid w:val="009E02E4"/>
    <w:rsid w:val="009E06DE"/>
    <w:rsid w:val="009E075C"/>
    <w:rsid w:val="009E0C5F"/>
    <w:rsid w:val="009E0E2A"/>
    <w:rsid w:val="009E0EE1"/>
    <w:rsid w:val="009E0F73"/>
    <w:rsid w:val="009E1163"/>
    <w:rsid w:val="009E12D1"/>
    <w:rsid w:val="009E1409"/>
    <w:rsid w:val="009E1671"/>
    <w:rsid w:val="009E180C"/>
    <w:rsid w:val="009E1935"/>
    <w:rsid w:val="009E21E0"/>
    <w:rsid w:val="009E2F97"/>
    <w:rsid w:val="009E31D2"/>
    <w:rsid w:val="009E3383"/>
    <w:rsid w:val="009E39ED"/>
    <w:rsid w:val="009E3A32"/>
    <w:rsid w:val="009E3B42"/>
    <w:rsid w:val="009E3BEB"/>
    <w:rsid w:val="009E3EEF"/>
    <w:rsid w:val="009E4439"/>
    <w:rsid w:val="009E494A"/>
    <w:rsid w:val="009E4B6B"/>
    <w:rsid w:val="009E5138"/>
    <w:rsid w:val="009E51E2"/>
    <w:rsid w:val="009E5246"/>
    <w:rsid w:val="009E54FB"/>
    <w:rsid w:val="009E58D7"/>
    <w:rsid w:val="009E6235"/>
    <w:rsid w:val="009E69D8"/>
    <w:rsid w:val="009E6BDB"/>
    <w:rsid w:val="009E6D23"/>
    <w:rsid w:val="009E6F06"/>
    <w:rsid w:val="009E6F71"/>
    <w:rsid w:val="009E703A"/>
    <w:rsid w:val="009E7151"/>
    <w:rsid w:val="009E73AF"/>
    <w:rsid w:val="009F0EB7"/>
    <w:rsid w:val="009F1069"/>
    <w:rsid w:val="009F16DB"/>
    <w:rsid w:val="009F1885"/>
    <w:rsid w:val="009F1DAC"/>
    <w:rsid w:val="009F2865"/>
    <w:rsid w:val="009F2929"/>
    <w:rsid w:val="009F2995"/>
    <w:rsid w:val="009F30BE"/>
    <w:rsid w:val="009F36E2"/>
    <w:rsid w:val="009F37C6"/>
    <w:rsid w:val="009F3EDD"/>
    <w:rsid w:val="009F43E6"/>
    <w:rsid w:val="009F43E9"/>
    <w:rsid w:val="009F471B"/>
    <w:rsid w:val="009F4B2B"/>
    <w:rsid w:val="009F4E58"/>
    <w:rsid w:val="009F517C"/>
    <w:rsid w:val="009F51E2"/>
    <w:rsid w:val="009F5214"/>
    <w:rsid w:val="009F5557"/>
    <w:rsid w:val="009F688E"/>
    <w:rsid w:val="009F6956"/>
    <w:rsid w:val="009F6B19"/>
    <w:rsid w:val="009F6F47"/>
    <w:rsid w:val="009F7176"/>
    <w:rsid w:val="009F7500"/>
    <w:rsid w:val="009F75CF"/>
    <w:rsid w:val="009F7724"/>
    <w:rsid w:val="009F7992"/>
    <w:rsid w:val="009F7F47"/>
    <w:rsid w:val="00A000AE"/>
    <w:rsid w:val="00A0032B"/>
    <w:rsid w:val="00A0090A"/>
    <w:rsid w:val="00A01191"/>
    <w:rsid w:val="00A0196F"/>
    <w:rsid w:val="00A01C06"/>
    <w:rsid w:val="00A0228C"/>
    <w:rsid w:val="00A02589"/>
    <w:rsid w:val="00A03022"/>
    <w:rsid w:val="00A0315D"/>
    <w:rsid w:val="00A0333D"/>
    <w:rsid w:val="00A036A5"/>
    <w:rsid w:val="00A0428B"/>
    <w:rsid w:val="00A0446D"/>
    <w:rsid w:val="00A04AD6"/>
    <w:rsid w:val="00A04C01"/>
    <w:rsid w:val="00A04D28"/>
    <w:rsid w:val="00A04FBD"/>
    <w:rsid w:val="00A050DB"/>
    <w:rsid w:val="00A052E1"/>
    <w:rsid w:val="00A05BFF"/>
    <w:rsid w:val="00A06B85"/>
    <w:rsid w:val="00A06BA3"/>
    <w:rsid w:val="00A07583"/>
    <w:rsid w:val="00A077A1"/>
    <w:rsid w:val="00A07C64"/>
    <w:rsid w:val="00A07EE7"/>
    <w:rsid w:val="00A07F8C"/>
    <w:rsid w:val="00A07FE7"/>
    <w:rsid w:val="00A100B0"/>
    <w:rsid w:val="00A100D5"/>
    <w:rsid w:val="00A1050D"/>
    <w:rsid w:val="00A10634"/>
    <w:rsid w:val="00A107F6"/>
    <w:rsid w:val="00A10B1F"/>
    <w:rsid w:val="00A10E22"/>
    <w:rsid w:val="00A10E7E"/>
    <w:rsid w:val="00A1186A"/>
    <w:rsid w:val="00A12679"/>
    <w:rsid w:val="00A129F8"/>
    <w:rsid w:val="00A12CBE"/>
    <w:rsid w:val="00A13461"/>
    <w:rsid w:val="00A13467"/>
    <w:rsid w:val="00A13999"/>
    <w:rsid w:val="00A13B00"/>
    <w:rsid w:val="00A13D0E"/>
    <w:rsid w:val="00A13DB5"/>
    <w:rsid w:val="00A13F67"/>
    <w:rsid w:val="00A14A34"/>
    <w:rsid w:val="00A14B3B"/>
    <w:rsid w:val="00A15545"/>
    <w:rsid w:val="00A15D1B"/>
    <w:rsid w:val="00A16014"/>
    <w:rsid w:val="00A16BEC"/>
    <w:rsid w:val="00A16C56"/>
    <w:rsid w:val="00A1702D"/>
    <w:rsid w:val="00A1712D"/>
    <w:rsid w:val="00A174CF"/>
    <w:rsid w:val="00A175B1"/>
    <w:rsid w:val="00A17902"/>
    <w:rsid w:val="00A179BD"/>
    <w:rsid w:val="00A17BC7"/>
    <w:rsid w:val="00A20202"/>
    <w:rsid w:val="00A20217"/>
    <w:rsid w:val="00A20424"/>
    <w:rsid w:val="00A207C7"/>
    <w:rsid w:val="00A20A7E"/>
    <w:rsid w:val="00A20A9E"/>
    <w:rsid w:val="00A20B50"/>
    <w:rsid w:val="00A20BA6"/>
    <w:rsid w:val="00A215F0"/>
    <w:rsid w:val="00A2195C"/>
    <w:rsid w:val="00A21E99"/>
    <w:rsid w:val="00A220CB"/>
    <w:rsid w:val="00A220EF"/>
    <w:rsid w:val="00A22459"/>
    <w:rsid w:val="00A225B2"/>
    <w:rsid w:val="00A2269C"/>
    <w:rsid w:val="00A22D55"/>
    <w:rsid w:val="00A22DA5"/>
    <w:rsid w:val="00A22E70"/>
    <w:rsid w:val="00A23652"/>
    <w:rsid w:val="00A236D5"/>
    <w:rsid w:val="00A23B67"/>
    <w:rsid w:val="00A23C1E"/>
    <w:rsid w:val="00A23DE6"/>
    <w:rsid w:val="00A248E2"/>
    <w:rsid w:val="00A24D5F"/>
    <w:rsid w:val="00A24EEA"/>
    <w:rsid w:val="00A2500B"/>
    <w:rsid w:val="00A259B2"/>
    <w:rsid w:val="00A25A06"/>
    <w:rsid w:val="00A25A0B"/>
    <w:rsid w:val="00A25AFE"/>
    <w:rsid w:val="00A26183"/>
    <w:rsid w:val="00A261AD"/>
    <w:rsid w:val="00A262A7"/>
    <w:rsid w:val="00A26388"/>
    <w:rsid w:val="00A2687D"/>
    <w:rsid w:val="00A26F92"/>
    <w:rsid w:val="00A27BBF"/>
    <w:rsid w:val="00A27C64"/>
    <w:rsid w:val="00A27CEF"/>
    <w:rsid w:val="00A2C175"/>
    <w:rsid w:val="00A30445"/>
    <w:rsid w:val="00A30FAE"/>
    <w:rsid w:val="00A315EB"/>
    <w:rsid w:val="00A319F5"/>
    <w:rsid w:val="00A31E2A"/>
    <w:rsid w:val="00A31E6A"/>
    <w:rsid w:val="00A31EEE"/>
    <w:rsid w:val="00A31FE7"/>
    <w:rsid w:val="00A3215D"/>
    <w:rsid w:val="00A32709"/>
    <w:rsid w:val="00A32782"/>
    <w:rsid w:val="00A32A7B"/>
    <w:rsid w:val="00A33035"/>
    <w:rsid w:val="00A3320B"/>
    <w:rsid w:val="00A33551"/>
    <w:rsid w:val="00A3367E"/>
    <w:rsid w:val="00A339BE"/>
    <w:rsid w:val="00A33D88"/>
    <w:rsid w:val="00A34024"/>
    <w:rsid w:val="00A3430F"/>
    <w:rsid w:val="00A34403"/>
    <w:rsid w:val="00A3440D"/>
    <w:rsid w:val="00A34865"/>
    <w:rsid w:val="00A34881"/>
    <w:rsid w:val="00A34BC7"/>
    <w:rsid w:val="00A34DDD"/>
    <w:rsid w:val="00A3559B"/>
    <w:rsid w:val="00A3573D"/>
    <w:rsid w:val="00A3586C"/>
    <w:rsid w:val="00A36170"/>
    <w:rsid w:val="00A362C0"/>
    <w:rsid w:val="00A36E1E"/>
    <w:rsid w:val="00A37584"/>
    <w:rsid w:val="00A37637"/>
    <w:rsid w:val="00A378D0"/>
    <w:rsid w:val="00A379D2"/>
    <w:rsid w:val="00A37A17"/>
    <w:rsid w:val="00A37E62"/>
    <w:rsid w:val="00A40080"/>
    <w:rsid w:val="00A403AA"/>
    <w:rsid w:val="00A40C40"/>
    <w:rsid w:val="00A40E60"/>
    <w:rsid w:val="00A40FEF"/>
    <w:rsid w:val="00A4100B"/>
    <w:rsid w:val="00A41168"/>
    <w:rsid w:val="00A41226"/>
    <w:rsid w:val="00A41F81"/>
    <w:rsid w:val="00A4234E"/>
    <w:rsid w:val="00A42399"/>
    <w:rsid w:val="00A424C2"/>
    <w:rsid w:val="00A429AB"/>
    <w:rsid w:val="00A42AB8"/>
    <w:rsid w:val="00A42AF9"/>
    <w:rsid w:val="00A42E27"/>
    <w:rsid w:val="00A42EC6"/>
    <w:rsid w:val="00A42F27"/>
    <w:rsid w:val="00A430ED"/>
    <w:rsid w:val="00A43566"/>
    <w:rsid w:val="00A43919"/>
    <w:rsid w:val="00A43A48"/>
    <w:rsid w:val="00A43F18"/>
    <w:rsid w:val="00A43FED"/>
    <w:rsid w:val="00A444B8"/>
    <w:rsid w:val="00A44675"/>
    <w:rsid w:val="00A44678"/>
    <w:rsid w:val="00A447F6"/>
    <w:rsid w:val="00A44E1E"/>
    <w:rsid w:val="00A452B0"/>
    <w:rsid w:val="00A456A7"/>
    <w:rsid w:val="00A4574A"/>
    <w:rsid w:val="00A457C0"/>
    <w:rsid w:val="00A45829"/>
    <w:rsid w:val="00A459F1"/>
    <w:rsid w:val="00A45F14"/>
    <w:rsid w:val="00A46126"/>
    <w:rsid w:val="00A4612F"/>
    <w:rsid w:val="00A461D7"/>
    <w:rsid w:val="00A47311"/>
    <w:rsid w:val="00A4732E"/>
    <w:rsid w:val="00A475CB"/>
    <w:rsid w:val="00A47879"/>
    <w:rsid w:val="00A47E10"/>
    <w:rsid w:val="00A47E60"/>
    <w:rsid w:val="00A500BD"/>
    <w:rsid w:val="00A5035F"/>
    <w:rsid w:val="00A50609"/>
    <w:rsid w:val="00A50B86"/>
    <w:rsid w:val="00A50CDC"/>
    <w:rsid w:val="00A50F78"/>
    <w:rsid w:val="00A50F86"/>
    <w:rsid w:val="00A510B9"/>
    <w:rsid w:val="00A51192"/>
    <w:rsid w:val="00A5131D"/>
    <w:rsid w:val="00A51B61"/>
    <w:rsid w:val="00A51C03"/>
    <w:rsid w:val="00A5215B"/>
    <w:rsid w:val="00A528CF"/>
    <w:rsid w:val="00A52A02"/>
    <w:rsid w:val="00A531C9"/>
    <w:rsid w:val="00A5361E"/>
    <w:rsid w:val="00A53930"/>
    <w:rsid w:val="00A53ECC"/>
    <w:rsid w:val="00A542C7"/>
    <w:rsid w:val="00A5438A"/>
    <w:rsid w:val="00A54A50"/>
    <w:rsid w:val="00A54BB9"/>
    <w:rsid w:val="00A54D2D"/>
    <w:rsid w:val="00A54E3F"/>
    <w:rsid w:val="00A550A1"/>
    <w:rsid w:val="00A553B6"/>
    <w:rsid w:val="00A55664"/>
    <w:rsid w:val="00A55688"/>
    <w:rsid w:val="00A55B1A"/>
    <w:rsid w:val="00A55F75"/>
    <w:rsid w:val="00A56588"/>
    <w:rsid w:val="00A56C68"/>
    <w:rsid w:val="00A56D41"/>
    <w:rsid w:val="00A5728A"/>
    <w:rsid w:val="00A57A9E"/>
    <w:rsid w:val="00A60A8E"/>
    <w:rsid w:val="00A6108F"/>
    <w:rsid w:val="00A61272"/>
    <w:rsid w:val="00A616F2"/>
    <w:rsid w:val="00A616F8"/>
    <w:rsid w:val="00A62136"/>
    <w:rsid w:val="00A622BC"/>
    <w:rsid w:val="00A6245C"/>
    <w:rsid w:val="00A6270D"/>
    <w:rsid w:val="00A62784"/>
    <w:rsid w:val="00A627F5"/>
    <w:rsid w:val="00A62B80"/>
    <w:rsid w:val="00A6341E"/>
    <w:rsid w:val="00A63E1D"/>
    <w:rsid w:val="00A63F10"/>
    <w:rsid w:val="00A63F51"/>
    <w:rsid w:val="00A64013"/>
    <w:rsid w:val="00A64101"/>
    <w:rsid w:val="00A64530"/>
    <w:rsid w:val="00A64659"/>
    <w:rsid w:val="00A647A5"/>
    <w:rsid w:val="00A64BD2"/>
    <w:rsid w:val="00A64DE7"/>
    <w:rsid w:val="00A64E84"/>
    <w:rsid w:val="00A650E7"/>
    <w:rsid w:val="00A65222"/>
    <w:rsid w:val="00A65265"/>
    <w:rsid w:val="00A65434"/>
    <w:rsid w:val="00A65613"/>
    <w:rsid w:val="00A65820"/>
    <w:rsid w:val="00A65BE9"/>
    <w:rsid w:val="00A65D85"/>
    <w:rsid w:val="00A67FB0"/>
    <w:rsid w:val="00A7017D"/>
    <w:rsid w:val="00A70653"/>
    <w:rsid w:val="00A708E1"/>
    <w:rsid w:val="00A7097C"/>
    <w:rsid w:val="00A70EFC"/>
    <w:rsid w:val="00A70FB6"/>
    <w:rsid w:val="00A7107E"/>
    <w:rsid w:val="00A710A1"/>
    <w:rsid w:val="00A71633"/>
    <w:rsid w:val="00A72002"/>
    <w:rsid w:val="00A72373"/>
    <w:rsid w:val="00A724C0"/>
    <w:rsid w:val="00A72926"/>
    <w:rsid w:val="00A72D02"/>
    <w:rsid w:val="00A73156"/>
    <w:rsid w:val="00A73F4A"/>
    <w:rsid w:val="00A74001"/>
    <w:rsid w:val="00A74576"/>
    <w:rsid w:val="00A751A6"/>
    <w:rsid w:val="00A756F0"/>
    <w:rsid w:val="00A75945"/>
    <w:rsid w:val="00A759DF"/>
    <w:rsid w:val="00A75E75"/>
    <w:rsid w:val="00A75F78"/>
    <w:rsid w:val="00A76211"/>
    <w:rsid w:val="00A7646C"/>
    <w:rsid w:val="00A766AE"/>
    <w:rsid w:val="00A7675B"/>
    <w:rsid w:val="00A769AF"/>
    <w:rsid w:val="00A76B0B"/>
    <w:rsid w:val="00A76CA2"/>
    <w:rsid w:val="00A76CE7"/>
    <w:rsid w:val="00A7715B"/>
    <w:rsid w:val="00A773BD"/>
    <w:rsid w:val="00A7785B"/>
    <w:rsid w:val="00A77BE0"/>
    <w:rsid w:val="00A77C06"/>
    <w:rsid w:val="00A80113"/>
    <w:rsid w:val="00A8034E"/>
    <w:rsid w:val="00A8047B"/>
    <w:rsid w:val="00A804BC"/>
    <w:rsid w:val="00A8074A"/>
    <w:rsid w:val="00A80D60"/>
    <w:rsid w:val="00A80FE1"/>
    <w:rsid w:val="00A81028"/>
    <w:rsid w:val="00A812AE"/>
    <w:rsid w:val="00A812FF"/>
    <w:rsid w:val="00A81354"/>
    <w:rsid w:val="00A8145D"/>
    <w:rsid w:val="00A817B5"/>
    <w:rsid w:val="00A81BC9"/>
    <w:rsid w:val="00A81DD0"/>
    <w:rsid w:val="00A81F56"/>
    <w:rsid w:val="00A82173"/>
    <w:rsid w:val="00A830D2"/>
    <w:rsid w:val="00A83251"/>
    <w:rsid w:val="00A837E6"/>
    <w:rsid w:val="00A83B9B"/>
    <w:rsid w:val="00A84144"/>
    <w:rsid w:val="00A84CE3"/>
    <w:rsid w:val="00A8529F"/>
    <w:rsid w:val="00A85403"/>
    <w:rsid w:val="00A85479"/>
    <w:rsid w:val="00A85527"/>
    <w:rsid w:val="00A858C5"/>
    <w:rsid w:val="00A85D41"/>
    <w:rsid w:val="00A85D45"/>
    <w:rsid w:val="00A860C6"/>
    <w:rsid w:val="00A86364"/>
    <w:rsid w:val="00A864EF"/>
    <w:rsid w:val="00A864FE"/>
    <w:rsid w:val="00A86869"/>
    <w:rsid w:val="00A86871"/>
    <w:rsid w:val="00A870F5"/>
    <w:rsid w:val="00A87869"/>
    <w:rsid w:val="00A87BC1"/>
    <w:rsid w:val="00A87C1C"/>
    <w:rsid w:val="00A87D41"/>
    <w:rsid w:val="00A901B5"/>
    <w:rsid w:val="00A90B30"/>
    <w:rsid w:val="00A90E1F"/>
    <w:rsid w:val="00A91326"/>
    <w:rsid w:val="00A91483"/>
    <w:rsid w:val="00A91487"/>
    <w:rsid w:val="00A917F9"/>
    <w:rsid w:val="00A91801"/>
    <w:rsid w:val="00A91816"/>
    <w:rsid w:val="00A91DAE"/>
    <w:rsid w:val="00A92FA2"/>
    <w:rsid w:val="00A938D1"/>
    <w:rsid w:val="00A93A91"/>
    <w:rsid w:val="00A93F33"/>
    <w:rsid w:val="00A947DF"/>
    <w:rsid w:val="00A94D38"/>
    <w:rsid w:val="00A95083"/>
    <w:rsid w:val="00A952A1"/>
    <w:rsid w:val="00A952EC"/>
    <w:rsid w:val="00A95561"/>
    <w:rsid w:val="00A958C3"/>
    <w:rsid w:val="00A95E4A"/>
    <w:rsid w:val="00A962E9"/>
    <w:rsid w:val="00A963B7"/>
    <w:rsid w:val="00A965F9"/>
    <w:rsid w:val="00A966CA"/>
    <w:rsid w:val="00A969E9"/>
    <w:rsid w:val="00A96B0F"/>
    <w:rsid w:val="00A9708B"/>
    <w:rsid w:val="00A9713A"/>
    <w:rsid w:val="00A971B3"/>
    <w:rsid w:val="00AA02D6"/>
    <w:rsid w:val="00AA0A26"/>
    <w:rsid w:val="00AA0F57"/>
    <w:rsid w:val="00AA12CD"/>
    <w:rsid w:val="00AA1A8C"/>
    <w:rsid w:val="00AA1EA5"/>
    <w:rsid w:val="00AA27F9"/>
    <w:rsid w:val="00AA2B0C"/>
    <w:rsid w:val="00AA31F2"/>
    <w:rsid w:val="00AA333D"/>
    <w:rsid w:val="00AA3595"/>
    <w:rsid w:val="00AA35FB"/>
    <w:rsid w:val="00AA3B53"/>
    <w:rsid w:val="00AA3B68"/>
    <w:rsid w:val="00AA3C8F"/>
    <w:rsid w:val="00AA42CF"/>
    <w:rsid w:val="00AA44E9"/>
    <w:rsid w:val="00AA4B31"/>
    <w:rsid w:val="00AA4B94"/>
    <w:rsid w:val="00AA4C87"/>
    <w:rsid w:val="00AA4E60"/>
    <w:rsid w:val="00AA5026"/>
    <w:rsid w:val="00AA5134"/>
    <w:rsid w:val="00AA520C"/>
    <w:rsid w:val="00AA5421"/>
    <w:rsid w:val="00AA5456"/>
    <w:rsid w:val="00AA55E3"/>
    <w:rsid w:val="00AA5976"/>
    <w:rsid w:val="00AA5FB5"/>
    <w:rsid w:val="00AA5FC4"/>
    <w:rsid w:val="00AA6DC1"/>
    <w:rsid w:val="00AA6F4D"/>
    <w:rsid w:val="00AA7AD1"/>
    <w:rsid w:val="00AB0CAC"/>
    <w:rsid w:val="00AB1120"/>
    <w:rsid w:val="00AB175C"/>
    <w:rsid w:val="00AB2017"/>
    <w:rsid w:val="00AB2106"/>
    <w:rsid w:val="00AB23BE"/>
    <w:rsid w:val="00AB26B8"/>
    <w:rsid w:val="00AB2878"/>
    <w:rsid w:val="00AB2AEA"/>
    <w:rsid w:val="00AB2B2A"/>
    <w:rsid w:val="00AB3517"/>
    <w:rsid w:val="00AB36E7"/>
    <w:rsid w:val="00AB3921"/>
    <w:rsid w:val="00AB3B73"/>
    <w:rsid w:val="00AB3E1F"/>
    <w:rsid w:val="00AB3E25"/>
    <w:rsid w:val="00AB3ED7"/>
    <w:rsid w:val="00AB496E"/>
    <w:rsid w:val="00AB4B15"/>
    <w:rsid w:val="00AB4C9E"/>
    <w:rsid w:val="00AB4D91"/>
    <w:rsid w:val="00AB5599"/>
    <w:rsid w:val="00AB5951"/>
    <w:rsid w:val="00AB5A4A"/>
    <w:rsid w:val="00AB5CAC"/>
    <w:rsid w:val="00AB643D"/>
    <w:rsid w:val="00AB645D"/>
    <w:rsid w:val="00AB64AC"/>
    <w:rsid w:val="00AB6760"/>
    <w:rsid w:val="00AB6C3F"/>
    <w:rsid w:val="00AB6ED9"/>
    <w:rsid w:val="00AB72F9"/>
    <w:rsid w:val="00AB7881"/>
    <w:rsid w:val="00AB7A72"/>
    <w:rsid w:val="00AC02D9"/>
    <w:rsid w:val="00AC075E"/>
    <w:rsid w:val="00AC0B3A"/>
    <w:rsid w:val="00AC0E98"/>
    <w:rsid w:val="00AC18C1"/>
    <w:rsid w:val="00AC1BF2"/>
    <w:rsid w:val="00AC1E99"/>
    <w:rsid w:val="00AC1FC8"/>
    <w:rsid w:val="00AC2E8D"/>
    <w:rsid w:val="00AC2EDB"/>
    <w:rsid w:val="00AC2F63"/>
    <w:rsid w:val="00AC330E"/>
    <w:rsid w:val="00AC369E"/>
    <w:rsid w:val="00AC397E"/>
    <w:rsid w:val="00AC3C76"/>
    <w:rsid w:val="00AC3D57"/>
    <w:rsid w:val="00AC3DE7"/>
    <w:rsid w:val="00AC46A8"/>
    <w:rsid w:val="00AC4B1F"/>
    <w:rsid w:val="00AC4BEB"/>
    <w:rsid w:val="00AC4E3A"/>
    <w:rsid w:val="00AC5148"/>
    <w:rsid w:val="00AC516F"/>
    <w:rsid w:val="00AC5229"/>
    <w:rsid w:val="00AC58FF"/>
    <w:rsid w:val="00AC5C1E"/>
    <w:rsid w:val="00AC60B8"/>
    <w:rsid w:val="00AC6743"/>
    <w:rsid w:val="00AC6AF4"/>
    <w:rsid w:val="00AC71BC"/>
    <w:rsid w:val="00AC71D0"/>
    <w:rsid w:val="00AC77FB"/>
    <w:rsid w:val="00AC79CE"/>
    <w:rsid w:val="00AC7A69"/>
    <w:rsid w:val="00AC7FC0"/>
    <w:rsid w:val="00AD0398"/>
    <w:rsid w:val="00AD03E7"/>
    <w:rsid w:val="00AD045F"/>
    <w:rsid w:val="00AD08D3"/>
    <w:rsid w:val="00AD0B81"/>
    <w:rsid w:val="00AD0C78"/>
    <w:rsid w:val="00AD0C9C"/>
    <w:rsid w:val="00AD0DD5"/>
    <w:rsid w:val="00AD0DD7"/>
    <w:rsid w:val="00AD0E85"/>
    <w:rsid w:val="00AD1B24"/>
    <w:rsid w:val="00AD1DEC"/>
    <w:rsid w:val="00AD23B9"/>
    <w:rsid w:val="00AD23EE"/>
    <w:rsid w:val="00AD24E1"/>
    <w:rsid w:val="00AD2665"/>
    <w:rsid w:val="00AD2DDA"/>
    <w:rsid w:val="00AD2DEA"/>
    <w:rsid w:val="00AD3337"/>
    <w:rsid w:val="00AD35A9"/>
    <w:rsid w:val="00AD3989"/>
    <w:rsid w:val="00AD3EE3"/>
    <w:rsid w:val="00AD41A8"/>
    <w:rsid w:val="00AD4569"/>
    <w:rsid w:val="00AD4D0E"/>
    <w:rsid w:val="00AD4EE2"/>
    <w:rsid w:val="00AD4EF8"/>
    <w:rsid w:val="00AD5542"/>
    <w:rsid w:val="00AD5836"/>
    <w:rsid w:val="00AD5BE2"/>
    <w:rsid w:val="00AD5E11"/>
    <w:rsid w:val="00AD6D01"/>
    <w:rsid w:val="00AE0365"/>
    <w:rsid w:val="00AE0872"/>
    <w:rsid w:val="00AE0964"/>
    <w:rsid w:val="00AE2232"/>
    <w:rsid w:val="00AE24C2"/>
    <w:rsid w:val="00AE2685"/>
    <w:rsid w:val="00AE26D0"/>
    <w:rsid w:val="00AE285F"/>
    <w:rsid w:val="00AE31FB"/>
    <w:rsid w:val="00AE3200"/>
    <w:rsid w:val="00AE35D8"/>
    <w:rsid w:val="00AE3AD8"/>
    <w:rsid w:val="00AE3C89"/>
    <w:rsid w:val="00AE44F3"/>
    <w:rsid w:val="00AE4A8C"/>
    <w:rsid w:val="00AE4AF0"/>
    <w:rsid w:val="00AE5592"/>
    <w:rsid w:val="00AE561A"/>
    <w:rsid w:val="00AE5940"/>
    <w:rsid w:val="00AE59ED"/>
    <w:rsid w:val="00AE5B68"/>
    <w:rsid w:val="00AE5DBA"/>
    <w:rsid w:val="00AE60CD"/>
    <w:rsid w:val="00AE639C"/>
    <w:rsid w:val="00AE666C"/>
    <w:rsid w:val="00AE6BC6"/>
    <w:rsid w:val="00AE787F"/>
    <w:rsid w:val="00AE7CE9"/>
    <w:rsid w:val="00AF0156"/>
    <w:rsid w:val="00AF08CD"/>
    <w:rsid w:val="00AF095E"/>
    <w:rsid w:val="00AF0D8F"/>
    <w:rsid w:val="00AF1444"/>
    <w:rsid w:val="00AF191D"/>
    <w:rsid w:val="00AF1ECB"/>
    <w:rsid w:val="00AF21A8"/>
    <w:rsid w:val="00AF25FD"/>
    <w:rsid w:val="00AF2727"/>
    <w:rsid w:val="00AF293D"/>
    <w:rsid w:val="00AF2D1F"/>
    <w:rsid w:val="00AF2F2A"/>
    <w:rsid w:val="00AF3204"/>
    <w:rsid w:val="00AF3E8B"/>
    <w:rsid w:val="00AF42BD"/>
    <w:rsid w:val="00AF46EA"/>
    <w:rsid w:val="00AF47F5"/>
    <w:rsid w:val="00AF48F0"/>
    <w:rsid w:val="00AF48F1"/>
    <w:rsid w:val="00AF4C3A"/>
    <w:rsid w:val="00AF4C3C"/>
    <w:rsid w:val="00AF4D50"/>
    <w:rsid w:val="00AF51AC"/>
    <w:rsid w:val="00AF5523"/>
    <w:rsid w:val="00AF5645"/>
    <w:rsid w:val="00AF565F"/>
    <w:rsid w:val="00AF5703"/>
    <w:rsid w:val="00AF5A20"/>
    <w:rsid w:val="00AF5E3A"/>
    <w:rsid w:val="00AF6054"/>
    <w:rsid w:val="00AF6483"/>
    <w:rsid w:val="00AF64FA"/>
    <w:rsid w:val="00AF6710"/>
    <w:rsid w:val="00AF6755"/>
    <w:rsid w:val="00AF6A8A"/>
    <w:rsid w:val="00AF6BAE"/>
    <w:rsid w:val="00AF7097"/>
    <w:rsid w:val="00AF7633"/>
    <w:rsid w:val="00AF776C"/>
    <w:rsid w:val="00AF79E9"/>
    <w:rsid w:val="00AF7F47"/>
    <w:rsid w:val="00AF7FBF"/>
    <w:rsid w:val="00B000EE"/>
    <w:rsid w:val="00B00154"/>
    <w:rsid w:val="00B007F9"/>
    <w:rsid w:val="00B00D34"/>
    <w:rsid w:val="00B00FCC"/>
    <w:rsid w:val="00B010F9"/>
    <w:rsid w:val="00B01E31"/>
    <w:rsid w:val="00B01ECD"/>
    <w:rsid w:val="00B0248B"/>
    <w:rsid w:val="00B02657"/>
    <w:rsid w:val="00B026B2"/>
    <w:rsid w:val="00B0272F"/>
    <w:rsid w:val="00B028C8"/>
    <w:rsid w:val="00B02A47"/>
    <w:rsid w:val="00B02AA1"/>
    <w:rsid w:val="00B02DD0"/>
    <w:rsid w:val="00B02E95"/>
    <w:rsid w:val="00B034E8"/>
    <w:rsid w:val="00B03AB3"/>
    <w:rsid w:val="00B03CBA"/>
    <w:rsid w:val="00B03EAB"/>
    <w:rsid w:val="00B03FFC"/>
    <w:rsid w:val="00B04660"/>
    <w:rsid w:val="00B0488C"/>
    <w:rsid w:val="00B049C9"/>
    <w:rsid w:val="00B04AB9"/>
    <w:rsid w:val="00B059A5"/>
    <w:rsid w:val="00B05AA6"/>
    <w:rsid w:val="00B05B5D"/>
    <w:rsid w:val="00B05EAC"/>
    <w:rsid w:val="00B0670A"/>
    <w:rsid w:val="00B06883"/>
    <w:rsid w:val="00B06C4A"/>
    <w:rsid w:val="00B06DDF"/>
    <w:rsid w:val="00B070C6"/>
    <w:rsid w:val="00B07591"/>
    <w:rsid w:val="00B0767D"/>
    <w:rsid w:val="00B07775"/>
    <w:rsid w:val="00B07D6F"/>
    <w:rsid w:val="00B10199"/>
    <w:rsid w:val="00B1052F"/>
    <w:rsid w:val="00B10AC6"/>
    <w:rsid w:val="00B10DFF"/>
    <w:rsid w:val="00B10F3C"/>
    <w:rsid w:val="00B110E8"/>
    <w:rsid w:val="00B11664"/>
    <w:rsid w:val="00B11847"/>
    <w:rsid w:val="00B12A74"/>
    <w:rsid w:val="00B1313F"/>
    <w:rsid w:val="00B13244"/>
    <w:rsid w:val="00B13508"/>
    <w:rsid w:val="00B13BFE"/>
    <w:rsid w:val="00B13CF7"/>
    <w:rsid w:val="00B13D8D"/>
    <w:rsid w:val="00B13EE1"/>
    <w:rsid w:val="00B1465C"/>
    <w:rsid w:val="00B14E88"/>
    <w:rsid w:val="00B14F3D"/>
    <w:rsid w:val="00B15439"/>
    <w:rsid w:val="00B154AF"/>
    <w:rsid w:val="00B156BE"/>
    <w:rsid w:val="00B15DC2"/>
    <w:rsid w:val="00B1605E"/>
    <w:rsid w:val="00B160B8"/>
    <w:rsid w:val="00B162BC"/>
    <w:rsid w:val="00B17764"/>
    <w:rsid w:val="00B17FFA"/>
    <w:rsid w:val="00B20115"/>
    <w:rsid w:val="00B20384"/>
    <w:rsid w:val="00B20753"/>
    <w:rsid w:val="00B20A54"/>
    <w:rsid w:val="00B20B01"/>
    <w:rsid w:val="00B20C1C"/>
    <w:rsid w:val="00B20E33"/>
    <w:rsid w:val="00B20F2C"/>
    <w:rsid w:val="00B2112D"/>
    <w:rsid w:val="00B21147"/>
    <w:rsid w:val="00B215D7"/>
    <w:rsid w:val="00B21C80"/>
    <w:rsid w:val="00B21CB0"/>
    <w:rsid w:val="00B228AD"/>
    <w:rsid w:val="00B228C3"/>
    <w:rsid w:val="00B228E6"/>
    <w:rsid w:val="00B23635"/>
    <w:rsid w:val="00B237DA"/>
    <w:rsid w:val="00B23A62"/>
    <w:rsid w:val="00B23DE4"/>
    <w:rsid w:val="00B23E52"/>
    <w:rsid w:val="00B24430"/>
    <w:rsid w:val="00B24B98"/>
    <w:rsid w:val="00B24C44"/>
    <w:rsid w:val="00B24C99"/>
    <w:rsid w:val="00B25505"/>
    <w:rsid w:val="00B25508"/>
    <w:rsid w:val="00B2565C"/>
    <w:rsid w:val="00B25854"/>
    <w:rsid w:val="00B25AEF"/>
    <w:rsid w:val="00B25F69"/>
    <w:rsid w:val="00B26120"/>
    <w:rsid w:val="00B26656"/>
    <w:rsid w:val="00B2676F"/>
    <w:rsid w:val="00B275AD"/>
    <w:rsid w:val="00B27757"/>
    <w:rsid w:val="00B27940"/>
    <w:rsid w:val="00B27A03"/>
    <w:rsid w:val="00B27B85"/>
    <w:rsid w:val="00B27BF3"/>
    <w:rsid w:val="00B27C09"/>
    <w:rsid w:val="00B27F12"/>
    <w:rsid w:val="00B30063"/>
    <w:rsid w:val="00B3059F"/>
    <w:rsid w:val="00B30E4B"/>
    <w:rsid w:val="00B31A09"/>
    <w:rsid w:val="00B31A49"/>
    <w:rsid w:val="00B31D6D"/>
    <w:rsid w:val="00B32AB1"/>
    <w:rsid w:val="00B32D62"/>
    <w:rsid w:val="00B3391E"/>
    <w:rsid w:val="00B33CE1"/>
    <w:rsid w:val="00B34040"/>
    <w:rsid w:val="00B34135"/>
    <w:rsid w:val="00B3486C"/>
    <w:rsid w:val="00B353B4"/>
    <w:rsid w:val="00B3582C"/>
    <w:rsid w:val="00B35896"/>
    <w:rsid w:val="00B358B4"/>
    <w:rsid w:val="00B3614B"/>
    <w:rsid w:val="00B3642A"/>
    <w:rsid w:val="00B36756"/>
    <w:rsid w:val="00B367E4"/>
    <w:rsid w:val="00B36B5E"/>
    <w:rsid w:val="00B36C4D"/>
    <w:rsid w:val="00B37379"/>
    <w:rsid w:val="00B377EB"/>
    <w:rsid w:val="00B37C1E"/>
    <w:rsid w:val="00B37D06"/>
    <w:rsid w:val="00B402FE"/>
    <w:rsid w:val="00B4044B"/>
    <w:rsid w:val="00B41114"/>
    <w:rsid w:val="00B41218"/>
    <w:rsid w:val="00B4195A"/>
    <w:rsid w:val="00B41DB6"/>
    <w:rsid w:val="00B41FB2"/>
    <w:rsid w:val="00B42052"/>
    <w:rsid w:val="00B424CB"/>
    <w:rsid w:val="00B428C9"/>
    <w:rsid w:val="00B42A73"/>
    <w:rsid w:val="00B42BB5"/>
    <w:rsid w:val="00B42E6C"/>
    <w:rsid w:val="00B42FCB"/>
    <w:rsid w:val="00B433EC"/>
    <w:rsid w:val="00B43B61"/>
    <w:rsid w:val="00B44305"/>
    <w:rsid w:val="00B44730"/>
    <w:rsid w:val="00B44B03"/>
    <w:rsid w:val="00B44DD4"/>
    <w:rsid w:val="00B45815"/>
    <w:rsid w:val="00B45BBE"/>
    <w:rsid w:val="00B45C66"/>
    <w:rsid w:val="00B46343"/>
    <w:rsid w:val="00B463A4"/>
    <w:rsid w:val="00B46557"/>
    <w:rsid w:val="00B467DB"/>
    <w:rsid w:val="00B46950"/>
    <w:rsid w:val="00B4744D"/>
    <w:rsid w:val="00B47871"/>
    <w:rsid w:val="00B478F1"/>
    <w:rsid w:val="00B47DA8"/>
    <w:rsid w:val="00B47F87"/>
    <w:rsid w:val="00B500AB"/>
    <w:rsid w:val="00B5024C"/>
    <w:rsid w:val="00B50593"/>
    <w:rsid w:val="00B505A9"/>
    <w:rsid w:val="00B506BB"/>
    <w:rsid w:val="00B50810"/>
    <w:rsid w:val="00B50900"/>
    <w:rsid w:val="00B50E02"/>
    <w:rsid w:val="00B51712"/>
    <w:rsid w:val="00B519D8"/>
    <w:rsid w:val="00B51BA5"/>
    <w:rsid w:val="00B5235E"/>
    <w:rsid w:val="00B5237D"/>
    <w:rsid w:val="00B5277C"/>
    <w:rsid w:val="00B52A2A"/>
    <w:rsid w:val="00B52B48"/>
    <w:rsid w:val="00B52C9B"/>
    <w:rsid w:val="00B52CF8"/>
    <w:rsid w:val="00B52D9E"/>
    <w:rsid w:val="00B52DBF"/>
    <w:rsid w:val="00B53A3D"/>
    <w:rsid w:val="00B53B3C"/>
    <w:rsid w:val="00B53BDD"/>
    <w:rsid w:val="00B53E2C"/>
    <w:rsid w:val="00B54B6C"/>
    <w:rsid w:val="00B54DFA"/>
    <w:rsid w:val="00B55EFE"/>
    <w:rsid w:val="00B572C8"/>
    <w:rsid w:val="00B57504"/>
    <w:rsid w:val="00B57CDA"/>
    <w:rsid w:val="00B57D00"/>
    <w:rsid w:val="00B600AD"/>
    <w:rsid w:val="00B601C0"/>
    <w:rsid w:val="00B6057E"/>
    <w:rsid w:val="00B609BE"/>
    <w:rsid w:val="00B60AA0"/>
    <w:rsid w:val="00B60B18"/>
    <w:rsid w:val="00B60D42"/>
    <w:rsid w:val="00B60DF4"/>
    <w:rsid w:val="00B614D6"/>
    <w:rsid w:val="00B61613"/>
    <w:rsid w:val="00B61AC4"/>
    <w:rsid w:val="00B62052"/>
    <w:rsid w:val="00B62BBA"/>
    <w:rsid w:val="00B62C63"/>
    <w:rsid w:val="00B633A3"/>
    <w:rsid w:val="00B6380C"/>
    <w:rsid w:val="00B63AF2"/>
    <w:rsid w:val="00B63E7A"/>
    <w:rsid w:val="00B6435D"/>
    <w:rsid w:val="00B64E92"/>
    <w:rsid w:val="00B64FA1"/>
    <w:rsid w:val="00B65468"/>
    <w:rsid w:val="00B6554B"/>
    <w:rsid w:val="00B65724"/>
    <w:rsid w:val="00B65877"/>
    <w:rsid w:val="00B659E2"/>
    <w:rsid w:val="00B65E1B"/>
    <w:rsid w:val="00B666A4"/>
    <w:rsid w:val="00B673BA"/>
    <w:rsid w:val="00B675F7"/>
    <w:rsid w:val="00B67EA2"/>
    <w:rsid w:val="00B67EB3"/>
    <w:rsid w:val="00B706A9"/>
    <w:rsid w:val="00B70CAB"/>
    <w:rsid w:val="00B70D9E"/>
    <w:rsid w:val="00B70DB7"/>
    <w:rsid w:val="00B713CC"/>
    <w:rsid w:val="00B713F2"/>
    <w:rsid w:val="00B71A90"/>
    <w:rsid w:val="00B71DAF"/>
    <w:rsid w:val="00B7249A"/>
    <w:rsid w:val="00B725E2"/>
    <w:rsid w:val="00B72723"/>
    <w:rsid w:val="00B728EF"/>
    <w:rsid w:val="00B72907"/>
    <w:rsid w:val="00B72954"/>
    <w:rsid w:val="00B7295C"/>
    <w:rsid w:val="00B72ECA"/>
    <w:rsid w:val="00B72FAD"/>
    <w:rsid w:val="00B731A7"/>
    <w:rsid w:val="00B734BB"/>
    <w:rsid w:val="00B737E0"/>
    <w:rsid w:val="00B73F1A"/>
    <w:rsid w:val="00B7401F"/>
    <w:rsid w:val="00B75203"/>
    <w:rsid w:val="00B75526"/>
    <w:rsid w:val="00B75624"/>
    <w:rsid w:val="00B7579D"/>
    <w:rsid w:val="00B75B95"/>
    <w:rsid w:val="00B75CC1"/>
    <w:rsid w:val="00B75E4F"/>
    <w:rsid w:val="00B75F30"/>
    <w:rsid w:val="00B76127"/>
    <w:rsid w:val="00B761A3"/>
    <w:rsid w:val="00B7639D"/>
    <w:rsid w:val="00B76D46"/>
    <w:rsid w:val="00B76EEE"/>
    <w:rsid w:val="00B76EEF"/>
    <w:rsid w:val="00B776DB"/>
    <w:rsid w:val="00B77B2C"/>
    <w:rsid w:val="00B77D9E"/>
    <w:rsid w:val="00B80854"/>
    <w:rsid w:val="00B80874"/>
    <w:rsid w:val="00B809F4"/>
    <w:rsid w:val="00B810AF"/>
    <w:rsid w:val="00B810C8"/>
    <w:rsid w:val="00B8114A"/>
    <w:rsid w:val="00B8118E"/>
    <w:rsid w:val="00B818B5"/>
    <w:rsid w:val="00B81A2B"/>
    <w:rsid w:val="00B81B41"/>
    <w:rsid w:val="00B8211E"/>
    <w:rsid w:val="00B823DD"/>
    <w:rsid w:val="00B82574"/>
    <w:rsid w:val="00B826B3"/>
    <w:rsid w:val="00B8277B"/>
    <w:rsid w:val="00B82DC5"/>
    <w:rsid w:val="00B82F11"/>
    <w:rsid w:val="00B832D7"/>
    <w:rsid w:val="00B83334"/>
    <w:rsid w:val="00B83918"/>
    <w:rsid w:val="00B841B3"/>
    <w:rsid w:val="00B84291"/>
    <w:rsid w:val="00B844B7"/>
    <w:rsid w:val="00B8466A"/>
    <w:rsid w:val="00B8496A"/>
    <w:rsid w:val="00B84A03"/>
    <w:rsid w:val="00B84AC0"/>
    <w:rsid w:val="00B84DDD"/>
    <w:rsid w:val="00B856D7"/>
    <w:rsid w:val="00B86016"/>
    <w:rsid w:val="00B86027"/>
    <w:rsid w:val="00B86569"/>
    <w:rsid w:val="00B868E7"/>
    <w:rsid w:val="00B869B0"/>
    <w:rsid w:val="00B86B9C"/>
    <w:rsid w:val="00B86D9B"/>
    <w:rsid w:val="00B86FC7"/>
    <w:rsid w:val="00B8761B"/>
    <w:rsid w:val="00B87AC1"/>
    <w:rsid w:val="00B902DC"/>
    <w:rsid w:val="00B906C2"/>
    <w:rsid w:val="00B907ED"/>
    <w:rsid w:val="00B910FB"/>
    <w:rsid w:val="00B914E9"/>
    <w:rsid w:val="00B91789"/>
    <w:rsid w:val="00B91AEC"/>
    <w:rsid w:val="00B920CE"/>
    <w:rsid w:val="00B9210A"/>
    <w:rsid w:val="00B92A6B"/>
    <w:rsid w:val="00B92B1D"/>
    <w:rsid w:val="00B92BDD"/>
    <w:rsid w:val="00B930D4"/>
    <w:rsid w:val="00B931BE"/>
    <w:rsid w:val="00B93228"/>
    <w:rsid w:val="00B932B6"/>
    <w:rsid w:val="00B932DD"/>
    <w:rsid w:val="00B938D7"/>
    <w:rsid w:val="00B93C9F"/>
    <w:rsid w:val="00B93D51"/>
    <w:rsid w:val="00B94148"/>
    <w:rsid w:val="00B9478C"/>
    <w:rsid w:val="00B94879"/>
    <w:rsid w:val="00B948C3"/>
    <w:rsid w:val="00B94D4E"/>
    <w:rsid w:val="00B94FEB"/>
    <w:rsid w:val="00B950B7"/>
    <w:rsid w:val="00B954ED"/>
    <w:rsid w:val="00B95ACD"/>
    <w:rsid w:val="00B95E14"/>
    <w:rsid w:val="00B95E81"/>
    <w:rsid w:val="00B95F3E"/>
    <w:rsid w:val="00B96026"/>
    <w:rsid w:val="00B96615"/>
    <w:rsid w:val="00B96C07"/>
    <w:rsid w:val="00B96F1B"/>
    <w:rsid w:val="00B9711C"/>
    <w:rsid w:val="00B972B9"/>
    <w:rsid w:val="00B974DF"/>
    <w:rsid w:val="00B97730"/>
    <w:rsid w:val="00B97C1D"/>
    <w:rsid w:val="00BA07F6"/>
    <w:rsid w:val="00BA0808"/>
    <w:rsid w:val="00BA0B00"/>
    <w:rsid w:val="00BA0B10"/>
    <w:rsid w:val="00BA1259"/>
    <w:rsid w:val="00BA1336"/>
    <w:rsid w:val="00BA1A51"/>
    <w:rsid w:val="00BA2064"/>
    <w:rsid w:val="00BA3140"/>
    <w:rsid w:val="00BA35F8"/>
    <w:rsid w:val="00BA3777"/>
    <w:rsid w:val="00BA395B"/>
    <w:rsid w:val="00BA3A42"/>
    <w:rsid w:val="00BA4411"/>
    <w:rsid w:val="00BA443D"/>
    <w:rsid w:val="00BA46AE"/>
    <w:rsid w:val="00BA4FC3"/>
    <w:rsid w:val="00BA538B"/>
    <w:rsid w:val="00BA5A35"/>
    <w:rsid w:val="00BA6149"/>
    <w:rsid w:val="00BA673A"/>
    <w:rsid w:val="00BA6C62"/>
    <w:rsid w:val="00BA6EF3"/>
    <w:rsid w:val="00BA7312"/>
    <w:rsid w:val="00BA7CEF"/>
    <w:rsid w:val="00BA7F21"/>
    <w:rsid w:val="00BB0600"/>
    <w:rsid w:val="00BB0666"/>
    <w:rsid w:val="00BB085A"/>
    <w:rsid w:val="00BB0AEC"/>
    <w:rsid w:val="00BB0B6F"/>
    <w:rsid w:val="00BB1363"/>
    <w:rsid w:val="00BB1374"/>
    <w:rsid w:val="00BB1490"/>
    <w:rsid w:val="00BB169B"/>
    <w:rsid w:val="00BB1A0D"/>
    <w:rsid w:val="00BB1B60"/>
    <w:rsid w:val="00BB2012"/>
    <w:rsid w:val="00BB22D6"/>
    <w:rsid w:val="00BB2476"/>
    <w:rsid w:val="00BB2AB6"/>
    <w:rsid w:val="00BB321B"/>
    <w:rsid w:val="00BB3396"/>
    <w:rsid w:val="00BB3C9E"/>
    <w:rsid w:val="00BB3EA2"/>
    <w:rsid w:val="00BB404D"/>
    <w:rsid w:val="00BB44CA"/>
    <w:rsid w:val="00BB44DB"/>
    <w:rsid w:val="00BB453A"/>
    <w:rsid w:val="00BB49C6"/>
    <w:rsid w:val="00BB4BE2"/>
    <w:rsid w:val="00BB5B42"/>
    <w:rsid w:val="00BB63AD"/>
    <w:rsid w:val="00BB67B1"/>
    <w:rsid w:val="00BB6E45"/>
    <w:rsid w:val="00BB7026"/>
    <w:rsid w:val="00BB7075"/>
    <w:rsid w:val="00BB7355"/>
    <w:rsid w:val="00BB7558"/>
    <w:rsid w:val="00BB7969"/>
    <w:rsid w:val="00BB7CDC"/>
    <w:rsid w:val="00BC007E"/>
    <w:rsid w:val="00BC0198"/>
    <w:rsid w:val="00BC025E"/>
    <w:rsid w:val="00BC04E1"/>
    <w:rsid w:val="00BC07D3"/>
    <w:rsid w:val="00BC1249"/>
    <w:rsid w:val="00BC1693"/>
    <w:rsid w:val="00BC16CA"/>
    <w:rsid w:val="00BC1904"/>
    <w:rsid w:val="00BC1BAC"/>
    <w:rsid w:val="00BC1DD2"/>
    <w:rsid w:val="00BC2268"/>
    <w:rsid w:val="00BC270D"/>
    <w:rsid w:val="00BC2906"/>
    <w:rsid w:val="00BC2AEF"/>
    <w:rsid w:val="00BC2E99"/>
    <w:rsid w:val="00BC30CC"/>
    <w:rsid w:val="00BC3381"/>
    <w:rsid w:val="00BC38BB"/>
    <w:rsid w:val="00BC39AC"/>
    <w:rsid w:val="00BC39B3"/>
    <w:rsid w:val="00BC39F2"/>
    <w:rsid w:val="00BC3A9E"/>
    <w:rsid w:val="00BC3DC6"/>
    <w:rsid w:val="00BC3FE2"/>
    <w:rsid w:val="00BC4412"/>
    <w:rsid w:val="00BC4B1E"/>
    <w:rsid w:val="00BC5316"/>
    <w:rsid w:val="00BC53E9"/>
    <w:rsid w:val="00BC566C"/>
    <w:rsid w:val="00BC567C"/>
    <w:rsid w:val="00BC586E"/>
    <w:rsid w:val="00BC5887"/>
    <w:rsid w:val="00BC6561"/>
    <w:rsid w:val="00BC6780"/>
    <w:rsid w:val="00BC6861"/>
    <w:rsid w:val="00BC6B86"/>
    <w:rsid w:val="00BC6F30"/>
    <w:rsid w:val="00BC7561"/>
    <w:rsid w:val="00BC7A4D"/>
    <w:rsid w:val="00BD0FAD"/>
    <w:rsid w:val="00BD0FEF"/>
    <w:rsid w:val="00BD1126"/>
    <w:rsid w:val="00BD1655"/>
    <w:rsid w:val="00BD19BD"/>
    <w:rsid w:val="00BD1C7F"/>
    <w:rsid w:val="00BD1E53"/>
    <w:rsid w:val="00BD1F0E"/>
    <w:rsid w:val="00BD200C"/>
    <w:rsid w:val="00BD2C5F"/>
    <w:rsid w:val="00BD2ECF"/>
    <w:rsid w:val="00BD31E4"/>
    <w:rsid w:val="00BD34F9"/>
    <w:rsid w:val="00BD3523"/>
    <w:rsid w:val="00BD3903"/>
    <w:rsid w:val="00BD39BE"/>
    <w:rsid w:val="00BD3A52"/>
    <w:rsid w:val="00BD3B3A"/>
    <w:rsid w:val="00BD3F47"/>
    <w:rsid w:val="00BD4854"/>
    <w:rsid w:val="00BD4AD6"/>
    <w:rsid w:val="00BD4CCF"/>
    <w:rsid w:val="00BD4DB3"/>
    <w:rsid w:val="00BD5A1A"/>
    <w:rsid w:val="00BD5F78"/>
    <w:rsid w:val="00BD6072"/>
    <w:rsid w:val="00BD619A"/>
    <w:rsid w:val="00BD73BC"/>
    <w:rsid w:val="00BD75A2"/>
    <w:rsid w:val="00BD7D49"/>
    <w:rsid w:val="00BE0E62"/>
    <w:rsid w:val="00BE0ED8"/>
    <w:rsid w:val="00BE0EFB"/>
    <w:rsid w:val="00BE157A"/>
    <w:rsid w:val="00BE1630"/>
    <w:rsid w:val="00BE169C"/>
    <w:rsid w:val="00BE1848"/>
    <w:rsid w:val="00BE1E01"/>
    <w:rsid w:val="00BE1FF5"/>
    <w:rsid w:val="00BE20B4"/>
    <w:rsid w:val="00BE25D1"/>
    <w:rsid w:val="00BE2F0F"/>
    <w:rsid w:val="00BE2F56"/>
    <w:rsid w:val="00BE3139"/>
    <w:rsid w:val="00BE38D8"/>
    <w:rsid w:val="00BE3D2E"/>
    <w:rsid w:val="00BE3E01"/>
    <w:rsid w:val="00BE3F55"/>
    <w:rsid w:val="00BE426B"/>
    <w:rsid w:val="00BE4402"/>
    <w:rsid w:val="00BE4746"/>
    <w:rsid w:val="00BE476F"/>
    <w:rsid w:val="00BE4A35"/>
    <w:rsid w:val="00BE5843"/>
    <w:rsid w:val="00BE5A0C"/>
    <w:rsid w:val="00BE5F1D"/>
    <w:rsid w:val="00BE6651"/>
    <w:rsid w:val="00BE66B9"/>
    <w:rsid w:val="00BE78D4"/>
    <w:rsid w:val="00BE7B93"/>
    <w:rsid w:val="00BF07D2"/>
    <w:rsid w:val="00BF092E"/>
    <w:rsid w:val="00BF0A10"/>
    <w:rsid w:val="00BF0D1D"/>
    <w:rsid w:val="00BF0DD3"/>
    <w:rsid w:val="00BF0E4F"/>
    <w:rsid w:val="00BF0FE1"/>
    <w:rsid w:val="00BF12D4"/>
    <w:rsid w:val="00BF1BBC"/>
    <w:rsid w:val="00BF1E15"/>
    <w:rsid w:val="00BF205E"/>
    <w:rsid w:val="00BF2581"/>
    <w:rsid w:val="00BF2C51"/>
    <w:rsid w:val="00BF2EC1"/>
    <w:rsid w:val="00BF3381"/>
    <w:rsid w:val="00BF388B"/>
    <w:rsid w:val="00BF391F"/>
    <w:rsid w:val="00BF3C33"/>
    <w:rsid w:val="00BF3FC3"/>
    <w:rsid w:val="00BF4081"/>
    <w:rsid w:val="00BF40BA"/>
    <w:rsid w:val="00BF48F8"/>
    <w:rsid w:val="00BF4C30"/>
    <w:rsid w:val="00BF51EE"/>
    <w:rsid w:val="00BF536E"/>
    <w:rsid w:val="00BF6D1F"/>
    <w:rsid w:val="00BF7764"/>
    <w:rsid w:val="00BF7A00"/>
    <w:rsid w:val="00BF7AFC"/>
    <w:rsid w:val="00C00271"/>
    <w:rsid w:val="00C002C0"/>
    <w:rsid w:val="00C00341"/>
    <w:rsid w:val="00C003AE"/>
    <w:rsid w:val="00C00536"/>
    <w:rsid w:val="00C0057F"/>
    <w:rsid w:val="00C00986"/>
    <w:rsid w:val="00C009FB"/>
    <w:rsid w:val="00C00BCF"/>
    <w:rsid w:val="00C00CFF"/>
    <w:rsid w:val="00C00D96"/>
    <w:rsid w:val="00C00EB8"/>
    <w:rsid w:val="00C01D64"/>
    <w:rsid w:val="00C01D69"/>
    <w:rsid w:val="00C021E1"/>
    <w:rsid w:val="00C02A84"/>
    <w:rsid w:val="00C02BDA"/>
    <w:rsid w:val="00C03117"/>
    <w:rsid w:val="00C032C1"/>
    <w:rsid w:val="00C03F66"/>
    <w:rsid w:val="00C0406D"/>
    <w:rsid w:val="00C04AE8"/>
    <w:rsid w:val="00C04D95"/>
    <w:rsid w:val="00C0505A"/>
    <w:rsid w:val="00C051EC"/>
    <w:rsid w:val="00C052B6"/>
    <w:rsid w:val="00C057BE"/>
    <w:rsid w:val="00C058A5"/>
    <w:rsid w:val="00C05D1E"/>
    <w:rsid w:val="00C05D77"/>
    <w:rsid w:val="00C05DD8"/>
    <w:rsid w:val="00C06156"/>
    <w:rsid w:val="00C06425"/>
    <w:rsid w:val="00C068CF"/>
    <w:rsid w:val="00C06C38"/>
    <w:rsid w:val="00C07117"/>
    <w:rsid w:val="00C072F4"/>
    <w:rsid w:val="00C07403"/>
    <w:rsid w:val="00C07849"/>
    <w:rsid w:val="00C07B56"/>
    <w:rsid w:val="00C0FCC1"/>
    <w:rsid w:val="00C108B0"/>
    <w:rsid w:val="00C1090D"/>
    <w:rsid w:val="00C10ACF"/>
    <w:rsid w:val="00C10C78"/>
    <w:rsid w:val="00C10E73"/>
    <w:rsid w:val="00C1181A"/>
    <w:rsid w:val="00C11C7B"/>
    <w:rsid w:val="00C11D68"/>
    <w:rsid w:val="00C11F37"/>
    <w:rsid w:val="00C1212E"/>
    <w:rsid w:val="00C12280"/>
    <w:rsid w:val="00C1290F"/>
    <w:rsid w:val="00C1295D"/>
    <w:rsid w:val="00C12D1A"/>
    <w:rsid w:val="00C12E7B"/>
    <w:rsid w:val="00C1344E"/>
    <w:rsid w:val="00C135E4"/>
    <w:rsid w:val="00C143D5"/>
    <w:rsid w:val="00C148FD"/>
    <w:rsid w:val="00C153B9"/>
    <w:rsid w:val="00C153C1"/>
    <w:rsid w:val="00C15460"/>
    <w:rsid w:val="00C155BD"/>
    <w:rsid w:val="00C155E0"/>
    <w:rsid w:val="00C157C7"/>
    <w:rsid w:val="00C15802"/>
    <w:rsid w:val="00C159CC"/>
    <w:rsid w:val="00C164DB"/>
    <w:rsid w:val="00C16B5E"/>
    <w:rsid w:val="00C17041"/>
    <w:rsid w:val="00C17167"/>
    <w:rsid w:val="00C173C3"/>
    <w:rsid w:val="00C17489"/>
    <w:rsid w:val="00C20719"/>
    <w:rsid w:val="00C20739"/>
    <w:rsid w:val="00C20835"/>
    <w:rsid w:val="00C20E09"/>
    <w:rsid w:val="00C21736"/>
    <w:rsid w:val="00C217C2"/>
    <w:rsid w:val="00C217E9"/>
    <w:rsid w:val="00C21873"/>
    <w:rsid w:val="00C21A8F"/>
    <w:rsid w:val="00C21B99"/>
    <w:rsid w:val="00C21D69"/>
    <w:rsid w:val="00C21F02"/>
    <w:rsid w:val="00C22004"/>
    <w:rsid w:val="00C22030"/>
    <w:rsid w:val="00C22048"/>
    <w:rsid w:val="00C22A53"/>
    <w:rsid w:val="00C22D31"/>
    <w:rsid w:val="00C2367A"/>
    <w:rsid w:val="00C23AA0"/>
    <w:rsid w:val="00C24035"/>
    <w:rsid w:val="00C242D7"/>
    <w:rsid w:val="00C24378"/>
    <w:rsid w:val="00C24617"/>
    <w:rsid w:val="00C2481C"/>
    <w:rsid w:val="00C25307"/>
    <w:rsid w:val="00C2559B"/>
    <w:rsid w:val="00C25911"/>
    <w:rsid w:val="00C25AB4"/>
    <w:rsid w:val="00C261D6"/>
    <w:rsid w:val="00C273AE"/>
    <w:rsid w:val="00C2743F"/>
    <w:rsid w:val="00C279C8"/>
    <w:rsid w:val="00C27ABF"/>
    <w:rsid w:val="00C27BF2"/>
    <w:rsid w:val="00C27CDB"/>
    <w:rsid w:val="00C306E6"/>
    <w:rsid w:val="00C30D5E"/>
    <w:rsid w:val="00C31111"/>
    <w:rsid w:val="00C31387"/>
    <w:rsid w:val="00C31803"/>
    <w:rsid w:val="00C31B91"/>
    <w:rsid w:val="00C31C0C"/>
    <w:rsid w:val="00C3230C"/>
    <w:rsid w:val="00C32B24"/>
    <w:rsid w:val="00C32C9B"/>
    <w:rsid w:val="00C32E61"/>
    <w:rsid w:val="00C33175"/>
    <w:rsid w:val="00C33387"/>
    <w:rsid w:val="00C3338D"/>
    <w:rsid w:val="00C33C8B"/>
    <w:rsid w:val="00C33D47"/>
    <w:rsid w:val="00C33DF1"/>
    <w:rsid w:val="00C33F02"/>
    <w:rsid w:val="00C34457"/>
    <w:rsid w:val="00C3477D"/>
    <w:rsid w:val="00C34E17"/>
    <w:rsid w:val="00C3516E"/>
    <w:rsid w:val="00C35620"/>
    <w:rsid w:val="00C356A6"/>
    <w:rsid w:val="00C359F9"/>
    <w:rsid w:val="00C35C2A"/>
    <w:rsid w:val="00C35DD4"/>
    <w:rsid w:val="00C35EC7"/>
    <w:rsid w:val="00C362B8"/>
    <w:rsid w:val="00C363B3"/>
    <w:rsid w:val="00C3669D"/>
    <w:rsid w:val="00C36C32"/>
    <w:rsid w:val="00C36CCA"/>
    <w:rsid w:val="00C36F16"/>
    <w:rsid w:val="00C36F9B"/>
    <w:rsid w:val="00C37029"/>
    <w:rsid w:val="00C37264"/>
    <w:rsid w:val="00C374FD"/>
    <w:rsid w:val="00C379BB"/>
    <w:rsid w:val="00C37CCD"/>
    <w:rsid w:val="00C37F40"/>
    <w:rsid w:val="00C4041D"/>
    <w:rsid w:val="00C4048C"/>
    <w:rsid w:val="00C40495"/>
    <w:rsid w:val="00C404BA"/>
    <w:rsid w:val="00C408FF"/>
    <w:rsid w:val="00C4091D"/>
    <w:rsid w:val="00C41341"/>
    <w:rsid w:val="00C4159A"/>
    <w:rsid w:val="00C417D5"/>
    <w:rsid w:val="00C419A7"/>
    <w:rsid w:val="00C419C4"/>
    <w:rsid w:val="00C41DFF"/>
    <w:rsid w:val="00C41EF1"/>
    <w:rsid w:val="00C429D0"/>
    <w:rsid w:val="00C434CE"/>
    <w:rsid w:val="00C437EC"/>
    <w:rsid w:val="00C444FF"/>
    <w:rsid w:val="00C44BFC"/>
    <w:rsid w:val="00C44DCE"/>
    <w:rsid w:val="00C4580E"/>
    <w:rsid w:val="00C4594A"/>
    <w:rsid w:val="00C45B0F"/>
    <w:rsid w:val="00C4603F"/>
    <w:rsid w:val="00C46161"/>
    <w:rsid w:val="00C46B06"/>
    <w:rsid w:val="00C46FEA"/>
    <w:rsid w:val="00C476CC"/>
    <w:rsid w:val="00C479A0"/>
    <w:rsid w:val="00C47C08"/>
    <w:rsid w:val="00C47E40"/>
    <w:rsid w:val="00C50141"/>
    <w:rsid w:val="00C5085F"/>
    <w:rsid w:val="00C5121F"/>
    <w:rsid w:val="00C51693"/>
    <w:rsid w:val="00C51990"/>
    <w:rsid w:val="00C51D05"/>
    <w:rsid w:val="00C51D45"/>
    <w:rsid w:val="00C51FC9"/>
    <w:rsid w:val="00C52070"/>
    <w:rsid w:val="00C5224E"/>
    <w:rsid w:val="00C52352"/>
    <w:rsid w:val="00C52668"/>
    <w:rsid w:val="00C52AC3"/>
    <w:rsid w:val="00C52FF1"/>
    <w:rsid w:val="00C53335"/>
    <w:rsid w:val="00C53926"/>
    <w:rsid w:val="00C53B8B"/>
    <w:rsid w:val="00C53BB4"/>
    <w:rsid w:val="00C542C0"/>
    <w:rsid w:val="00C542F5"/>
    <w:rsid w:val="00C54476"/>
    <w:rsid w:val="00C5466E"/>
    <w:rsid w:val="00C54B06"/>
    <w:rsid w:val="00C54BBD"/>
    <w:rsid w:val="00C5523E"/>
    <w:rsid w:val="00C558E0"/>
    <w:rsid w:val="00C55C93"/>
    <w:rsid w:val="00C56106"/>
    <w:rsid w:val="00C562FE"/>
    <w:rsid w:val="00C56552"/>
    <w:rsid w:val="00C5664F"/>
    <w:rsid w:val="00C56E4A"/>
    <w:rsid w:val="00C5724A"/>
    <w:rsid w:val="00C572CA"/>
    <w:rsid w:val="00C57654"/>
    <w:rsid w:val="00C578BE"/>
    <w:rsid w:val="00C57A6B"/>
    <w:rsid w:val="00C57DE4"/>
    <w:rsid w:val="00C60278"/>
    <w:rsid w:val="00C60F92"/>
    <w:rsid w:val="00C610B3"/>
    <w:rsid w:val="00C615B5"/>
    <w:rsid w:val="00C6170D"/>
    <w:rsid w:val="00C61A80"/>
    <w:rsid w:val="00C61AFC"/>
    <w:rsid w:val="00C61CA6"/>
    <w:rsid w:val="00C62129"/>
    <w:rsid w:val="00C62268"/>
    <w:rsid w:val="00C623FA"/>
    <w:rsid w:val="00C6256C"/>
    <w:rsid w:val="00C627D2"/>
    <w:rsid w:val="00C62F40"/>
    <w:rsid w:val="00C63070"/>
    <w:rsid w:val="00C631C1"/>
    <w:rsid w:val="00C637CA"/>
    <w:rsid w:val="00C637F0"/>
    <w:rsid w:val="00C639B5"/>
    <w:rsid w:val="00C63C0A"/>
    <w:rsid w:val="00C63C5E"/>
    <w:rsid w:val="00C63C92"/>
    <w:rsid w:val="00C63DDC"/>
    <w:rsid w:val="00C644EF"/>
    <w:rsid w:val="00C6466E"/>
    <w:rsid w:val="00C64B17"/>
    <w:rsid w:val="00C65425"/>
    <w:rsid w:val="00C655EC"/>
    <w:rsid w:val="00C65D03"/>
    <w:rsid w:val="00C6612E"/>
    <w:rsid w:val="00C6629B"/>
    <w:rsid w:val="00C662A8"/>
    <w:rsid w:val="00C664C9"/>
    <w:rsid w:val="00C66709"/>
    <w:rsid w:val="00C673EA"/>
    <w:rsid w:val="00C67749"/>
    <w:rsid w:val="00C67980"/>
    <w:rsid w:val="00C67A24"/>
    <w:rsid w:val="00C67CE2"/>
    <w:rsid w:val="00C706B8"/>
    <w:rsid w:val="00C709EF"/>
    <w:rsid w:val="00C70B42"/>
    <w:rsid w:val="00C70ED6"/>
    <w:rsid w:val="00C71157"/>
    <w:rsid w:val="00C7199A"/>
    <w:rsid w:val="00C72484"/>
    <w:rsid w:val="00C724A4"/>
    <w:rsid w:val="00C72E5E"/>
    <w:rsid w:val="00C73263"/>
    <w:rsid w:val="00C73A46"/>
    <w:rsid w:val="00C73C4B"/>
    <w:rsid w:val="00C73CE7"/>
    <w:rsid w:val="00C7432C"/>
    <w:rsid w:val="00C7496D"/>
    <w:rsid w:val="00C74AD4"/>
    <w:rsid w:val="00C74FFE"/>
    <w:rsid w:val="00C7522E"/>
    <w:rsid w:val="00C756DF"/>
    <w:rsid w:val="00C75ACB"/>
    <w:rsid w:val="00C760AE"/>
    <w:rsid w:val="00C761EC"/>
    <w:rsid w:val="00C76821"/>
    <w:rsid w:val="00C76A68"/>
    <w:rsid w:val="00C76EB2"/>
    <w:rsid w:val="00C777F9"/>
    <w:rsid w:val="00C77ADD"/>
    <w:rsid w:val="00C77B60"/>
    <w:rsid w:val="00C80143"/>
    <w:rsid w:val="00C80313"/>
    <w:rsid w:val="00C803D4"/>
    <w:rsid w:val="00C80B6A"/>
    <w:rsid w:val="00C80F83"/>
    <w:rsid w:val="00C80FA0"/>
    <w:rsid w:val="00C81202"/>
    <w:rsid w:val="00C8125F"/>
    <w:rsid w:val="00C81350"/>
    <w:rsid w:val="00C821C2"/>
    <w:rsid w:val="00C824B0"/>
    <w:rsid w:val="00C82B8E"/>
    <w:rsid w:val="00C8315F"/>
    <w:rsid w:val="00C8340C"/>
    <w:rsid w:val="00C837DA"/>
    <w:rsid w:val="00C8390D"/>
    <w:rsid w:val="00C839A6"/>
    <w:rsid w:val="00C83D2A"/>
    <w:rsid w:val="00C83EF1"/>
    <w:rsid w:val="00C8482D"/>
    <w:rsid w:val="00C84A0E"/>
    <w:rsid w:val="00C84C27"/>
    <w:rsid w:val="00C84CB6"/>
    <w:rsid w:val="00C84E96"/>
    <w:rsid w:val="00C85224"/>
    <w:rsid w:val="00C8582E"/>
    <w:rsid w:val="00C8594D"/>
    <w:rsid w:val="00C85AA2"/>
    <w:rsid w:val="00C86784"/>
    <w:rsid w:val="00C86E96"/>
    <w:rsid w:val="00C87148"/>
    <w:rsid w:val="00C87346"/>
    <w:rsid w:val="00C87499"/>
    <w:rsid w:val="00C87827"/>
    <w:rsid w:val="00C878E1"/>
    <w:rsid w:val="00C879F8"/>
    <w:rsid w:val="00C87D31"/>
    <w:rsid w:val="00C90114"/>
    <w:rsid w:val="00C9059B"/>
    <w:rsid w:val="00C9073A"/>
    <w:rsid w:val="00C90844"/>
    <w:rsid w:val="00C90B05"/>
    <w:rsid w:val="00C90B5F"/>
    <w:rsid w:val="00C90BE8"/>
    <w:rsid w:val="00C90D81"/>
    <w:rsid w:val="00C90F6D"/>
    <w:rsid w:val="00C91389"/>
    <w:rsid w:val="00C913B6"/>
    <w:rsid w:val="00C91846"/>
    <w:rsid w:val="00C92302"/>
    <w:rsid w:val="00C92419"/>
    <w:rsid w:val="00C92447"/>
    <w:rsid w:val="00C9296B"/>
    <w:rsid w:val="00C929B8"/>
    <w:rsid w:val="00C92BD5"/>
    <w:rsid w:val="00C92EC5"/>
    <w:rsid w:val="00C935CC"/>
    <w:rsid w:val="00C939AC"/>
    <w:rsid w:val="00C93A5C"/>
    <w:rsid w:val="00C940E9"/>
    <w:rsid w:val="00C9428D"/>
    <w:rsid w:val="00C945C6"/>
    <w:rsid w:val="00C948DB"/>
    <w:rsid w:val="00C949E2"/>
    <w:rsid w:val="00C94E5C"/>
    <w:rsid w:val="00C94F66"/>
    <w:rsid w:val="00C95180"/>
    <w:rsid w:val="00C95233"/>
    <w:rsid w:val="00C956EF"/>
    <w:rsid w:val="00C956F4"/>
    <w:rsid w:val="00C95EBC"/>
    <w:rsid w:val="00C95EC9"/>
    <w:rsid w:val="00C95F02"/>
    <w:rsid w:val="00C968C2"/>
    <w:rsid w:val="00C96C0A"/>
    <w:rsid w:val="00C97705"/>
    <w:rsid w:val="00C97776"/>
    <w:rsid w:val="00CA043D"/>
    <w:rsid w:val="00CA10A6"/>
    <w:rsid w:val="00CA1146"/>
    <w:rsid w:val="00CA12DA"/>
    <w:rsid w:val="00CA188B"/>
    <w:rsid w:val="00CA1AE9"/>
    <w:rsid w:val="00CA1DB5"/>
    <w:rsid w:val="00CA1E79"/>
    <w:rsid w:val="00CA1EC2"/>
    <w:rsid w:val="00CA20E6"/>
    <w:rsid w:val="00CA221C"/>
    <w:rsid w:val="00CA236C"/>
    <w:rsid w:val="00CA3034"/>
    <w:rsid w:val="00CA3643"/>
    <w:rsid w:val="00CA39E5"/>
    <w:rsid w:val="00CA3C55"/>
    <w:rsid w:val="00CA3CFD"/>
    <w:rsid w:val="00CA48C2"/>
    <w:rsid w:val="00CA4993"/>
    <w:rsid w:val="00CA4D2D"/>
    <w:rsid w:val="00CA5487"/>
    <w:rsid w:val="00CA581E"/>
    <w:rsid w:val="00CA5916"/>
    <w:rsid w:val="00CA5D88"/>
    <w:rsid w:val="00CA5DE1"/>
    <w:rsid w:val="00CA61AC"/>
    <w:rsid w:val="00CA64BC"/>
    <w:rsid w:val="00CA65F8"/>
    <w:rsid w:val="00CA68E1"/>
    <w:rsid w:val="00CA6ACA"/>
    <w:rsid w:val="00CA6B1C"/>
    <w:rsid w:val="00CA6F85"/>
    <w:rsid w:val="00CA74B7"/>
    <w:rsid w:val="00CA757A"/>
    <w:rsid w:val="00CA7782"/>
    <w:rsid w:val="00CA7A52"/>
    <w:rsid w:val="00CA7A68"/>
    <w:rsid w:val="00CA7AB9"/>
    <w:rsid w:val="00CA7B68"/>
    <w:rsid w:val="00CA7C28"/>
    <w:rsid w:val="00CB05D4"/>
    <w:rsid w:val="00CB069F"/>
    <w:rsid w:val="00CB077C"/>
    <w:rsid w:val="00CB0BC2"/>
    <w:rsid w:val="00CB126B"/>
    <w:rsid w:val="00CB1422"/>
    <w:rsid w:val="00CB15C8"/>
    <w:rsid w:val="00CB1A61"/>
    <w:rsid w:val="00CB1AAB"/>
    <w:rsid w:val="00CB1BD9"/>
    <w:rsid w:val="00CB2194"/>
    <w:rsid w:val="00CB2489"/>
    <w:rsid w:val="00CB253B"/>
    <w:rsid w:val="00CB26EB"/>
    <w:rsid w:val="00CB27AF"/>
    <w:rsid w:val="00CB2D36"/>
    <w:rsid w:val="00CB2E83"/>
    <w:rsid w:val="00CB3349"/>
    <w:rsid w:val="00CB343C"/>
    <w:rsid w:val="00CB36E5"/>
    <w:rsid w:val="00CB3EF8"/>
    <w:rsid w:val="00CB411B"/>
    <w:rsid w:val="00CB474D"/>
    <w:rsid w:val="00CB49DC"/>
    <w:rsid w:val="00CB4BED"/>
    <w:rsid w:val="00CB4DB8"/>
    <w:rsid w:val="00CB51BA"/>
    <w:rsid w:val="00CB5989"/>
    <w:rsid w:val="00CB5A63"/>
    <w:rsid w:val="00CB6043"/>
    <w:rsid w:val="00CB65F1"/>
    <w:rsid w:val="00CB6866"/>
    <w:rsid w:val="00CB6B0D"/>
    <w:rsid w:val="00CB6FDD"/>
    <w:rsid w:val="00CB7206"/>
    <w:rsid w:val="00CB7264"/>
    <w:rsid w:val="00CB7510"/>
    <w:rsid w:val="00CB76E3"/>
    <w:rsid w:val="00CB7821"/>
    <w:rsid w:val="00CB7920"/>
    <w:rsid w:val="00CB79BF"/>
    <w:rsid w:val="00CC0230"/>
    <w:rsid w:val="00CC0383"/>
    <w:rsid w:val="00CC042A"/>
    <w:rsid w:val="00CC10D7"/>
    <w:rsid w:val="00CC123E"/>
    <w:rsid w:val="00CC128C"/>
    <w:rsid w:val="00CC1B35"/>
    <w:rsid w:val="00CC1B5D"/>
    <w:rsid w:val="00CC1F67"/>
    <w:rsid w:val="00CC24B1"/>
    <w:rsid w:val="00CC24C0"/>
    <w:rsid w:val="00CC271A"/>
    <w:rsid w:val="00CC27FC"/>
    <w:rsid w:val="00CC29D7"/>
    <w:rsid w:val="00CC2C8E"/>
    <w:rsid w:val="00CC32CB"/>
    <w:rsid w:val="00CC35D1"/>
    <w:rsid w:val="00CC3DC8"/>
    <w:rsid w:val="00CC4AB1"/>
    <w:rsid w:val="00CC4C4D"/>
    <w:rsid w:val="00CC4E4E"/>
    <w:rsid w:val="00CC4FF8"/>
    <w:rsid w:val="00CC5620"/>
    <w:rsid w:val="00CC5940"/>
    <w:rsid w:val="00CC5A33"/>
    <w:rsid w:val="00CC5C1A"/>
    <w:rsid w:val="00CC6282"/>
    <w:rsid w:val="00CC64B5"/>
    <w:rsid w:val="00CC652A"/>
    <w:rsid w:val="00CC6565"/>
    <w:rsid w:val="00CC6BC6"/>
    <w:rsid w:val="00CC6CC6"/>
    <w:rsid w:val="00CC6F69"/>
    <w:rsid w:val="00CC7171"/>
    <w:rsid w:val="00CC7308"/>
    <w:rsid w:val="00CC77C3"/>
    <w:rsid w:val="00CC7C52"/>
    <w:rsid w:val="00CC7FF5"/>
    <w:rsid w:val="00CD07E2"/>
    <w:rsid w:val="00CD18C5"/>
    <w:rsid w:val="00CD205E"/>
    <w:rsid w:val="00CD2143"/>
    <w:rsid w:val="00CD21D2"/>
    <w:rsid w:val="00CD2283"/>
    <w:rsid w:val="00CD23F1"/>
    <w:rsid w:val="00CD24C4"/>
    <w:rsid w:val="00CD275F"/>
    <w:rsid w:val="00CD2C34"/>
    <w:rsid w:val="00CD344F"/>
    <w:rsid w:val="00CD3501"/>
    <w:rsid w:val="00CD4169"/>
    <w:rsid w:val="00CD4335"/>
    <w:rsid w:val="00CD468B"/>
    <w:rsid w:val="00CD49C8"/>
    <w:rsid w:val="00CD4A13"/>
    <w:rsid w:val="00CD4C61"/>
    <w:rsid w:val="00CD512C"/>
    <w:rsid w:val="00CD5598"/>
    <w:rsid w:val="00CD5607"/>
    <w:rsid w:val="00CD5710"/>
    <w:rsid w:val="00CD5B1C"/>
    <w:rsid w:val="00CD5B3E"/>
    <w:rsid w:val="00CD5BDF"/>
    <w:rsid w:val="00CD5E16"/>
    <w:rsid w:val="00CD6725"/>
    <w:rsid w:val="00CD6891"/>
    <w:rsid w:val="00CD6B1F"/>
    <w:rsid w:val="00CD7957"/>
    <w:rsid w:val="00CD7B8E"/>
    <w:rsid w:val="00CD7E11"/>
    <w:rsid w:val="00CD7E97"/>
    <w:rsid w:val="00CD7F05"/>
    <w:rsid w:val="00CE0283"/>
    <w:rsid w:val="00CE07A5"/>
    <w:rsid w:val="00CE0E1F"/>
    <w:rsid w:val="00CE130D"/>
    <w:rsid w:val="00CE1E50"/>
    <w:rsid w:val="00CE2A8D"/>
    <w:rsid w:val="00CE367E"/>
    <w:rsid w:val="00CE374D"/>
    <w:rsid w:val="00CE3BBF"/>
    <w:rsid w:val="00CE3D7B"/>
    <w:rsid w:val="00CE40A3"/>
    <w:rsid w:val="00CE46E9"/>
    <w:rsid w:val="00CE4955"/>
    <w:rsid w:val="00CE4B45"/>
    <w:rsid w:val="00CE5163"/>
    <w:rsid w:val="00CE52C6"/>
    <w:rsid w:val="00CE59E6"/>
    <w:rsid w:val="00CE5CCF"/>
    <w:rsid w:val="00CE5F73"/>
    <w:rsid w:val="00CE6110"/>
    <w:rsid w:val="00CE64AA"/>
    <w:rsid w:val="00CE67D6"/>
    <w:rsid w:val="00CE6DF5"/>
    <w:rsid w:val="00CE6E35"/>
    <w:rsid w:val="00CE6EE0"/>
    <w:rsid w:val="00CE7260"/>
    <w:rsid w:val="00CE73A0"/>
    <w:rsid w:val="00CF0406"/>
    <w:rsid w:val="00CF0C24"/>
    <w:rsid w:val="00CF115E"/>
    <w:rsid w:val="00CF12CC"/>
    <w:rsid w:val="00CF13B5"/>
    <w:rsid w:val="00CF15FA"/>
    <w:rsid w:val="00CF1FE4"/>
    <w:rsid w:val="00CF28F1"/>
    <w:rsid w:val="00CF2CC0"/>
    <w:rsid w:val="00CF3527"/>
    <w:rsid w:val="00CF39D7"/>
    <w:rsid w:val="00CF3B50"/>
    <w:rsid w:val="00CF3DD4"/>
    <w:rsid w:val="00CF4746"/>
    <w:rsid w:val="00CF4889"/>
    <w:rsid w:val="00CF4B29"/>
    <w:rsid w:val="00CF4BC1"/>
    <w:rsid w:val="00CF4E0C"/>
    <w:rsid w:val="00CF539A"/>
    <w:rsid w:val="00CF53BD"/>
    <w:rsid w:val="00CF5494"/>
    <w:rsid w:val="00CF5ED4"/>
    <w:rsid w:val="00CF6563"/>
    <w:rsid w:val="00CF6E41"/>
    <w:rsid w:val="00CF7418"/>
    <w:rsid w:val="00CF74AC"/>
    <w:rsid w:val="00CF7D2E"/>
    <w:rsid w:val="00D00B8C"/>
    <w:rsid w:val="00D00C92"/>
    <w:rsid w:val="00D00F5C"/>
    <w:rsid w:val="00D0123C"/>
    <w:rsid w:val="00D01262"/>
    <w:rsid w:val="00D01BA8"/>
    <w:rsid w:val="00D01EE6"/>
    <w:rsid w:val="00D01F3E"/>
    <w:rsid w:val="00D02114"/>
    <w:rsid w:val="00D0235D"/>
    <w:rsid w:val="00D023DD"/>
    <w:rsid w:val="00D02FA3"/>
    <w:rsid w:val="00D02FCC"/>
    <w:rsid w:val="00D0302C"/>
    <w:rsid w:val="00D031D9"/>
    <w:rsid w:val="00D034B6"/>
    <w:rsid w:val="00D03CE6"/>
    <w:rsid w:val="00D03E9C"/>
    <w:rsid w:val="00D03EEE"/>
    <w:rsid w:val="00D03FD4"/>
    <w:rsid w:val="00D04562"/>
    <w:rsid w:val="00D04AD0"/>
    <w:rsid w:val="00D04D2D"/>
    <w:rsid w:val="00D05133"/>
    <w:rsid w:val="00D05591"/>
    <w:rsid w:val="00D0591B"/>
    <w:rsid w:val="00D0679C"/>
    <w:rsid w:val="00D073F2"/>
    <w:rsid w:val="00D0760A"/>
    <w:rsid w:val="00D076A8"/>
    <w:rsid w:val="00D076E6"/>
    <w:rsid w:val="00D07A91"/>
    <w:rsid w:val="00D07BFE"/>
    <w:rsid w:val="00D07C51"/>
    <w:rsid w:val="00D101F0"/>
    <w:rsid w:val="00D10713"/>
    <w:rsid w:val="00D10944"/>
    <w:rsid w:val="00D121F6"/>
    <w:rsid w:val="00D125EB"/>
    <w:rsid w:val="00D12B1E"/>
    <w:rsid w:val="00D12B5A"/>
    <w:rsid w:val="00D12F06"/>
    <w:rsid w:val="00D133FD"/>
    <w:rsid w:val="00D13966"/>
    <w:rsid w:val="00D1396D"/>
    <w:rsid w:val="00D13AB8"/>
    <w:rsid w:val="00D14697"/>
    <w:rsid w:val="00D14F06"/>
    <w:rsid w:val="00D1507A"/>
    <w:rsid w:val="00D1597F"/>
    <w:rsid w:val="00D15CD6"/>
    <w:rsid w:val="00D16017"/>
    <w:rsid w:val="00D16143"/>
    <w:rsid w:val="00D165E8"/>
    <w:rsid w:val="00D16818"/>
    <w:rsid w:val="00D16909"/>
    <w:rsid w:val="00D16A36"/>
    <w:rsid w:val="00D1703F"/>
    <w:rsid w:val="00D17232"/>
    <w:rsid w:val="00D1796F"/>
    <w:rsid w:val="00D17A32"/>
    <w:rsid w:val="00D200C1"/>
    <w:rsid w:val="00D20325"/>
    <w:rsid w:val="00D21450"/>
    <w:rsid w:val="00D22BC9"/>
    <w:rsid w:val="00D22DB8"/>
    <w:rsid w:val="00D237A9"/>
    <w:rsid w:val="00D23861"/>
    <w:rsid w:val="00D23A3A"/>
    <w:rsid w:val="00D23ACE"/>
    <w:rsid w:val="00D242FD"/>
    <w:rsid w:val="00D243AC"/>
    <w:rsid w:val="00D24593"/>
    <w:rsid w:val="00D24B29"/>
    <w:rsid w:val="00D24F84"/>
    <w:rsid w:val="00D2536F"/>
    <w:rsid w:val="00D256F6"/>
    <w:rsid w:val="00D25897"/>
    <w:rsid w:val="00D265B1"/>
    <w:rsid w:val="00D26601"/>
    <w:rsid w:val="00D2662F"/>
    <w:rsid w:val="00D26709"/>
    <w:rsid w:val="00D26DD9"/>
    <w:rsid w:val="00D271A6"/>
    <w:rsid w:val="00D271B3"/>
    <w:rsid w:val="00D2725C"/>
    <w:rsid w:val="00D2763D"/>
    <w:rsid w:val="00D2780E"/>
    <w:rsid w:val="00D27953"/>
    <w:rsid w:val="00D300F6"/>
    <w:rsid w:val="00D3033C"/>
    <w:rsid w:val="00D30467"/>
    <w:rsid w:val="00D30F37"/>
    <w:rsid w:val="00D314EB"/>
    <w:rsid w:val="00D31ADC"/>
    <w:rsid w:val="00D31F8C"/>
    <w:rsid w:val="00D31FCA"/>
    <w:rsid w:val="00D3224A"/>
    <w:rsid w:val="00D323B1"/>
    <w:rsid w:val="00D324D5"/>
    <w:rsid w:val="00D3262A"/>
    <w:rsid w:val="00D327CA"/>
    <w:rsid w:val="00D32A72"/>
    <w:rsid w:val="00D32E2D"/>
    <w:rsid w:val="00D32FF2"/>
    <w:rsid w:val="00D3328F"/>
    <w:rsid w:val="00D335C3"/>
    <w:rsid w:val="00D33D65"/>
    <w:rsid w:val="00D33E9B"/>
    <w:rsid w:val="00D3404F"/>
    <w:rsid w:val="00D342BE"/>
    <w:rsid w:val="00D34B65"/>
    <w:rsid w:val="00D34EE6"/>
    <w:rsid w:val="00D3518F"/>
    <w:rsid w:val="00D35554"/>
    <w:rsid w:val="00D35A84"/>
    <w:rsid w:val="00D35BEB"/>
    <w:rsid w:val="00D35C65"/>
    <w:rsid w:val="00D36C13"/>
    <w:rsid w:val="00D36CA3"/>
    <w:rsid w:val="00D36D61"/>
    <w:rsid w:val="00D36EF4"/>
    <w:rsid w:val="00D371C2"/>
    <w:rsid w:val="00D374D0"/>
    <w:rsid w:val="00D37666"/>
    <w:rsid w:val="00D37A1A"/>
    <w:rsid w:val="00D37B6E"/>
    <w:rsid w:val="00D40011"/>
    <w:rsid w:val="00D4007F"/>
    <w:rsid w:val="00D4046C"/>
    <w:rsid w:val="00D41066"/>
    <w:rsid w:val="00D41395"/>
    <w:rsid w:val="00D419CE"/>
    <w:rsid w:val="00D419FF"/>
    <w:rsid w:val="00D41C2F"/>
    <w:rsid w:val="00D42A22"/>
    <w:rsid w:val="00D431E8"/>
    <w:rsid w:val="00D43357"/>
    <w:rsid w:val="00D43650"/>
    <w:rsid w:val="00D436C3"/>
    <w:rsid w:val="00D43755"/>
    <w:rsid w:val="00D43848"/>
    <w:rsid w:val="00D43CDD"/>
    <w:rsid w:val="00D43CDF"/>
    <w:rsid w:val="00D43DEB"/>
    <w:rsid w:val="00D4420D"/>
    <w:rsid w:val="00D443A6"/>
    <w:rsid w:val="00D443C4"/>
    <w:rsid w:val="00D4443B"/>
    <w:rsid w:val="00D44540"/>
    <w:rsid w:val="00D446EE"/>
    <w:rsid w:val="00D44DAD"/>
    <w:rsid w:val="00D45876"/>
    <w:rsid w:val="00D4597C"/>
    <w:rsid w:val="00D45EA6"/>
    <w:rsid w:val="00D462A0"/>
    <w:rsid w:val="00D4692D"/>
    <w:rsid w:val="00D46CD6"/>
    <w:rsid w:val="00D46D51"/>
    <w:rsid w:val="00D473AB"/>
    <w:rsid w:val="00D47466"/>
    <w:rsid w:val="00D475FC"/>
    <w:rsid w:val="00D47B0A"/>
    <w:rsid w:val="00D47B5F"/>
    <w:rsid w:val="00D47CB2"/>
    <w:rsid w:val="00D5025E"/>
    <w:rsid w:val="00D502D3"/>
    <w:rsid w:val="00D5094F"/>
    <w:rsid w:val="00D50D9D"/>
    <w:rsid w:val="00D51467"/>
    <w:rsid w:val="00D5165B"/>
    <w:rsid w:val="00D51D27"/>
    <w:rsid w:val="00D52D1F"/>
    <w:rsid w:val="00D52E02"/>
    <w:rsid w:val="00D53288"/>
    <w:rsid w:val="00D53493"/>
    <w:rsid w:val="00D53AC0"/>
    <w:rsid w:val="00D53C4C"/>
    <w:rsid w:val="00D540D4"/>
    <w:rsid w:val="00D54460"/>
    <w:rsid w:val="00D54708"/>
    <w:rsid w:val="00D549F9"/>
    <w:rsid w:val="00D54B2D"/>
    <w:rsid w:val="00D54BD5"/>
    <w:rsid w:val="00D54D34"/>
    <w:rsid w:val="00D55507"/>
    <w:rsid w:val="00D55935"/>
    <w:rsid w:val="00D55BDB"/>
    <w:rsid w:val="00D55C84"/>
    <w:rsid w:val="00D55D3C"/>
    <w:rsid w:val="00D55E6A"/>
    <w:rsid w:val="00D5613E"/>
    <w:rsid w:val="00D56225"/>
    <w:rsid w:val="00D56C0C"/>
    <w:rsid w:val="00D56E76"/>
    <w:rsid w:val="00D56F1C"/>
    <w:rsid w:val="00D5711C"/>
    <w:rsid w:val="00D575DC"/>
    <w:rsid w:val="00D575FA"/>
    <w:rsid w:val="00D57773"/>
    <w:rsid w:val="00D57814"/>
    <w:rsid w:val="00D57A75"/>
    <w:rsid w:val="00D60055"/>
    <w:rsid w:val="00D60BE5"/>
    <w:rsid w:val="00D617BB"/>
    <w:rsid w:val="00D61C6F"/>
    <w:rsid w:val="00D61C94"/>
    <w:rsid w:val="00D62A64"/>
    <w:rsid w:val="00D62F64"/>
    <w:rsid w:val="00D62FBE"/>
    <w:rsid w:val="00D631DA"/>
    <w:rsid w:val="00D63AFD"/>
    <w:rsid w:val="00D63BB5"/>
    <w:rsid w:val="00D640A9"/>
    <w:rsid w:val="00D642D3"/>
    <w:rsid w:val="00D6452C"/>
    <w:rsid w:val="00D64729"/>
    <w:rsid w:val="00D648D9"/>
    <w:rsid w:val="00D649E2"/>
    <w:rsid w:val="00D64BE5"/>
    <w:rsid w:val="00D64F91"/>
    <w:rsid w:val="00D651B9"/>
    <w:rsid w:val="00D6527E"/>
    <w:rsid w:val="00D652DA"/>
    <w:rsid w:val="00D6552D"/>
    <w:rsid w:val="00D65CF2"/>
    <w:rsid w:val="00D66DB8"/>
    <w:rsid w:val="00D6704E"/>
    <w:rsid w:val="00D673CE"/>
    <w:rsid w:val="00D67765"/>
    <w:rsid w:val="00D677F7"/>
    <w:rsid w:val="00D67F95"/>
    <w:rsid w:val="00D701D1"/>
    <w:rsid w:val="00D70261"/>
    <w:rsid w:val="00D702DA"/>
    <w:rsid w:val="00D70426"/>
    <w:rsid w:val="00D7177D"/>
    <w:rsid w:val="00D718AF"/>
    <w:rsid w:val="00D71BFE"/>
    <w:rsid w:val="00D7223D"/>
    <w:rsid w:val="00D729BE"/>
    <w:rsid w:val="00D72ECF"/>
    <w:rsid w:val="00D72F45"/>
    <w:rsid w:val="00D72FAE"/>
    <w:rsid w:val="00D73525"/>
    <w:rsid w:val="00D7391A"/>
    <w:rsid w:val="00D73E7C"/>
    <w:rsid w:val="00D7400E"/>
    <w:rsid w:val="00D74593"/>
    <w:rsid w:val="00D746CB"/>
    <w:rsid w:val="00D74767"/>
    <w:rsid w:val="00D74D94"/>
    <w:rsid w:val="00D74F16"/>
    <w:rsid w:val="00D750E2"/>
    <w:rsid w:val="00D75191"/>
    <w:rsid w:val="00D753C3"/>
    <w:rsid w:val="00D753F2"/>
    <w:rsid w:val="00D75666"/>
    <w:rsid w:val="00D75B0F"/>
    <w:rsid w:val="00D75C58"/>
    <w:rsid w:val="00D75F39"/>
    <w:rsid w:val="00D761F6"/>
    <w:rsid w:val="00D762E7"/>
    <w:rsid w:val="00D766CD"/>
    <w:rsid w:val="00D767BD"/>
    <w:rsid w:val="00D7685A"/>
    <w:rsid w:val="00D76BD6"/>
    <w:rsid w:val="00D76D05"/>
    <w:rsid w:val="00D77013"/>
    <w:rsid w:val="00D7701E"/>
    <w:rsid w:val="00D77183"/>
    <w:rsid w:val="00D77905"/>
    <w:rsid w:val="00D77D18"/>
    <w:rsid w:val="00D77F2C"/>
    <w:rsid w:val="00D80ED1"/>
    <w:rsid w:val="00D810D3"/>
    <w:rsid w:val="00D818D2"/>
    <w:rsid w:val="00D81B68"/>
    <w:rsid w:val="00D81D56"/>
    <w:rsid w:val="00D820DD"/>
    <w:rsid w:val="00D82501"/>
    <w:rsid w:val="00D8308F"/>
    <w:rsid w:val="00D83998"/>
    <w:rsid w:val="00D839CC"/>
    <w:rsid w:val="00D83AB0"/>
    <w:rsid w:val="00D83F4A"/>
    <w:rsid w:val="00D84158"/>
    <w:rsid w:val="00D84507"/>
    <w:rsid w:val="00D8493E"/>
    <w:rsid w:val="00D8494B"/>
    <w:rsid w:val="00D852C7"/>
    <w:rsid w:val="00D854D6"/>
    <w:rsid w:val="00D85909"/>
    <w:rsid w:val="00D85CA2"/>
    <w:rsid w:val="00D869C1"/>
    <w:rsid w:val="00D87082"/>
    <w:rsid w:val="00D8711C"/>
    <w:rsid w:val="00D87760"/>
    <w:rsid w:val="00D87B28"/>
    <w:rsid w:val="00D9020D"/>
    <w:rsid w:val="00D90351"/>
    <w:rsid w:val="00D90546"/>
    <w:rsid w:val="00D905FC"/>
    <w:rsid w:val="00D907FF"/>
    <w:rsid w:val="00D90ACE"/>
    <w:rsid w:val="00D910EB"/>
    <w:rsid w:val="00D91B62"/>
    <w:rsid w:val="00D921B3"/>
    <w:rsid w:val="00D92B6E"/>
    <w:rsid w:val="00D93559"/>
    <w:rsid w:val="00D93AA3"/>
    <w:rsid w:val="00D94118"/>
    <w:rsid w:val="00D94187"/>
    <w:rsid w:val="00D94208"/>
    <w:rsid w:val="00D94621"/>
    <w:rsid w:val="00D94951"/>
    <w:rsid w:val="00D94D7F"/>
    <w:rsid w:val="00D95959"/>
    <w:rsid w:val="00D9595E"/>
    <w:rsid w:val="00D959BB"/>
    <w:rsid w:val="00D95A61"/>
    <w:rsid w:val="00D95BB7"/>
    <w:rsid w:val="00D95E6B"/>
    <w:rsid w:val="00D95EE0"/>
    <w:rsid w:val="00D96ACE"/>
    <w:rsid w:val="00D96DC4"/>
    <w:rsid w:val="00D96FE5"/>
    <w:rsid w:val="00D97345"/>
    <w:rsid w:val="00D977C8"/>
    <w:rsid w:val="00D97C46"/>
    <w:rsid w:val="00DA0202"/>
    <w:rsid w:val="00DA043A"/>
    <w:rsid w:val="00DA13C4"/>
    <w:rsid w:val="00DA1897"/>
    <w:rsid w:val="00DA18C0"/>
    <w:rsid w:val="00DA1E24"/>
    <w:rsid w:val="00DA26F6"/>
    <w:rsid w:val="00DA31F5"/>
    <w:rsid w:val="00DA3A81"/>
    <w:rsid w:val="00DA3BC1"/>
    <w:rsid w:val="00DA4348"/>
    <w:rsid w:val="00DA4368"/>
    <w:rsid w:val="00DA43CA"/>
    <w:rsid w:val="00DA4A1A"/>
    <w:rsid w:val="00DA4C15"/>
    <w:rsid w:val="00DA4C1B"/>
    <w:rsid w:val="00DA5092"/>
    <w:rsid w:val="00DA5480"/>
    <w:rsid w:val="00DA5971"/>
    <w:rsid w:val="00DA5A49"/>
    <w:rsid w:val="00DA5D6E"/>
    <w:rsid w:val="00DA615A"/>
    <w:rsid w:val="00DA6195"/>
    <w:rsid w:val="00DA623A"/>
    <w:rsid w:val="00DA660D"/>
    <w:rsid w:val="00DA6658"/>
    <w:rsid w:val="00DA6F63"/>
    <w:rsid w:val="00DA74C4"/>
    <w:rsid w:val="00DA7644"/>
    <w:rsid w:val="00DA76EF"/>
    <w:rsid w:val="00DA7B4B"/>
    <w:rsid w:val="00DA7E98"/>
    <w:rsid w:val="00DB02B8"/>
    <w:rsid w:val="00DB0916"/>
    <w:rsid w:val="00DB149E"/>
    <w:rsid w:val="00DB214A"/>
    <w:rsid w:val="00DB2465"/>
    <w:rsid w:val="00DB29D7"/>
    <w:rsid w:val="00DB2F8C"/>
    <w:rsid w:val="00DB2F95"/>
    <w:rsid w:val="00DB32C3"/>
    <w:rsid w:val="00DB35B0"/>
    <w:rsid w:val="00DB36F6"/>
    <w:rsid w:val="00DB4763"/>
    <w:rsid w:val="00DB4DD2"/>
    <w:rsid w:val="00DB56E6"/>
    <w:rsid w:val="00DB5AB3"/>
    <w:rsid w:val="00DB5DB9"/>
    <w:rsid w:val="00DB63EA"/>
    <w:rsid w:val="00DB7044"/>
    <w:rsid w:val="00DC0248"/>
    <w:rsid w:val="00DC024F"/>
    <w:rsid w:val="00DC02FC"/>
    <w:rsid w:val="00DC05F0"/>
    <w:rsid w:val="00DC0803"/>
    <w:rsid w:val="00DC0D19"/>
    <w:rsid w:val="00DC1033"/>
    <w:rsid w:val="00DC1416"/>
    <w:rsid w:val="00DC150C"/>
    <w:rsid w:val="00DC15AF"/>
    <w:rsid w:val="00DC18FD"/>
    <w:rsid w:val="00DC1957"/>
    <w:rsid w:val="00DC1F9F"/>
    <w:rsid w:val="00DC23B2"/>
    <w:rsid w:val="00DC264F"/>
    <w:rsid w:val="00DC2772"/>
    <w:rsid w:val="00DC290A"/>
    <w:rsid w:val="00DC2D8A"/>
    <w:rsid w:val="00DC2D99"/>
    <w:rsid w:val="00DC3A99"/>
    <w:rsid w:val="00DC3B68"/>
    <w:rsid w:val="00DC3EA9"/>
    <w:rsid w:val="00DC3F17"/>
    <w:rsid w:val="00DC404C"/>
    <w:rsid w:val="00DC4096"/>
    <w:rsid w:val="00DC40F4"/>
    <w:rsid w:val="00DC42B8"/>
    <w:rsid w:val="00DC45C6"/>
    <w:rsid w:val="00DC467B"/>
    <w:rsid w:val="00DC4B10"/>
    <w:rsid w:val="00DC4FF3"/>
    <w:rsid w:val="00DC5DE3"/>
    <w:rsid w:val="00DC6243"/>
    <w:rsid w:val="00DC6A93"/>
    <w:rsid w:val="00DC6AF5"/>
    <w:rsid w:val="00DC75CA"/>
    <w:rsid w:val="00DC7986"/>
    <w:rsid w:val="00DC7C82"/>
    <w:rsid w:val="00DC7D78"/>
    <w:rsid w:val="00DC7DEC"/>
    <w:rsid w:val="00DD027C"/>
    <w:rsid w:val="00DD042E"/>
    <w:rsid w:val="00DD0606"/>
    <w:rsid w:val="00DD069B"/>
    <w:rsid w:val="00DD0D5C"/>
    <w:rsid w:val="00DD1103"/>
    <w:rsid w:val="00DD1172"/>
    <w:rsid w:val="00DD131C"/>
    <w:rsid w:val="00DD1962"/>
    <w:rsid w:val="00DD1A72"/>
    <w:rsid w:val="00DD215D"/>
    <w:rsid w:val="00DD23DA"/>
    <w:rsid w:val="00DD2680"/>
    <w:rsid w:val="00DD2979"/>
    <w:rsid w:val="00DD29BB"/>
    <w:rsid w:val="00DD2D36"/>
    <w:rsid w:val="00DD2FE2"/>
    <w:rsid w:val="00DD3320"/>
    <w:rsid w:val="00DD33E9"/>
    <w:rsid w:val="00DD34B7"/>
    <w:rsid w:val="00DD3EF5"/>
    <w:rsid w:val="00DD462C"/>
    <w:rsid w:val="00DD48C0"/>
    <w:rsid w:val="00DD48CD"/>
    <w:rsid w:val="00DD4F12"/>
    <w:rsid w:val="00DD50A5"/>
    <w:rsid w:val="00DD531B"/>
    <w:rsid w:val="00DD5541"/>
    <w:rsid w:val="00DD5A9A"/>
    <w:rsid w:val="00DD5B3E"/>
    <w:rsid w:val="00DD5C3C"/>
    <w:rsid w:val="00DD5EB2"/>
    <w:rsid w:val="00DD5F7E"/>
    <w:rsid w:val="00DD5F8B"/>
    <w:rsid w:val="00DD61B9"/>
    <w:rsid w:val="00DD6209"/>
    <w:rsid w:val="00DD7461"/>
    <w:rsid w:val="00DD784C"/>
    <w:rsid w:val="00DE02ED"/>
    <w:rsid w:val="00DE075C"/>
    <w:rsid w:val="00DE0CF0"/>
    <w:rsid w:val="00DE0EA6"/>
    <w:rsid w:val="00DE10B5"/>
    <w:rsid w:val="00DE1217"/>
    <w:rsid w:val="00DE1A16"/>
    <w:rsid w:val="00DE1BB5"/>
    <w:rsid w:val="00DE2068"/>
    <w:rsid w:val="00DE2837"/>
    <w:rsid w:val="00DE2B1B"/>
    <w:rsid w:val="00DE3151"/>
    <w:rsid w:val="00DE3665"/>
    <w:rsid w:val="00DE381C"/>
    <w:rsid w:val="00DE3E7D"/>
    <w:rsid w:val="00DE3F91"/>
    <w:rsid w:val="00DE4095"/>
    <w:rsid w:val="00DE428E"/>
    <w:rsid w:val="00DE42F4"/>
    <w:rsid w:val="00DE4A5B"/>
    <w:rsid w:val="00DE4B73"/>
    <w:rsid w:val="00DE4DCB"/>
    <w:rsid w:val="00DE4F35"/>
    <w:rsid w:val="00DE5005"/>
    <w:rsid w:val="00DE5059"/>
    <w:rsid w:val="00DE5635"/>
    <w:rsid w:val="00DE5B71"/>
    <w:rsid w:val="00DE5F76"/>
    <w:rsid w:val="00DE60D2"/>
    <w:rsid w:val="00DE61D5"/>
    <w:rsid w:val="00DE6380"/>
    <w:rsid w:val="00DE6451"/>
    <w:rsid w:val="00DE675C"/>
    <w:rsid w:val="00DE68F7"/>
    <w:rsid w:val="00DE769F"/>
    <w:rsid w:val="00DE788B"/>
    <w:rsid w:val="00DE7B5D"/>
    <w:rsid w:val="00DE7D6F"/>
    <w:rsid w:val="00DE7D90"/>
    <w:rsid w:val="00DE7EA9"/>
    <w:rsid w:val="00DE7F77"/>
    <w:rsid w:val="00DF00BD"/>
    <w:rsid w:val="00DF04CC"/>
    <w:rsid w:val="00DF054C"/>
    <w:rsid w:val="00DF098B"/>
    <w:rsid w:val="00DF09E0"/>
    <w:rsid w:val="00DF1085"/>
    <w:rsid w:val="00DF118A"/>
    <w:rsid w:val="00DF15AA"/>
    <w:rsid w:val="00DF1728"/>
    <w:rsid w:val="00DF17F9"/>
    <w:rsid w:val="00DF187B"/>
    <w:rsid w:val="00DF1A46"/>
    <w:rsid w:val="00DF1BB2"/>
    <w:rsid w:val="00DF1D67"/>
    <w:rsid w:val="00DF2581"/>
    <w:rsid w:val="00DF2745"/>
    <w:rsid w:val="00DF2781"/>
    <w:rsid w:val="00DF2CFE"/>
    <w:rsid w:val="00DF2D88"/>
    <w:rsid w:val="00DF3046"/>
    <w:rsid w:val="00DF307B"/>
    <w:rsid w:val="00DF388E"/>
    <w:rsid w:val="00DF44CD"/>
    <w:rsid w:val="00DF474B"/>
    <w:rsid w:val="00DF4A02"/>
    <w:rsid w:val="00DF4E5B"/>
    <w:rsid w:val="00DF59FF"/>
    <w:rsid w:val="00DF5C84"/>
    <w:rsid w:val="00DF5CF9"/>
    <w:rsid w:val="00DF5D43"/>
    <w:rsid w:val="00DF5E07"/>
    <w:rsid w:val="00DF6245"/>
    <w:rsid w:val="00DF66A8"/>
    <w:rsid w:val="00DF6B4E"/>
    <w:rsid w:val="00DF6DCC"/>
    <w:rsid w:val="00DF6E98"/>
    <w:rsid w:val="00DF756A"/>
    <w:rsid w:val="00DF7968"/>
    <w:rsid w:val="00DF7B82"/>
    <w:rsid w:val="00E013EF"/>
    <w:rsid w:val="00E015C3"/>
    <w:rsid w:val="00E01707"/>
    <w:rsid w:val="00E01D43"/>
    <w:rsid w:val="00E021AB"/>
    <w:rsid w:val="00E031C2"/>
    <w:rsid w:val="00E03231"/>
    <w:rsid w:val="00E03262"/>
    <w:rsid w:val="00E033FB"/>
    <w:rsid w:val="00E039CB"/>
    <w:rsid w:val="00E0427F"/>
    <w:rsid w:val="00E04488"/>
    <w:rsid w:val="00E04794"/>
    <w:rsid w:val="00E04CEA"/>
    <w:rsid w:val="00E04D6F"/>
    <w:rsid w:val="00E04DA5"/>
    <w:rsid w:val="00E05BE6"/>
    <w:rsid w:val="00E060F9"/>
    <w:rsid w:val="00E064F7"/>
    <w:rsid w:val="00E06C2D"/>
    <w:rsid w:val="00E0733F"/>
    <w:rsid w:val="00E075DD"/>
    <w:rsid w:val="00E10380"/>
    <w:rsid w:val="00E106B9"/>
    <w:rsid w:val="00E10719"/>
    <w:rsid w:val="00E10A51"/>
    <w:rsid w:val="00E10A95"/>
    <w:rsid w:val="00E11705"/>
    <w:rsid w:val="00E1172A"/>
    <w:rsid w:val="00E11D1F"/>
    <w:rsid w:val="00E1239C"/>
    <w:rsid w:val="00E12658"/>
    <w:rsid w:val="00E12784"/>
    <w:rsid w:val="00E12AAE"/>
    <w:rsid w:val="00E12F6F"/>
    <w:rsid w:val="00E132B7"/>
    <w:rsid w:val="00E1330D"/>
    <w:rsid w:val="00E13D55"/>
    <w:rsid w:val="00E141A8"/>
    <w:rsid w:val="00E14B97"/>
    <w:rsid w:val="00E14F6A"/>
    <w:rsid w:val="00E15133"/>
    <w:rsid w:val="00E1617F"/>
    <w:rsid w:val="00E16427"/>
    <w:rsid w:val="00E1649F"/>
    <w:rsid w:val="00E16DA4"/>
    <w:rsid w:val="00E17179"/>
    <w:rsid w:val="00E17367"/>
    <w:rsid w:val="00E174C3"/>
    <w:rsid w:val="00E17522"/>
    <w:rsid w:val="00E175F3"/>
    <w:rsid w:val="00E209E7"/>
    <w:rsid w:val="00E20B3C"/>
    <w:rsid w:val="00E20B82"/>
    <w:rsid w:val="00E21526"/>
    <w:rsid w:val="00E21D69"/>
    <w:rsid w:val="00E2221A"/>
    <w:rsid w:val="00E22BA7"/>
    <w:rsid w:val="00E22C7F"/>
    <w:rsid w:val="00E22DBB"/>
    <w:rsid w:val="00E22FF3"/>
    <w:rsid w:val="00E2351E"/>
    <w:rsid w:val="00E235C1"/>
    <w:rsid w:val="00E23F61"/>
    <w:rsid w:val="00E24593"/>
    <w:rsid w:val="00E24D30"/>
    <w:rsid w:val="00E25139"/>
    <w:rsid w:val="00E25528"/>
    <w:rsid w:val="00E25A1C"/>
    <w:rsid w:val="00E25C00"/>
    <w:rsid w:val="00E2603A"/>
    <w:rsid w:val="00E265AF"/>
    <w:rsid w:val="00E27234"/>
    <w:rsid w:val="00E2740E"/>
    <w:rsid w:val="00E279F5"/>
    <w:rsid w:val="00E300EB"/>
    <w:rsid w:val="00E30874"/>
    <w:rsid w:val="00E30A8F"/>
    <w:rsid w:val="00E30C30"/>
    <w:rsid w:val="00E30E6F"/>
    <w:rsid w:val="00E31453"/>
    <w:rsid w:val="00E3183A"/>
    <w:rsid w:val="00E31A82"/>
    <w:rsid w:val="00E31B26"/>
    <w:rsid w:val="00E31EA2"/>
    <w:rsid w:val="00E32113"/>
    <w:rsid w:val="00E325BA"/>
    <w:rsid w:val="00E32A06"/>
    <w:rsid w:val="00E33381"/>
    <w:rsid w:val="00E3341F"/>
    <w:rsid w:val="00E334D2"/>
    <w:rsid w:val="00E33815"/>
    <w:rsid w:val="00E34027"/>
    <w:rsid w:val="00E3403C"/>
    <w:rsid w:val="00E3488C"/>
    <w:rsid w:val="00E34C9D"/>
    <w:rsid w:val="00E34EE6"/>
    <w:rsid w:val="00E35279"/>
    <w:rsid w:val="00E353AC"/>
    <w:rsid w:val="00E35452"/>
    <w:rsid w:val="00E35C1B"/>
    <w:rsid w:val="00E3606E"/>
    <w:rsid w:val="00E36233"/>
    <w:rsid w:val="00E36A23"/>
    <w:rsid w:val="00E3706D"/>
    <w:rsid w:val="00E37339"/>
    <w:rsid w:val="00E37509"/>
    <w:rsid w:val="00E37CDE"/>
    <w:rsid w:val="00E40050"/>
    <w:rsid w:val="00E4028A"/>
    <w:rsid w:val="00E40555"/>
    <w:rsid w:val="00E407FC"/>
    <w:rsid w:val="00E408FB"/>
    <w:rsid w:val="00E409FA"/>
    <w:rsid w:val="00E413CD"/>
    <w:rsid w:val="00E41B04"/>
    <w:rsid w:val="00E41B10"/>
    <w:rsid w:val="00E41E6C"/>
    <w:rsid w:val="00E42423"/>
    <w:rsid w:val="00E4284A"/>
    <w:rsid w:val="00E42BD3"/>
    <w:rsid w:val="00E42D27"/>
    <w:rsid w:val="00E42D76"/>
    <w:rsid w:val="00E42E73"/>
    <w:rsid w:val="00E43152"/>
    <w:rsid w:val="00E43161"/>
    <w:rsid w:val="00E43951"/>
    <w:rsid w:val="00E44256"/>
    <w:rsid w:val="00E4433B"/>
    <w:rsid w:val="00E44386"/>
    <w:rsid w:val="00E444BE"/>
    <w:rsid w:val="00E4480C"/>
    <w:rsid w:val="00E44947"/>
    <w:rsid w:val="00E44BCD"/>
    <w:rsid w:val="00E44CB9"/>
    <w:rsid w:val="00E454F2"/>
    <w:rsid w:val="00E455AD"/>
    <w:rsid w:val="00E4566F"/>
    <w:rsid w:val="00E457E4"/>
    <w:rsid w:val="00E4592A"/>
    <w:rsid w:val="00E45B67"/>
    <w:rsid w:val="00E45B84"/>
    <w:rsid w:val="00E462CD"/>
    <w:rsid w:val="00E464F6"/>
    <w:rsid w:val="00E46B1B"/>
    <w:rsid w:val="00E474DA"/>
    <w:rsid w:val="00E4751B"/>
    <w:rsid w:val="00E47B55"/>
    <w:rsid w:val="00E47CBA"/>
    <w:rsid w:val="00E47D03"/>
    <w:rsid w:val="00E500C2"/>
    <w:rsid w:val="00E50F61"/>
    <w:rsid w:val="00E511F4"/>
    <w:rsid w:val="00E51442"/>
    <w:rsid w:val="00E5173B"/>
    <w:rsid w:val="00E517E9"/>
    <w:rsid w:val="00E52212"/>
    <w:rsid w:val="00E52807"/>
    <w:rsid w:val="00E52E1D"/>
    <w:rsid w:val="00E53372"/>
    <w:rsid w:val="00E539C5"/>
    <w:rsid w:val="00E53B03"/>
    <w:rsid w:val="00E540AD"/>
    <w:rsid w:val="00E54444"/>
    <w:rsid w:val="00E545F4"/>
    <w:rsid w:val="00E54AC4"/>
    <w:rsid w:val="00E551D2"/>
    <w:rsid w:val="00E55521"/>
    <w:rsid w:val="00E55786"/>
    <w:rsid w:val="00E558DE"/>
    <w:rsid w:val="00E5592E"/>
    <w:rsid w:val="00E5596D"/>
    <w:rsid w:val="00E55AF2"/>
    <w:rsid w:val="00E55CC2"/>
    <w:rsid w:val="00E55DA7"/>
    <w:rsid w:val="00E55FC4"/>
    <w:rsid w:val="00E565F9"/>
    <w:rsid w:val="00E56697"/>
    <w:rsid w:val="00E56851"/>
    <w:rsid w:val="00E56865"/>
    <w:rsid w:val="00E5692C"/>
    <w:rsid w:val="00E56A8E"/>
    <w:rsid w:val="00E56B32"/>
    <w:rsid w:val="00E56C6A"/>
    <w:rsid w:val="00E56CB2"/>
    <w:rsid w:val="00E57101"/>
    <w:rsid w:val="00E57111"/>
    <w:rsid w:val="00E57339"/>
    <w:rsid w:val="00E575D2"/>
    <w:rsid w:val="00E579B4"/>
    <w:rsid w:val="00E57AC2"/>
    <w:rsid w:val="00E57C02"/>
    <w:rsid w:val="00E601CE"/>
    <w:rsid w:val="00E603CE"/>
    <w:rsid w:val="00E60951"/>
    <w:rsid w:val="00E60A70"/>
    <w:rsid w:val="00E611A0"/>
    <w:rsid w:val="00E6123D"/>
    <w:rsid w:val="00E615A6"/>
    <w:rsid w:val="00E615CF"/>
    <w:rsid w:val="00E61656"/>
    <w:rsid w:val="00E6183A"/>
    <w:rsid w:val="00E6212C"/>
    <w:rsid w:val="00E62458"/>
    <w:rsid w:val="00E62BA5"/>
    <w:rsid w:val="00E6301F"/>
    <w:rsid w:val="00E6304A"/>
    <w:rsid w:val="00E63636"/>
    <w:rsid w:val="00E63687"/>
    <w:rsid w:val="00E63A8F"/>
    <w:rsid w:val="00E64195"/>
    <w:rsid w:val="00E64679"/>
    <w:rsid w:val="00E646D4"/>
    <w:rsid w:val="00E649B2"/>
    <w:rsid w:val="00E64ADC"/>
    <w:rsid w:val="00E64C03"/>
    <w:rsid w:val="00E654C2"/>
    <w:rsid w:val="00E65A68"/>
    <w:rsid w:val="00E65E1C"/>
    <w:rsid w:val="00E65E56"/>
    <w:rsid w:val="00E669DB"/>
    <w:rsid w:val="00E67430"/>
    <w:rsid w:val="00E67594"/>
    <w:rsid w:val="00E67A31"/>
    <w:rsid w:val="00E67B9C"/>
    <w:rsid w:val="00E7017F"/>
    <w:rsid w:val="00E706CC"/>
    <w:rsid w:val="00E70802"/>
    <w:rsid w:val="00E7087E"/>
    <w:rsid w:val="00E70932"/>
    <w:rsid w:val="00E70C89"/>
    <w:rsid w:val="00E70E75"/>
    <w:rsid w:val="00E71A5D"/>
    <w:rsid w:val="00E7283C"/>
    <w:rsid w:val="00E72943"/>
    <w:rsid w:val="00E72982"/>
    <w:rsid w:val="00E72DC9"/>
    <w:rsid w:val="00E73062"/>
    <w:rsid w:val="00E7317E"/>
    <w:rsid w:val="00E732D4"/>
    <w:rsid w:val="00E735D2"/>
    <w:rsid w:val="00E736A6"/>
    <w:rsid w:val="00E73ACD"/>
    <w:rsid w:val="00E73BED"/>
    <w:rsid w:val="00E745DF"/>
    <w:rsid w:val="00E747D4"/>
    <w:rsid w:val="00E74A93"/>
    <w:rsid w:val="00E74C53"/>
    <w:rsid w:val="00E7525B"/>
    <w:rsid w:val="00E75488"/>
    <w:rsid w:val="00E75971"/>
    <w:rsid w:val="00E75E90"/>
    <w:rsid w:val="00E76B58"/>
    <w:rsid w:val="00E76B93"/>
    <w:rsid w:val="00E76CF7"/>
    <w:rsid w:val="00E7719D"/>
    <w:rsid w:val="00E77368"/>
    <w:rsid w:val="00E77636"/>
    <w:rsid w:val="00E777B9"/>
    <w:rsid w:val="00E807C0"/>
    <w:rsid w:val="00E80C7D"/>
    <w:rsid w:val="00E80F49"/>
    <w:rsid w:val="00E81409"/>
    <w:rsid w:val="00E8167F"/>
    <w:rsid w:val="00E818E9"/>
    <w:rsid w:val="00E8190C"/>
    <w:rsid w:val="00E81B54"/>
    <w:rsid w:val="00E81F79"/>
    <w:rsid w:val="00E821A3"/>
    <w:rsid w:val="00E82280"/>
    <w:rsid w:val="00E82316"/>
    <w:rsid w:val="00E82382"/>
    <w:rsid w:val="00E82940"/>
    <w:rsid w:val="00E831E3"/>
    <w:rsid w:val="00E833CA"/>
    <w:rsid w:val="00E83E58"/>
    <w:rsid w:val="00E8402C"/>
    <w:rsid w:val="00E8434D"/>
    <w:rsid w:val="00E84647"/>
    <w:rsid w:val="00E84DDF"/>
    <w:rsid w:val="00E84F91"/>
    <w:rsid w:val="00E85048"/>
    <w:rsid w:val="00E8571A"/>
    <w:rsid w:val="00E862CD"/>
    <w:rsid w:val="00E86A3A"/>
    <w:rsid w:val="00E86B3D"/>
    <w:rsid w:val="00E86CA6"/>
    <w:rsid w:val="00E87AFC"/>
    <w:rsid w:val="00E87EB4"/>
    <w:rsid w:val="00E90194"/>
    <w:rsid w:val="00E9028C"/>
    <w:rsid w:val="00E90614"/>
    <w:rsid w:val="00E90BA7"/>
    <w:rsid w:val="00E90F7A"/>
    <w:rsid w:val="00E91185"/>
    <w:rsid w:val="00E91212"/>
    <w:rsid w:val="00E91724"/>
    <w:rsid w:val="00E91E02"/>
    <w:rsid w:val="00E925D4"/>
    <w:rsid w:val="00E92B35"/>
    <w:rsid w:val="00E93A8C"/>
    <w:rsid w:val="00E93DF6"/>
    <w:rsid w:val="00E94432"/>
    <w:rsid w:val="00E94626"/>
    <w:rsid w:val="00E948A9"/>
    <w:rsid w:val="00E95110"/>
    <w:rsid w:val="00E9533C"/>
    <w:rsid w:val="00E95A3E"/>
    <w:rsid w:val="00E95ADB"/>
    <w:rsid w:val="00E95B6D"/>
    <w:rsid w:val="00E962DF"/>
    <w:rsid w:val="00E9671A"/>
    <w:rsid w:val="00E96771"/>
    <w:rsid w:val="00E968C2"/>
    <w:rsid w:val="00E9706F"/>
    <w:rsid w:val="00E97B79"/>
    <w:rsid w:val="00E97D4B"/>
    <w:rsid w:val="00EA03B7"/>
    <w:rsid w:val="00EA0EA1"/>
    <w:rsid w:val="00EA10B6"/>
    <w:rsid w:val="00EA1987"/>
    <w:rsid w:val="00EA1A83"/>
    <w:rsid w:val="00EA1D0D"/>
    <w:rsid w:val="00EA1D1B"/>
    <w:rsid w:val="00EA2A58"/>
    <w:rsid w:val="00EA2B72"/>
    <w:rsid w:val="00EA2F1E"/>
    <w:rsid w:val="00EA3DA6"/>
    <w:rsid w:val="00EA3DC7"/>
    <w:rsid w:val="00EA40E7"/>
    <w:rsid w:val="00EA41ED"/>
    <w:rsid w:val="00EA4709"/>
    <w:rsid w:val="00EA4C66"/>
    <w:rsid w:val="00EA4DEC"/>
    <w:rsid w:val="00EA54C4"/>
    <w:rsid w:val="00EA5536"/>
    <w:rsid w:val="00EA5789"/>
    <w:rsid w:val="00EA5F68"/>
    <w:rsid w:val="00EA626A"/>
    <w:rsid w:val="00EA6322"/>
    <w:rsid w:val="00EA63FE"/>
    <w:rsid w:val="00EA680A"/>
    <w:rsid w:val="00EA6A69"/>
    <w:rsid w:val="00EA6C20"/>
    <w:rsid w:val="00EA6C8D"/>
    <w:rsid w:val="00EA6FAC"/>
    <w:rsid w:val="00EA7435"/>
    <w:rsid w:val="00EA7B49"/>
    <w:rsid w:val="00EA7BBB"/>
    <w:rsid w:val="00EB06B8"/>
    <w:rsid w:val="00EB0723"/>
    <w:rsid w:val="00EB0A0E"/>
    <w:rsid w:val="00EB0C0E"/>
    <w:rsid w:val="00EB0DDB"/>
    <w:rsid w:val="00EB1B27"/>
    <w:rsid w:val="00EB241B"/>
    <w:rsid w:val="00EB2776"/>
    <w:rsid w:val="00EB28A1"/>
    <w:rsid w:val="00EB3384"/>
    <w:rsid w:val="00EB3707"/>
    <w:rsid w:val="00EB3C39"/>
    <w:rsid w:val="00EB3CBF"/>
    <w:rsid w:val="00EB438C"/>
    <w:rsid w:val="00EB4C46"/>
    <w:rsid w:val="00EB4D1A"/>
    <w:rsid w:val="00EB4D26"/>
    <w:rsid w:val="00EB4DAE"/>
    <w:rsid w:val="00EB4EDC"/>
    <w:rsid w:val="00EB4F2B"/>
    <w:rsid w:val="00EB50F0"/>
    <w:rsid w:val="00EB5119"/>
    <w:rsid w:val="00EB52E8"/>
    <w:rsid w:val="00EB5308"/>
    <w:rsid w:val="00EB5534"/>
    <w:rsid w:val="00EB643A"/>
    <w:rsid w:val="00EB76F9"/>
    <w:rsid w:val="00EB77F0"/>
    <w:rsid w:val="00EC0057"/>
    <w:rsid w:val="00EC0D38"/>
    <w:rsid w:val="00EC1080"/>
    <w:rsid w:val="00EC10BC"/>
    <w:rsid w:val="00EC1574"/>
    <w:rsid w:val="00EC1815"/>
    <w:rsid w:val="00EC20AF"/>
    <w:rsid w:val="00EC2257"/>
    <w:rsid w:val="00EC2880"/>
    <w:rsid w:val="00EC2897"/>
    <w:rsid w:val="00EC321E"/>
    <w:rsid w:val="00EC3517"/>
    <w:rsid w:val="00EC3A7E"/>
    <w:rsid w:val="00EC3D8E"/>
    <w:rsid w:val="00EC40F5"/>
    <w:rsid w:val="00EC41F4"/>
    <w:rsid w:val="00EC4249"/>
    <w:rsid w:val="00EC4811"/>
    <w:rsid w:val="00EC49E5"/>
    <w:rsid w:val="00EC56EE"/>
    <w:rsid w:val="00EC5F63"/>
    <w:rsid w:val="00EC6303"/>
    <w:rsid w:val="00EC6363"/>
    <w:rsid w:val="00EC64A6"/>
    <w:rsid w:val="00EC659B"/>
    <w:rsid w:val="00EC666B"/>
    <w:rsid w:val="00EC6AFE"/>
    <w:rsid w:val="00EC733E"/>
    <w:rsid w:val="00EC74EB"/>
    <w:rsid w:val="00EC752A"/>
    <w:rsid w:val="00EC75C2"/>
    <w:rsid w:val="00EC7848"/>
    <w:rsid w:val="00EC78A7"/>
    <w:rsid w:val="00EC7BD4"/>
    <w:rsid w:val="00EC7F0B"/>
    <w:rsid w:val="00ED094F"/>
    <w:rsid w:val="00ED0A9E"/>
    <w:rsid w:val="00ED0B51"/>
    <w:rsid w:val="00ED125A"/>
    <w:rsid w:val="00ED195B"/>
    <w:rsid w:val="00ED1BDA"/>
    <w:rsid w:val="00ED1CAD"/>
    <w:rsid w:val="00ED21A0"/>
    <w:rsid w:val="00ED2282"/>
    <w:rsid w:val="00ED2414"/>
    <w:rsid w:val="00ED2A3F"/>
    <w:rsid w:val="00ED3238"/>
    <w:rsid w:val="00ED32CC"/>
    <w:rsid w:val="00ED35A5"/>
    <w:rsid w:val="00ED36CD"/>
    <w:rsid w:val="00ED3ACA"/>
    <w:rsid w:val="00ED3CB2"/>
    <w:rsid w:val="00ED3FB5"/>
    <w:rsid w:val="00ED410A"/>
    <w:rsid w:val="00ED4285"/>
    <w:rsid w:val="00ED4557"/>
    <w:rsid w:val="00ED46DD"/>
    <w:rsid w:val="00ED47CC"/>
    <w:rsid w:val="00ED491C"/>
    <w:rsid w:val="00ED49D3"/>
    <w:rsid w:val="00ED4AC3"/>
    <w:rsid w:val="00ED5134"/>
    <w:rsid w:val="00ED5449"/>
    <w:rsid w:val="00ED5D18"/>
    <w:rsid w:val="00ED5E6E"/>
    <w:rsid w:val="00ED6036"/>
    <w:rsid w:val="00ED694F"/>
    <w:rsid w:val="00ED6D25"/>
    <w:rsid w:val="00ED6F03"/>
    <w:rsid w:val="00ED71F3"/>
    <w:rsid w:val="00ED73E1"/>
    <w:rsid w:val="00ED759D"/>
    <w:rsid w:val="00ED75F7"/>
    <w:rsid w:val="00ED7C2E"/>
    <w:rsid w:val="00ED7C4E"/>
    <w:rsid w:val="00EE024A"/>
    <w:rsid w:val="00EE057E"/>
    <w:rsid w:val="00EE11DE"/>
    <w:rsid w:val="00EE12CA"/>
    <w:rsid w:val="00EE15B5"/>
    <w:rsid w:val="00EE1604"/>
    <w:rsid w:val="00EE195E"/>
    <w:rsid w:val="00EE1B04"/>
    <w:rsid w:val="00EE1D1E"/>
    <w:rsid w:val="00EE2852"/>
    <w:rsid w:val="00EE2CC0"/>
    <w:rsid w:val="00EE3187"/>
    <w:rsid w:val="00EE329B"/>
    <w:rsid w:val="00EE3470"/>
    <w:rsid w:val="00EE3B59"/>
    <w:rsid w:val="00EE42FE"/>
    <w:rsid w:val="00EE43B3"/>
    <w:rsid w:val="00EE46F5"/>
    <w:rsid w:val="00EE4744"/>
    <w:rsid w:val="00EE5082"/>
    <w:rsid w:val="00EE533C"/>
    <w:rsid w:val="00EE5580"/>
    <w:rsid w:val="00EE57CE"/>
    <w:rsid w:val="00EE5B97"/>
    <w:rsid w:val="00EE5C87"/>
    <w:rsid w:val="00EE5F23"/>
    <w:rsid w:val="00EE5FA0"/>
    <w:rsid w:val="00EE6066"/>
    <w:rsid w:val="00EE6A74"/>
    <w:rsid w:val="00EE6B26"/>
    <w:rsid w:val="00EE7392"/>
    <w:rsid w:val="00EE7403"/>
    <w:rsid w:val="00EE7F41"/>
    <w:rsid w:val="00EF014A"/>
    <w:rsid w:val="00EF0940"/>
    <w:rsid w:val="00EF11C9"/>
    <w:rsid w:val="00EF1398"/>
    <w:rsid w:val="00EF146B"/>
    <w:rsid w:val="00EF1B44"/>
    <w:rsid w:val="00EF1C6D"/>
    <w:rsid w:val="00EF1D16"/>
    <w:rsid w:val="00EF1EE5"/>
    <w:rsid w:val="00EF1F42"/>
    <w:rsid w:val="00EF29DE"/>
    <w:rsid w:val="00EF2FD8"/>
    <w:rsid w:val="00EF3035"/>
    <w:rsid w:val="00EF3111"/>
    <w:rsid w:val="00EF4470"/>
    <w:rsid w:val="00EF4C21"/>
    <w:rsid w:val="00EF58B7"/>
    <w:rsid w:val="00EF5ADC"/>
    <w:rsid w:val="00EF5EAB"/>
    <w:rsid w:val="00EF5F36"/>
    <w:rsid w:val="00EF6381"/>
    <w:rsid w:val="00EF6B61"/>
    <w:rsid w:val="00EF6C31"/>
    <w:rsid w:val="00EF6DE7"/>
    <w:rsid w:val="00EF6DFB"/>
    <w:rsid w:val="00EF715F"/>
    <w:rsid w:val="00EF763F"/>
    <w:rsid w:val="00EF7847"/>
    <w:rsid w:val="00EF7B7A"/>
    <w:rsid w:val="00EF7F15"/>
    <w:rsid w:val="00F006F6"/>
    <w:rsid w:val="00F00966"/>
    <w:rsid w:val="00F00CDA"/>
    <w:rsid w:val="00F01189"/>
    <w:rsid w:val="00F019DC"/>
    <w:rsid w:val="00F01B5F"/>
    <w:rsid w:val="00F01B7B"/>
    <w:rsid w:val="00F01EE5"/>
    <w:rsid w:val="00F01F66"/>
    <w:rsid w:val="00F020E4"/>
    <w:rsid w:val="00F025B7"/>
    <w:rsid w:val="00F02A1E"/>
    <w:rsid w:val="00F02AC1"/>
    <w:rsid w:val="00F02BD0"/>
    <w:rsid w:val="00F02D07"/>
    <w:rsid w:val="00F02FE7"/>
    <w:rsid w:val="00F032BC"/>
    <w:rsid w:val="00F03498"/>
    <w:rsid w:val="00F03609"/>
    <w:rsid w:val="00F03CD8"/>
    <w:rsid w:val="00F0426B"/>
    <w:rsid w:val="00F04297"/>
    <w:rsid w:val="00F04489"/>
    <w:rsid w:val="00F04697"/>
    <w:rsid w:val="00F047A7"/>
    <w:rsid w:val="00F048E9"/>
    <w:rsid w:val="00F04FC3"/>
    <w:rsid w:val="00F05640"/>
    <w:rsid w:val="00F0575A"/>
    <w:rsid w:val="00F05908"/>
    <w:rsid w:val="00F05BE2"/>
    <w:rsid w:val="00F05D51"/>
    <w:rsid w:val="00F05E33"/>
    <w:rsid w:val="00F063FB"/>
    <w:rsid w:val="00F0685A"/>
    <w:rsid w:val="00F0692E"/>
    <w:rsid w:val="00F06A85"/>
    <w:rsid w:val="00F06D2C"/>
    <w:rsid w:val="00F06E80"/>
    <w:rsid w:val="00F07272"/>
    <w:rsid w:val="00F07864"/>
    <w:rsid w:val="00F07972"/>
    <w:rsid w:val="00F07C6D"/>
    <w:rsid w:val="00F1004C"/>
    <w:rsid w:val="00F10125"/>
    <w:rsid w:val="00F10652"/>
    <w:rsid w:val="00F107A0"/>
    <w:rsid w:val="00F10AFB"/>
    <w:rsid w:val="00F10BC2"/>
    <w:rsid w:val="00F10DAC"/>
    <w:rsid w:val="00F10F72"/>
    <w:rsid w:val="00F11168"/>
    <w:rsid w:val="00F114AD"/>
    <w:rsid w:val="00F11972"/>
    <w:rsid w:val="00F1250A"/>
    <w:rsid w:val="00F12577"/>
    <w:rsid w:val="00F12A78"/>
    <w:rsid w:val="00F12D0D"/>
    <w:rsid w:val="00F12D4E"/>
    <w:rsid w:val="00F12DA3"/>
    <w:rsid w:val="00F130C0"/>
    <w:rsid w:val="00F13117"/>
    <w:rsid w:val="00F1353F"/>
    <w:rsid w:val="00F13569"/>
    <w:rsid w:val="00F13A5C"/>
    <w:rsid w:val="00F14258"/>
    <w:rsid w:val="00F1426E"/>
    <w:rsid w:val="00F143B6"/>
    <w:rsid w:val="00F14405"/>
    <w:rsid w:val="00F14873"/>
    <w:rsid w:val="00F1518F"/>
    <w:rsid w:val="00F15517"/>
    <w:rsid w:val="00F1554C"/>
    <w:rsid w:val="00F15D49"/>
    <w:rsid w:val="00F15F6E"/>
    <w:rsid w:val="00F16844"/>
    <w:rsid w:val="00F172A4"/>
    <w:rsid w:val="00F17AB3"/>
    <w:rsid w:val="00F17B81"/>
    <w:rsid w:val="00F200DC"/>
    <w:rsid w:val="00F20371"/>
    <w:rsid w:val="00F20527"/>
    <w:rsid w:val="00F2133D"/>
    <w:rsid w:val="00F217C8"/>
    <w:rsid w:val="00F218DF"/>
    <w:rsid w:val="00F219EC"/>
    <w:rsid w:val="00F21F75"/>
    <w:rsid w:val="00F224E6"/>
    <w:rsid w:val="00F2253E"/>
    <w:rsid w:val="00F22B76"/>
    <w:rsid w:val="00F23566"/>
    <w:rsid w:val="00F23BF7"/>
    <w:rsid w:val="00F23C47"/>
    <w:rsid w:val="00F241FE"/>
    <w:rsid w:val="00F24C30"/>
    <w:rsid w:val="00F24D3B"/>
    <w:rsid w:val="00F24E1F"/>
    <w:rsid w:val="00F25077"/>
    <w:rsid w:val="00F251F7"/>
    <w:rsid w:val="00F25450"/>
    <w:rsid w:val="00F257B8"/>
    <w:rsid w:val="00F25811"/>
    <w:rsid w:val="00F25DEC"/>
    <w:rsid w:val="00F25E93"/>
    <w:rsid w:val="00F261E5"/>
    <w:rsid w:val="00F26416"/>
    <w:rsid w:val="00F26788"/>
    <w:rsid w:val="00F26F7A"/>
    <w:rsid w:val="00F271C4"/>
    <w:rsid w:val="00F27A12"/>
    <w:rsid w:val="00F27A55"/>
    <w:rsid w:val="00F27B8E"/>
    <w:rsid w:val="00F27CE3"/>
    <w:rsid w:val="00F308EF"/>
    <w:rsid w:val="00F30A52"/>
    <w:rsid w:val="00F30ABE"/>
    <w:rsid w:val="00F312C1"/>
    <w:rsid w:val="00F3143D"/>
    <w:rsid w:val="00F31468"/>
    <w:rsid w:val="00F315B6"/>
    <w:rsid w:val="00F319BC"/>
    <w:rsid w:val="00F31C64"/>
    <w:rsid w:val="00F320FB"/>
    <w:rsid w:val="00F326C8"/>
    <w:rsid w:val="00F327F7"/>
    <w:rsid w:val="00F32874"/>
    <w:rsid w:val="00F328D0"/>
    <w:rsid w:val="00F32953"/>
    <w:rsid w:val="00F32E39"/>
    <w:rsid w:val="00F32E47"/>
    <w:rsid w:val="00F33018"/>
    <w:rsid w:val="00F33B20"/>
    <w:rsid w:val="00F340E7"/>
    <w:rsid w:val="00F3432B"/>
    <w:rsid w:val="00F34616"/>
    <w:rsid w:val="00F3462A"/>
    <w:rsid w:val="00F3472D"/>
    <w:rsid w:val="00F349BB"/>
    <w:rsid w:val="00F34A0D"/>
    <w:rsid w:val="00F35197"/>
    <w:rsid w:val="00F356BB"/>
    <w:rsid w:val="00F35923"/>
    <w:rsid w:val="00F35943"/>
    <w:rsid w:val="00F359DC"/>
    <w:rsid w:val="00F35B8E"/>
    <w:rsid w:val="00F35F89"/>
    <w:rsid w:val="00F36224"/>
    <w:rsid w:val="00F36232"/>
    <w:rsid w:val="00F36240"/>
    <w:rsid w:val="00F36488"/>
    <w:rsid w:val="00F36B34"/>
    <w:rsid w:val="00F37DEB"/>
    <w:rsid w:val="00F4005A"/>
    <w:rsid w:val="00F4083A"/>
    <w:rsid w:val="00F41CD9"/>
    <w:rsid w:val="00F421FD"/>
    <w:rsid w:val="00F428D4"/>
    <w:rsid w:val="00F42BFD"/>
    <w:rsid w:val="00F42D09"/>
    <w:rsid w:val="00F42E5E"/>
    <w:rsid w:val="00F43093"/>
    <w:rsid w:val="00F430B3"/>
    <w:rsid w:val="00F433EA"/>
    <w:rsid w:val="00F43536"/>
    <w:rsid w:val="00F4400A"/>
    <w:rsid w:val="00F4422D"/>
    <w:rsid w:val="00F44346"/>
    <w:rsid w:val="00F449F5"/>
    <w:rsid w:val="00F44ECF"/>
    <w:rsid w:val="00F4501B"/>
    <w:rsid w:val="00F4501D"/>
    <w:rsid w:val="00F45D86"/>
    <w:rsid w:val="00F45F8D"/>
    <w:rsid w:val="00F462D1"/>
    <w:rsid w:val="00F46481"/>
    <w:rsid w:val="00F46871"/>
    <w:rsid w:val="00F46D5F"/>
    <w:rsid w:val="00F4708B"/>
    <w:rsid w:val="00F470BC"/>
    <w:rsid w:val="00F47680"/>
    <w:rsid w:val="00F5010C"/>
    <w:rsid w:val="00F50427"/>
    <w:rsid w:val="00F5047F"/>
    <w:rsid w:val="00F505D4"/>
    <w:rsid w:val="00F50BC9"/>
    <w:rsid w:val="00F515FE"/>
    <w:rsid w:val="00F51739"/>
    <w:rsid w:val="00F51C38"/>
    <w:rsid w:val="00F51C40"/>
    <w:rsid w:val="00F51C47"/>
    <w:rsid w:val="00F51F14"/>
    <w:rsid w:val="00F51F9B"/>
    <w:rsid w:val="00F522DF"/>
    <w:rsid w:val="00F523C2"/>
    <w:rsid w:val="00F5247E"/>
    <w:rsid w:val="00F5293D"/>
    <w:rsid w:val="00F529AD"/>
    <w:rsid w:val="00F52C8F"/>
    <w:rsid w:val="00F52CF1"/>
    <w:rsid w:val="00F52E87"/>
    <w:rsid w:val="00F53090"/>
    <w:rsid w:val="00F546A8"/>
    <w:rsid w:val="00F54A90"/>
    <w:rsid w:val="00F54EE5"/>
    <w:rsid w:val="00F553BB"/>
    <w:rsid w:val="00F558A6"/>
    <w:rsid w:val="00F55A29"/>
    <w:rsid w:val="00F55F6A"/>
    <w:rsid w:val="00F56AE9"/>
    <w:rsid w:val="00F57183"/>
    <w:rsid w:val="00F5735A"/>
    <w:rsid w:val="00F574EF"/>
    <w:rsid w:val="00F57839"/>
    <w:rsid w:val="00F60068"/>
    <w:rsid w:val="00F601EB"/>
    <w:rsid w:val="00F60535"/>
    <w:rsid w:val="00F608B8"/>
    <w:rsid w:val="00F60B39"/>
    <w:rsid w:val="00F60E7F"/>
    <w:rsid w:val="00F61049"/>
    <w:rsid w:val="00F6173E"/>
    <w:rsid w:val="00F61848"/>
    <w:rsid w:val="00F61F4A"/>
    <w:rsid w:val="00F62B02"/>
    <w:rsid w:val="00F62C28"/>
    <w:rsid w:val="00F62D5E"/>
    <w:rsid w:val="00F62F66"/>
    <w:rsid w:val="00F6320D"/>
    <w:rsid w:val="00F636B7"/>
    <w:rsid w:val="00F637D0"/>
    <w:rsid w:val="00F63948"/>
    <w:rsid w:val="00F63A88"/>
    <w:rsid w:val="00F63FBB"/>
    <w:rsid w:val="00F64C4F"/>
    <w:rsid w:val="00F65391"/>
    <w:rsid w:val="00F656DE"/>
    <w:rsid w:val="00F65762"/>
    <w:rsid w:val="00F65818"/>
    <w:rsid w:val="00F6594C"/>
    <w:rsid w:val="00F65B69"/>
    <w:rsid w:val="00F6652B"/>
    <w:rsid w:val="00F66557"/>
    <w:rsid w:val="00F6693C"/>
    <w:rsid w:val="00F66AA0"/>
    <w:rsid w:val="00F675A4"/>
    <w:rsid w:val="00F67625"/>
    <w:rsid w:val="00F67638"/>
    <w:rsid w:val="00F67CB1"/>
    <w:rsid w:val="00F67E6F"/>
    <w:rsid w:val="00F70031"/>
    <w:rsid w:val="00F701E9"/>
    <w:rsid w:val="00F70415"/>
    <w:rsid w:val="00F707D9"/>
    <w:rsid w:val="00F70B0C"/>
    <w:rsid w:val="00F70B36"/>
    <w:rsid w:val="00F70F74"/>
    <w:rsid w:val="00F71619"/>
    <w:rsid w:val="00F71785"/>
    <w:rsid w:val="00F71987"/>
    <w:rsid w:val="00F71E78"/>
    <w:rsid w:val="00F72256"/>
    <w:rsid w:val="00F722F0"/>
    <w:rsid w:val="00F72C3E"/>
    <w:rsid w:val="00F72DD8"/>
    <w:rsid w:val="00F73941"/>
    <w:rsid w:val="00F73AE4"/>
    <w:rsid w:val="00F73E27"/>
    <w:rsid w:val="00F73E42"/>
    <w:rsid w:val="00F74118"/>
    <w:rsid w:val="00F7436B"/>
    <w:rsid w:val="00F7453A"/>
    <w:rsid w:val="00F7473D"/>
    <w:rsid w:val="00F74CE6"/>
    <w:rsid w:val="00F74D9D"/>
    <w:rsid w:val="00F75123"/>
    <w:rsid w:val="00F752C9"/>
    <w:rsid w:val="00F75886"/>
    <w:rsid w:val="00F75999"/>
    <w:rsid w:val="00F75C59"/>
    <w:rsid w:val="00F75DF2"/>
    <w:rsid w:val="00F763E2"/>
    <w:rsid w:val="00F76986"/>
    <w:rsid w:val="00F76ADC"/>
    <w:rsid w:val="00F76BC1"/>
    <w:rsid w:val="00F76EF0"/>
    <w:rsid w:val="00F77172"/>
    <w:rsid w:val="00F774E5"/>
    <w:rsid w:val="00F778EC"/>
    <w:rsid w:val="00F77ED9"/>
    <w:rsid w:val="00F80148"/>
    <w:rsid w:val="00F80253"/>
    <w:rsid w:val="00F80455"/>
    <w:rsid w:val="00F805D0"/>
    <w:rsid w:val="00F80745"/>
    <w:rsid w:val="00F8083B"/>
    <w:rsid w:val="00F809D7"/>
    <w:rsid w:val="00F80D8E"/>
    <w:rsid w:val="00F8163A"/>
    <w:rsid w:val="00F8163D"/>
    <w:rsid w:val="00F817C3"/>
    <w:rsid w:val="00F81A47"/>
    <w:rsid w:val="00F81C76"/>
    <w:rsid w:val="00F8225E"/>
    <w:rsid w:val="00F825CD"/>
    <w:rsid w:val="00F82658"/>
    <w:rsid w:val="00F82796"/>
    <w:rsid w:val="00F82798"/>
    <w:rsid w:val="00F82BB0"/>
    <w:rsid w:val="00F82CC8"/>
    <w:rsid w:val="00F8317D"/>
    <w:rsid w:val="00F8347D"/>
    <w:rsid w:val="00F8353C"/>
    <w:rsid w:val="00F836E8"/>
    <w:rsid w:val="00F84302"/>
    <w:rsid w:val="00F8439E"/>
    <w:rsid w:val="00F848EC"/>
    <w:rsid w:val="00F84B01"/>
    <w:rsid w:val="00F85DF1"/>
    <w:rsid w:val="00F86067"/>
    <w:rsid w:val="00F86575"/>
    <w:rsid w:val="00F86874"/>
    <w:rsid w:val="00F86B2A"/>
    <w:rsid w:val="00F86B31"/>
    <w:rsid w:val="00F86D9D"/>
    <w:rsid w:val="00F8734E"/>
    <w:rsid w:val="00F87361"/>
    <w:rsid w:val="00F876FB"/>
    <w:rsid w:val="00F878DB"/>
    <w:rsid w:val="00F87CBF"/>
    <w:rsid w:val="00F9010C"/>
    <w:rsid w:val="00F9051B"/>
    <w:rsid w:val="00F90F68"/>
    <w:rsid w:val="00F9101D"/>
    <w:rsid w:val="00F913E8"/>
    <w:rsid w:val="00F91572"/>
    <w:rsid w:val="00F91675"/>
    <w:rsid w:val="00F91880"/>
    <w:rsid w:val="00F91961"/>
    <w:rsid w:val="00F91AB9"/>
    <w:rsid w:val="00F91B3D"/>
    <w:rsid w:val="00F91C98"/>
    <w:rsid w:val="00F91DDA"/>
    <w:rsid w:val="00F9264B"/>
    <w:rsid w:val="00F927E4"/>
    <w:rsid w:val="00F929E8"/>
    <w:rsid w:val="00F92BF2"/>
    <w:rsid w:val="00F92BFA"/>
    <w:rsid w:val="00F92C45"/>
    <w:rsid w:val="00F936C6"/>
    <w:rsid w:val="00F9390A"/>
    <w:rsid w:val="00F93C5D"/>
    <w:rsid w:val="00F93FBE"/>
    <w:rsid w:val="00F940A8"/>
    <w:rsid w:val="00F94260"/>
    <w:rsid w:val="00F9426A"/>
    <w:rsid w:val="00F944E3"/>
    <w:rsid w:val="00F944F3"/>
    <w:rsid w:val="00F94808"/>
    <w:rsid w:val="00F94A30"/>
    <w:rsid w:val="00F94EAD"/>
    <w:rsid w:val="00F94EDD"/>
    <w:rsid w:val="00F95044"/>
    <w:rsid w:val="00F9543F"/>
    <w:rsid w:val="00F95F29"/>
    <w:rsid w:val="00F95FEC"/>
    <w:rsid w:val="00F96001"/>
    <w:rsid w:val="00F9625F"/>
    <w:rsid w:val="00F96755"/>
    <w:rsid w:val="00F96977"/>
    <w:rsid w:val="00F97277"/>
    <w:rsid w:val="00F97617"/>
    <w:rsid w:val="00F97666"/>
    <w:rsid w:val="00F976AA"/>
    <w:rsid w:val="00F979F5"/>
    <w:rsid w:val="00FA0369"/>
    <w:rsid w:val="00FA0505"/>
    <w:rsid w:val="00FA0706"/>
    <w:rsid w:val="00FA0E1F"/>
    <w:rsid w:val="00FA1295"/>
    <w:rsid w:val="00FA1389"/>
    <w:rsid w:val="00FA14CA"/>
    <w:rsid w:val="00FA14F7"/>
    <w:rsid w:val="00FA1B3B"/>
    <w:rsid w:val="00FA2112"/>
    <w:rsid w:val="00FA2141"/>
    <w:rsid w:val="00FA218B"/>
    <w:rsid w:val="00FA242A"/>
    <w:rsid w:val="00FA253D"/>
    <w:rsid w:val="00FA2BE0"/>
    <w:rsid w:val="00FA33DB"/>
    <w:rsid w:val="00FA36DC"/>
    <w:rsid w:val="00FA3A0D"/>
    <w:rsid w:val="00FA3DA7"/>
    <w:rsid w:val="00FA3F3C"/>
    <w:rsid w:val="00FA3F4D"/>
    <w:rsid w:val="00FA462B"/>
    <w:rsid w:val="00FA4860"/>
    <w:rsid w:val="00FA48AA"/>
    <w:rsid w:val="00FA4BFA"/>
    <w:rsid w:val="00FA4F26"/>
    <w:rsid w:val="00FA50C5"/>
    <w:rsid w:val="00FA54B6"/>
    <w:rsid w:val="00FA551B"/>
    <w:rsid w:val="00FA61AC"/>
    <w:rsid w:val="00FA66AD"/>
    <w:rsid w:val="00FA683D"/>
    <w:rsid w:val="00FA6BDD"/>
    <w:rsid w:val="00FA6CBD"/>
    <w:rsid w:val="00FA7152"/>
    <w:rsid w:val="00FA755A"/>
    <w:rsid w:val="00FA7587"/>
    <w:rsid w:val="00FA75E8"/>
    <w:rsid w:val="00FA7A3A"/>
    <w:rsid w:val="00FB012D"/>
    <w:rsid w:val="00FB0444"/>
    <w:rsid w:val="00FB0B74"/>
    <w:rsid w:val="00FB0CCD"/>
    <w:rsid w:val="00FB0FD9"/>
    <w:rsid w:val="00FB1280"/>
    <w:rsid w:val="00FB1F4D"/>
    <w:rsid w:val="00FB2ACC"/>
    <w:rsid w:val="00FB2BF9"/>
    <w:rsid w:val="00FB2F76"/>
    <w:rsid w:val="00FB3919"/>
    <w:rsid w:val="00FB3EEA"/>
    <w:rsid w:val="00FB428D"/>
    <w:rsid w:val="00FB45ED"/>
    <w:rsid w:val="00FB4B55"/>
    <w:rsid w:val="00FB5395"/>
    <w:rsid w:val="00FB5558"/>
    <w:rsid w:val="00FB5B72"/>
    <w:rsid w:val="00FB6FAA"/>
    <w:rsid w:val="00FB7194"/>
    <w:rsid w:val="00FB79D0"/>
    <w:rsid w:val="00FB7FD6"/>
    <w:rsid w:val="00FC02A8"/>
    <w:rsid w:val="00FC0394"/>
    <w:rsid w:val="00FC0460"/>
    <w:rsid w:val="00FC057A"/>
    <w:rsid w:val="00FC0742"/>
    <w:rsid w:val="00FC08C9"/>
    <w:rsid w:val="00FC0E53"/>
    <w:rsid w:val="00FC14FD"/>
    <w:rsid w:val="00FC1501"/>
    <w:rsid w:val="00FC1BD5"/>
    <w:rsid w:val="00FC1EFA"/>
    <w:rsid w:val="00FC2199"/>
    <w:rsid w:val="00FC2669"/>
    <w:rsid w:val="00FC2A5F"/>
    <w:rsid w:val="00FC2E87"/>
    <w:rsid w:val="00FC3077"/>
    <w:rsid w:val="00FC319F"/>
    <w:rsid w:val="00FC32E7"/>
    <w:rsid w:val="00FC3C10"/>
    <w:rsid w:val="00FC3EF9"/>
    <w:rsid w:val="00FC4785"/>
    <w:rsid w:val="00FC4A10"/>
    <w:rsid w:val="00FC4E4F"/>
    <w:rsid w:val="00FC5000"/>
    <w:rsid w:val="00FC5352"/>
    <w:rsid w:val="00FC553A"/>
    <w:rsid w:val="00FC5CB4"/>
    <w:rsid w:val="00FC5E77"/>
    <w:rsid w:val="00FC5F72"/>
    <w:rsid w:val="00FC6377"/>
    <w:rsid w:val="00FC6F29"/>
    <w:rsid w:val="00FC733E"/>
    <w:rsid w:val="00FC7522"/>
    <w:rsid w:val="00FC79D0"/>
    <w:rsid w:val="00FC7C80"/>
    <w:rsid w:val="00FD00D1"/>
    <w:rsid w:val="00FD00FA"/>
    <w:rsid w:val="00FD0225"/>
    <w:rsid w:val="00FD0282"/>
    <w:rsid w:val="00FD03D0"/>
    <w:rsid w:val="00FD063F"/>
    <w:rsid w:val="00FD1044"/>
    <w:rsid w:val="00FD1608"/>
    <w:rsid w:val="00FD2322"/>
    <w:rsid w:val="00FD2B19"/>
    <w:rsid w:val="00FD2D1F"/>
    <w:rsid w:val="00FD2D6B"/>
    <w:rsid w:val="00FD2F94"/>
    <w:rsid w:val="00FD364D"/>
    <w:rsid w:val="00FD385C"/>
    <w:rsid w:val="00FD3883"/>
    <w:rsid w:val="00FD38B8"/>
    <w:rsid w:val="00FD4126"/>
    <w:rsid w:val="00FD4600"/>
    <w:rsid w:val="00FD47F1"/>
    <w:rsid w:val="00FD486D"/>
    <w:rsid w:val="00FD48F0"/>
    <w:rsid w:val="00FD4B42"/>
    <w:rsid w:val="00FD4C62"/>
    <w:rsid w:val="00FD4E1C"/>
    <w:rsid w:val="00FD52B3"/>
    <w:rsid w:val="00FD5380"/>
    <w:rsid w:val="00FD5E7F"/>
    <w:rsid w:val="00FD5F7D"/>
    <w:rsid w:val="00FD6249"/>
    <w:rsid w:val="00FD6383"/>
    <w:rsid w:val="00FD6417"/>
    <w:rsid w:val="00FD651A"/>
    <w:rsid w:val="00FD68EF"/>
    <w:rsid w:val="00FD71C0"/>
    <w:rsid w:val="00FD76E2"/>
    <w:rsid w:val="00FD783D"/>
    <w:rsid w:val="00FD79EE"/>
    <w:rsid w:val="00FE0235"/>
    <w:rsid w:val="00FE0269"/>
    <w:rsid w:val="00FE0A9A"/>
    <w:rsid w:val="00FE0BC2"/>
    <w:rsid w:val="00FE0D8A"/>
    <w:rsid w:val="00FE10C9"/>
    <w:rsid w:val="00FE18CE"/>
    <w:rsid w:val="00FE1B37"/>
    <w:rsid w:val="00FE2138"/>
    <w:rsid w:val="00FE2593"/>
    <w:rsid w:val="00FE2DF0"/>
    <w:rsid w:val="00FE2ECE"/>
    <w:rsid w:val="00FE2F11"/>
    <w:rsid w:val="00FE2F33"/>
    <w:rsid w:val="00FE3B09"/>
    <w:rsid w:val="00FE3F67"/>
    <w:rsid w:val="00FE4232"/>
    <w:rsid w:val="00FE4285"/>
    <w:rsid w:val="00FE4496"/>
    <w:rsid w:val="00FE4DB4"/>
    <w:rsid w:val="00FE5149"/>
    <w:rsid w:val="00FE5604"/>
    <w:rsid w:val="00FE57D8"/>
    <w:rsid w:val="00FE5E59"/>
    <w:rsid w:val="00FE5E8D"/>
    <w:rsid w:val="00FE5F58"/>
    <w:rsid w:val="00FE7018"/>
    <w:rsid w:val="00FE7240"/>
    <w:rsid w:val="00FE75AF"/>
    <w:rsid w:val="00FE784F"/>
    <w:rsid w:val="00FF0128"/>
    <w:rsid w:val="00FF053A"/>
    <w:rsid w:val="00FF05AC"/>
    <w:rsid w:val="00FF0840"/>
    <w:rsid w:val="00FF0C65"/>
    <w:rsid w:val="00FF0CD3"/>
    <w:rsid w:val="00FF0E31"/>
    <w:rsid w:val="00FF0FF7"/>
    <w:rsid w:val="00FF1021"/>
    <w:rsid w:val="00FF1640"/>
    <w:rsid w:val="00FF1840"/>
    <w:rsid w:val="00FF185F"/>
    <w:rsid w:val="00FF2339"/>
    <w:rsid w:val="00FF255A"/>
    <w:rsid w:val="00FF2C8C"/>
    <w:rsid w:val="00FF2E22"/>
    <w:rsid w:val="00FF2F05"/>
    <w:rsid w:val="00FF30D8"/>
    <w:rsid w:val="00FF314F"/>
    <w:rsid w:val="00FF335A"/>
    <w:rsid w:val="00FF34C7"/>
    <w:rsid w:val="00FF3926"/>
    <w:rsid w:val="00FF4213"/>
    <w:rsid w:val="00FF421A"/>
    <w:rsid w:val="00FF43AA"/>
    <w:rsid w:val="00FF45D9"/>
    <w:rsid w:val="00FF48FF"/>
    <w:rsid w:val="00FF4AC3"/>
    <w:rsid w:val="00FF4B38"/>
    <w:rsid w:val="00FF581E"/>
    <w:rsid w:val="00FF586D"/>
    <w:rsid w:val="00FF5A06"/>
    <w:rsid w:val="00FF6655"/>
    <w:rsid w:val="00FF6894"/>
    <w:rsid w:val="00FF7252"/>
    <w:rsid w:val="00FF7369"/>
    <w:rsid w:val="00FF737C"/>
    <w:rsid w:val="00FF7462"/>
    <w:rsid w:val="00FF752D"/>
    <w:rsid w:val="00FF798E"/>
    <w:rsid w:val="00FF7AF6"/>
    <w:rsid w:val="01262D3D"/>
    <w:rsid w:val="015CFBAF"/>
    <w:rsid w:val="017E1B4A"/>
    <w:rsid w:val="01AE708E"/>
    <w:rsid w:val="01FA72AD"/>
    <w:rsid w:val="0218977C"/>
    <w:rsid w:val="02280BFD"/>
    <w:rsid w:val="027FAB1D"/>
    <w:rsid w:val="02D55C43"/>
    <w:rsid w:val="02D76023"/>
    <w:rsid w:val="039F3BBD"/>
    <w:rsid w:val="0433EE81"/>
    <w:rsid w:val="044F607E"/>
    <w:rsid w:val="0460D470"/>
    <w:rsid w:val="04796960"/>
    <w:rsid w:val="07666772"/>
    <w:rsid w:val="0794B4AD"/>
    <w:rsid w:val="07B89B4C"/>
    <w:rsid w:val="07E949A4"/>
    <w:rsid w:val="07F5B522"/>
    <w:rsid w:val="087DFC48"/>
    <w:rsid w:val="08909EC2"/>
    <w:rsid w:val="08D1FBDA"/>
    <w:rsid w:val="0944742E"/>
    <w:rsid w:val="0954371C"/>
    <w:rsid w:val="097387E8"/>
    <w:rsid w:val="09828DA4"/>
    <w:rsid w:val="098FA13E"/>
    <w:rsid w:val="0ABDFF81"/>
    <w:rsid w:val="0AC146BC"/>
    <w:rsid w:val="0AD7B163"/>
    <w:rsid w:val="0AF5A5BB"/>
    <w:rsid w:val="0B05E6C6"/>
    <w:rsid w:val="0B18E769"/>
    <w:rsid w:val="0B7A7159"/>
    <w:rsid w:val="0BCAB7BA"/>
    <w:rsid w:val="0BD3AAAE"/>
    <w:rsid w:val="0BFEC700"/>
    <w:rsid w:val="0C4D9869"/>
    <w:rsid w:val="0C7AFB5F"/>
    <w:rsid w:val="0CE5F34E"/>
    <w:rsid w:val="0CE9FE7A"/>
    <w:rsid w:val="0D6E19B9"/>
    <w:rsid w:val="0D9FA091"/>
    <w:rsid w:val="0E8DBC95"/>
    <w:rsid w:val="0EBF8459"/>
    <w:rsid w:val="0EE2B86C"/>
    <w:rsid w:val="0EE37B05"/>
    <w:rsid w:val="0F18FE91"/>
    <w:rsid w:val="0F1FF88E"/>
    <w:rsid w:val="0F463EAA"/>
    <w:rsid w:val="0F74C5AB"/>
    <w:rsid w:val="0FA9B3A2"/>
    <w:rsid w:val="0FE12962"/>
    <w:rsid w:val="0FE6562D"/>
    <w:rsid w:val="1057EBED"/>
    <w:rsid w:val="10742769"/>
    <w:rsid w:val="1081D381"/>
    <w:rsid w:val="114EBAFD"/>
    <w:rsid w:val="11BFC33F"/>
    <w:rsid w:val="11D2E0B9"/>
    <w:rsid w:val="11DD1B61"/>
    <w:rsid w:val="11F5F7AD"/>
    <w:rsid w:val="120796D2"/>
    <w:rsid w:val="12496584"/>
    <w:rsid w:val="12C0A340"/>
    <w:rsid w:val="1325DAFD"/>
    <w:rsid w:val="13310957"/>
    <w:rsid w:val="13482A03"/>
    <w:rsid w:val="13653A5B"/>
    <w:rsid w:val="1365728D"/>
    <w:rsid w:val="136B6AFA"/>
    <w:rsid w:val="136E5BDE"/>
    <w:rsid w:val="137D19A0"/>
    <w:rsid w:val="13B1ED1C"/>
    <w:rsid w:val="13C08A11"/>
    <w:rsid w:val="13D65378"/>
    <w:rsid w:val="13EB3FBF"/>
    <w:rsid w:val="13F8C4EE"/>
    <w:rsid w:val="1406D48B"/>
    <w:rsid w:val="140FC818"/>
    <w:rsid w:val="1470A29E"/>
    <w:rsid w:val="148F369E"/>
    <w:rsid w:val="14DB3BDB"/>
    <w:rsid w:val="14EF6791"/>
    <w:rsid w:val="156AE77A"/>
    <w:rsid w:val="165DD1E1"/>
    <w:rsid w:val="16C07625"/>
    <w:rsid w:val="16C53FA9"/>
    <w:rsid w:val="16D348B9"/>
    <w:rsid w:val="16EC2514"/>
    <w:rsid w:val="172E5912"/>
    <w:rsid w:val="173E23C3"/>
    <w:rsid w:val="174FFCE1"/>
    <w:rsid w:val="176B6DF9"/>
    <w:rsid w:val="178703EA"/>
    <w:rsid w:val="1831EA7F"/>
    <w:rsid w:val="184EA6CF"/>
    <w:rsid w:val="18B7C6B9"/>
    <w:rsid w:val="18CB6086"/>
    <w:rsid w:val="18F0578B"/>
    <w:rsid w:val="194105E2"/>
    <w:rsid w:val="1A0F859C"/>
    <w:rsid w:val="1A18100E"/>
    <w:rsid w:val="1A40D338"/>
    <w:rsid w:val="1A598C00"/>
    <w:rsid w:val="1A7E655C"/>
    <w:rsid w:val="1B5EF1F4"/>
    <w:rsid w:val="1B9FAD41"/>
    <w:rsid w:val="1BAF0051"/>
    <w:rsid w:val="1BB489AB"/>
    <w:rsid w:val="1C6A5108"/>
    <w:rsid w:val="1D2343E1"/>
    <w:rsid w:val="1D58BDDD"/>
    <w:rsid w:val="1D66952A"/>
    <w:rsid w:val="1DAC05AB"/>
    <w:rsid w:val="1DC459B8"/>
    <w:rsid w:val="1DF24768"/>
    <w:rsid w:val="1E0CB0FC"/>
    <w:rsid w:val="1E611146"/>
    <w:rsid w:val="1ED8482B"/>
    <w:rsid w:val="1F53BB7F"/>
    <w:rsid w:val="1FD29CD3"/>
    <w:rsid w:val="204D93A3"/>
    <w:rsid w:val="208110A3"/>
    <w:rsid w:val="208214ED"/>
    <w:rsid w:val="20A983DD"/>
    <w:rsid w:val="20D86AC0"/>
    <w:rsid w:val="20DF4DB5"/>
    <w:rsid w:val="20F5D1C5"/>
    <w:rsid w:val="211A9178"/>
    <w:rsid w:val="2136942A"/>
    <w:rsid w:val="21753E28"/>
    <w:rsid w:val="222A322F"/>
    <w:rsid w:val="22522D48"/>
    <w:rsid w:val="226BDC63"/>
    <w:rsid w:val="22D57430"/>
    <w:rsid w:val="22E780F2"/>
    <w:rsid w:val="23260BED"/>
    <w:rsid w:val="236E2E66"/>
    <w:rsid w:val="237FF887"/>
    <w:rsid w:val="23D5DB74"/>
    <w:rsid w:val="23E62FE3"/>
    <w:rsid w:val="24233049"/>
    <w:rsid w:val="24329B0B"/>
    <w:rsid w:val="24CC823C"/>
    <w:rsid w:val="24E9A170"/>
    <w:rsid w:val="24F0FCAE"/>
    <w:rsid w:val="2551F64E"/>
    <w:rsid w:val="25ADB3FF"/>
    <w:rsid w:val="25E91D13"/>
    <w:rsid w:val="25F2F79C"/>
    <w:rsid w:val="267AA9E9"/>
    <w:rsid w:val="26842730"/>
    <w:rsid w:val="268E9F42"/>
    <w:rsid w:val="26B2BC8C"/>
    <w:rsid w:val="270057FA"/>
    <w:rsid w:val="27015E4E"/>
    <w:rsid w:val="2728B3D6"/>
    <w:rsid w:val="273C02E1"/>
    <w:rsid w:val="27407F9F"/>
    <w:rsid w:val="276B0E9D"/>
    <w:rsid w:val="278AB7E1"/>
    <w:rsid w:val="27DAFBF6"/>
    <w:rsid w:val="2827CCEA"/>
    <w:rsid w:val="283ACE3B"/>
    <w:rsid w:val="28A09BEA"/>
    <w:rsid w:val="28F821A7"/>
    <w:rsid w:val="2920438A"/>
    <w:rsid w:val="295AE4CB"/>
    <w:rsid w:val="296B70DB"/>
    <w:rsid w:val="2A00ED10"/>
    <w:rsid w:val="2A0372DA"/>
    <w:rsid w:val="2A1FFAE7"/>
    <w:rsid w:val="2A37C5B6"/>
    <w:rsid w:val="2A64EE57"/>
    <w:rsid w:val="2AA7ABDA"/>
    <w:rsid w:val="2AAE5AF3"/>
    <w:rsid w:val="2AC51493"/>
    <w:rsid w:val="2AFABCBF"/>
    <w:rsid w:val="2B17F9C1"/>
    <w:rsid w:val="2B2E6532"/>
    <w:rsid w:val="2B51DA51"/>
    <w:rsid w:val="2C213AC7"/>
    <w:rsid w:val="2C6B9D1F"/>
    <w:rsid w:val="2CBBDDCB"/>
    <w:rsid w:val="2CC5FD7C"/>
    <w:rsid w:val="2CFF5099"/>
    <w:rsid w:val="2D830D6C"/>
    <w:rsid w:val="2EC11F52"/>
    <w:rsid w:val="2F411680"/>
    <w:rsid w:val="2FACA8C2"/>
    <w:rsid w:val="2FFDD110"/>
    <w:rsid w:val="3052B716"/>
    <w:rsid w:val="308F8792"/>
    <w:rsid w:val="30A255DD"/>
    <w:rsid w:val="30AD9964"/>
    <w:rsid w:val="30E2D90A"/>
    <w:rsid w:val="31193766"/>
    <w:rsid w:val="3131368B"/>
    <w:rsid w:val="313A13B5"/>
    <w:rsid w:val="3179DE00"/>
    <w:rsid w:val="317EB4F5"/>
    <w:rsid w:val="318B2A71"/>
    <w:rsid w:val="31DAF4B2"/>
    <w:rsid w:val="31DE1A94"/>
    <w:rsid w:val="31F03F4C"/>
    <w:rsid w:val="32085AAB"/>
    <w:rsid w:val="324B97B9"/>
    <w:rsid w:val="32617502"/>
    <w:rsid w:val="32696574"/>
    <w:rsid w:val="32D12C6E"/>
    <w:rsid w:val="3395B7E2"/>
    <w:rsid w:val="3431F306"/>
    <w:rsid w:val="3433577E"/>
    <w:rsid w:val="349322E0"/>
    <w:rsid w:val="34D9A03C"/>
    <w:rsid w:val="34E4212D"/>
    <w:rsid w:val="356C5C37"/>
    <w:rsid w:val="359EE413"/>
    <w:rsid w:val="35C7B181"/>
    <w:rsid w:val="35DE38E7"/>
    <w:rsid w:val="368613D4"/>
    <w:rsid w:val="36927B69"/>
    <w:rsid w:val="36959262"/>
    <w:rsid w:val="36B60E5B"/>
    <w:rsid w:val="36D77705"/>
    <w:rsid w:val="37404DD4"/>
    <w:rsid w:val="3752EBBF"/>
    <w:rsid w:val="37BD9743"/>
    <w:rsid w:val="37EB54E1"/>
    <w:rsid w:val="383DD077"/>
    <w:rsid w:val="3843666C"/>
    <w:rsid w:val="388DEAE2"/>
    <w:rsid w:val="38A7041C"/>
    <w:rsid w:val="38B4816C"/>
    <w:rsid w:val="390BDC08"/>
    <w:rsid w:val="3944C222"/>
    <w:rsid w:val="3962AC65"/>
    <w:rsid w:val="3976C5D8"/>
    <w:rsid w:val="399940B5"/>
    <w:rsid w:val="39A5DC6B"/>
    <w:rsid w:val="3A22DEE4"/>
    <w:rsid w:val="3A39993B"/>
    <w:rsid w:val="3AA31CD8"/>
    <w:rsid w:val="3AC5F563"/>
    <w:rsid w:val="3AEC18B8"/>
    <w:rsid w:val="3B111DD2"/>
    <w:rsid w:val="3B483D8C"/>
    <w:rsid w:val="3B766203"/>
    <w:rsid w:val="3B8911DF"/>
    <w:rsid w:val="3B8AFEBD"/>
    <w:rsid w:val="3BC5B4CA"/>
    <w:rsid w:val="3C014663"/>
    <w:rsid w:val="3C4978FA"/>
    <w:rsid w:val="3CCE4C8F"/>
    <w:rsid w:val="3D3F9BCE"/>
    <w:rsid w:val="3D4D565A"/>
    <w:rsid w:val="3DF60356"/>
    <w:rsid w:val="3E38EF81"/>
    <w:rsid w:val="3E54214F"/>
    <w:rsid w:val="3E7A0E8D"/>
    <w:rsid w:val="3E93E591"/>
    <w:rsid w:val="3EE38672"/>
    <w:rsid w:val="3F560756"/>
    <w:rsid w:val="3FD1B332"/>
    <w:rsid w:val="4026BFCA"/>
    <w:rsid w:val="405EBC94"/>
    <w:rsid w:val="409E63D4"/>
    <w:rsid w:val="417B7710"/>
    <w:rsid w:val="41E45F95"/>
    <w:rsid w:val="41E74D81"/>
    <w:rsid w:val="4219EAA6"/>
    <w:rsid w:val="426381BC"/>
    <w:rsid w:val="42A60016"/>
    <w:rsid w:val="42F55269"/>
    <w:rsid w:val="43791EEF"/>
    <w:rsid w:val="43999348"/>
    <w:rsid w:val="43AEB2BB"/>
    <w:rsid w:val="44197335"/>
    <w:rsid w:val="444FFAB9"/>
    <w:rsid w:val="4458E2E3"/>
    <w:rsid w:val="445B0F26"/>
    <w:rsid w:val="4461885A"/>
    <w:rsid w:val="448A3E4B"/>
    <w:rsid w:val="44BFD7E6"/>
    <w:rsid w:val="44D0A84C"/>
    <w:rsid w:val="45577317"/>
    <w:rsid w:val="456680B6"/>
    <w:rsid w:val="463052A8"/>
    <w:rsid w:val="464ACA47"/>
    <w:rsid w:val="468DA737"/>
    <w:rsid w:val="46C92FC6"/>
    <w:rsid w:val="46D8E1F1"/>
    <w:rsid w:val="480F031B"/>
    <w:rsid w:val="4813DD96"/>
    <w:rsid w:val="48210FC3"/>
    <w:rsid w:val="4840DF1D"/>
    <w:rsid w:val="48590452"/>
    <w:rsid w:val="48638FC8"/>
    <w:rsid w:val="488A5A03"/>
    <w:rsid w:val="48DD928D"/>
    <w:rsid w:val="49167A56"/>
    <w:rsid w:val="494668A5"/>
    <w:rsid w:val="497E8411"/>
    <w:rsid w:val="49D68491"/>
    <w:rsid w:val="49DBCCF6"/>
    <w:rsid w:val="4A388FD1"/>
    <w:rsid w:val="4A63443F"/>
    <w:rsid w:val="4AACCED0"/>
    <w:rsid w:val="4AD20136"/>
    <w:rsid w:val="4BA31089"/>
    <w:rsid w:val="4BBDB232"/>
    <w:rsid w:val="4BC2037C"/>
    <w:rsid w:val="4BE1019B"/>
    <w:rsid w:val="4BE79D3D"/>
    <w:rsid w:val="4BEA025F"/>
    <w:rsid w:val="4BF831F3"/>
    <w:rsid w:val="4C0010FA"/>
    <w:rsid w:val="4C15B26D"/>
    <w:rsid w:val="4C6B9424"/>
    <w:rsid w:val="4C7BFD73"/>
    <w:rsid w:val="4CA70482"/>
    <w:rsid w:val="4CAA9B2E"/>
    <w:rsid w:val="4CCB53C6"/>
    <w:rsid w:val="4D348451"/>
    <w:rsid w:val="4D7AD662"/>
    <w:rsid w:val="4D8924BB"/>
    <w:rsid w:val="4DD1BE31"/>
    <w:rsid w:val="4E237357"/>
    <w:rsid w:val="4E47A46B"/>
    <w:rsid w:val="4E99C601"/>
    <w:rsid w:val="4EC9C052"/>
    <w:rsid w:val="4EF3D181"/>
    <w:rsid w:val="4F350C57"/>
    <w:rsid w:val="4F9A6A93"/>
    <w:rsid w:val="4FB6EE48"/>
    <w:rsid w:val="4FD7AF34"/>
    <w:rsid w:val="4FDDB84E"/>
    <w:rsid w:val="4FFD9067"/>
    <w:rsid w:val="507770F9"/>
    <w:rsid w:val="508A63BA"/>
    <w:rsid w:val="50B072BC"/>
    <w:rsid w:val="51009DC0"/>
    <w:rsid w:val="51106A97"/>
    <w:rsid w:val="51ECD84B"/>
    <w:rsid w:val="51F3E6A7"/>
    <w:rsid w:val="51F8A7C1"/>
    <w:rsid w:val="51FEEC2F"/>
    <w:rsid w:val="52B222F8"/>
    <w:rsid w:val="52C8048D"/>
    <w:rsid w:val="53457018"/>
    <w:rsid w:val="5372F43E"/>
    <w:rsid w:val="53BDDAE5"/>
    <w:rsid w:val="53C0BEBC"/>
    <w:rsid w:val="53E504AC"/>
    <w:rsid w:val="54245B8D"/>
    <w:rsid w:val="5446FBDB"/>
    <w:rsid w:val="544D28A8"/>
    <w:rsid w:val="547AB078"/>
    <w:rsid w:val="54AE7939"/>
    <w:rsid w:val="54EA2D4A"/>
    <w:rsid w:val="54EB56FE"/>
    <w:rsid w:val="5506DE7F"/>
    <w:rsid w:val="5516EA0A"/>
    <w:rsid w:val="5600F404"/>
    <w:rsid w:val="561F32A2"/>
    <w:rsid w:val="566AEB98"/>
    <w:rsid w:val="56CC48F9"/>
    <w:rsid w:val="570D3FEE"/>
    <w:rsid w:val="5788F2D1"/>
    <w:rsid w:val="57CEA871"/>
    <w:rsid w:val="57D0D9F4"/>
    <w:rsid w:val="57DD6BA3"/>
    <w:rsid w:val="57DE8A41"/>
    <w:rsid w:val="57F8082B"/>
    <w:rsid w:val="582BD221"/>
    <w:rsid w:val="5846E3D7"/>
    <w:rsid w:val="58C56BF9"/>
    <w:rsid w:val="59549C20"/>
    <w:rsid w:val="596B9837"/>
    <w:rsid w:val="597859E6"/>
    <w:rsid w:val="59B64CD6"/>
    <w:rsid w:val="59F39A2B"/>
    <w:rsid w:val="5A0F370F"/>
    <w:rsid w:val="5A1B71D4"/>
    <w:rsid w:val="5A45DEA3"/>
    <w:rsid w:val="5A573E3F"/>
    <w:rsid w:val="5A6CF914"/>
    <w:rsid w:val="5A939032"/>
    <w:rsid w:val="5ABB0147"/>
    <w:rsid w:val="5BD8011F"/>
    <w:rsid w:val="5C1379E3"/>
    <w:rsid w:val="5C75F797"/>
    <w:rsid w:val="5CA12E4D"/>
    <w:rsid w:val="5CEB1FEF"/>
    <w:rsid w:val="5D4C85DD"/>
    <w:rsid w:val="5D7AAB30"/>
    <w:rsid w:val="5D7C1814"/>
    <w:rsid w:val="5DBA6A22"/>
    <w:rsid w:val="5DE1D676"/>
    <w:rsid w:val="5DE39004"/>
    <w:rsid w:val="5E064220"/>
    <w:rsid w:val="5E5E9FB3"/>
    <w:rsid w:val="5E606860"/>
    <w:rsid w:val="5EE5904A"/>
    <w:rsid w:val="5F0EF78C"/>
    <w:rsid w:val="5F14F230"/>
    <w:rsid w:val="5F493A45"/>
    <w:rsid w:val="5F53DD19"/>
    <w:rsid w:val="5F71AF40"/>
    <w:rsid w:val="5FB68C6B"/>
    <w:rsid w:val="5FD09CDE"/>
    <w:rsid w:val="5FF86E55"/>
    <w:rsid w:val="6011E03B"/>
    <w:rsid w:val="6024D1F6"/>
    <w:rsid w:val="6060D43F"/>
    <w:rsid w:val="60811DA3"/>
    <w:rsid w:val="6128AA94"/>
    <w:rsid w:val="6132135E"/>
    <w:rsid w:val="6141CC1F"/>
    <w:rsid w:val="6154444C"/>
    <w:rsid w:val="621D7AAC"/>
    <w:rsid w:val="62594649"/>
    <w:rsid w:val="627F64E8"/>
    <w:rsid w:val="62E03888"/>
    <w:rsid w:val="639ED7BA"/>
    <w:rsid w:val="63CBE23D"/>
    <w:rsid w:val="64786324"/>
    <w:rsid w:val="6494FCDB"/>
    <w:rsid w:val="64DCB765"/>
    <w:rsid w:val="64F45138"/>
    <w:rsid w:val="65225E40"/>
    <w:rsid w:val="6537524F"/>
    <w:rsid w:val="6557A5E8"/>
    <w:rsid w:val="659B3AE5"/>
    <w:rsid w:val="66C222F7"/>
    <w:rsid w:val="67699629"/>
    <w:rsid w:val="678FE8D6"/>
    <w:rsid w:val="67B35421"/>
    <w:rsid w:val="67CDBB44"/>
    <w:rsid w:val="68027335"/>
    <w:rsid w:val="683D5485"/>
    <w:rsid w:val="6844489E"/>
    <w:rsid w:val="68FB2984"/>
    <w:rsid w:val="68FB3CB8"/>
    <w:rsid w:val="696BBC3B"/>
    <w:rsid w:val="69DCA4D0"/>
    <w:rsid w:val="6A6D8A6D"/>
    <w:rsid w:val="6A706E30"/>
    <w:rsid w:val="6A788B2A"/>
    <w:rsid w:val="6A7C332F"/>
    <w:rsid w:val="6A8FEECE"/>
    <w:rsid w:val="6B337A66"/>
    <w:rsid w:val="6B347024"/>
    <w:rsid w:val="6B677116"/>
    <w:rsid w:val="6B6E5822"/>
    <w:rsid w:val="6B791BA8"/>
    <w:rsid w:val="6B8A8633"/>
    <w:rsid w:val="6BE859F9"/>
    <w:rsid w:val="6BFCAD55"/>
    <w:rsid w:val="6CAE96C9"/>
    <w:rsid w:val="6D56BFE1"/>
    <w:rsid w:val="6DB6B43A"/>
    <w:rsid w:val="6DD4208F"/>
    <w:rsid w:val="6E12FB33"/>
    <w:rsid w:val="6E3E583A"/>
    <w:rsid w:val="6EEFA8F7"/>
    <w:rsid w:val="6F0F542C"/>
    <w:rsid w:val="6F194BDF"/>
    <w:rsid w:val="6F27DB11"/>
    <w:rsid w:val="6F7587F8"/>
    <w:rsid w:val="6F8688C0"/>
    <w:rsid w:val="6FC7F5A9"/>
    <w:rsid w:val="6FEFDA9C"/>
    <w:rsid w:val="6FF96844"/>
    <w:rsid w:val="7000629A"/>
    <w:rsid w:val="70338878"/>
    <w:rsid w:val="703E6158"/>
    <w:rsid w:val="708E278F"/>
    <w:rsid w:val="70B48F3A"/>
    <w:rsid w:val="70D818CB"/>
    <w:rsid w:val="70EC203D"/>
    <w:rsid w:val="71291804"/>
    <w:rsid w:val="713B8371"/>
    <w:rsid w:val="719E70AC"/>
    <w:rsid w:val="71BA6F9B"/>
    <w:rsid w:val="71DD5156"/>
    <w:rsid w:val="71DE6AA5"/>
    <w:rsid w:val="722BA10C"/>
    <w:rsid w:val="72444E7E"/>
    <w:rsid w:val="7259E012"/>
    <w:rsid w:val="726814C8"/>
    <w:rsid w:val="72CB0BAD"/>
    <w:rsid w:val="7311072B"/>
    <w:rsid w:val="731E786D"/>
    <w:rsid w:val="732CEF5D"/>
    <w:rsid w:val="7334A3A1"/>
    <w:rsid w:val="7353E345"/>
    <w:rsid w:val="7378698E"/>
    <w:rsid w:val="73997690"/>
    <w:rsid w:val="73D58BE5"/>
    <w:rsid w:val="74115EC9"/>
    <w:rsid w:val="743243D9"/>
    <w:rsid w:val="743C9193"/>
    <w:rsid w:val="74A8A6B4"/>
    <w:rsid w:val="74AEAA75"/>
    <w:rsid w:val="74D94C4D"/>
    <w:rsid w:val="7513A05B"/>
    <w:rsid w:val="75152AA8"/>
    <w:rsid w:val="758ABC3B"/>
    <w:rsid w:val="76406516"/>
    <w:rsid w:val="7643A483"/>
    <w:rsid w:val="76C51F68"/>
    <w:rsid w:val="76CBB976"/>
    <w:rsid w:val="76F8471E"/>
    <w:rsid w:val="7749C618"/>
    <w:rsid w:val="77964705"/>
    <w:rsid w:val="77C36059"/>
    <w:rsid w:val="7801D63A"/>
    <w:rsid w:val="7881FADD"/>
    <w:rsid w:val="788F89CF"/>
    <w:rsid w:val="78963DD3"/>
    <w:rsid w:val="78F7216A"/>
    <w:rsid w:val="791E12ED"/>
    <w:rsid w:val="79833FA9"/>
    <w:rsid w:val="79AEF4D7"/>
    <w:rsid w:val="7A52E1C1"/>
    <w:rsid w:val="7AA83CDB"/>
    <w:rsid w:val="7ACDB5A5"/>
    <w:rsid w:val="7AEA9434"/>
    <w:rsid w:val="7B16229F"/>
    <w:rsid w:val="7B77EBA2"/>
    <w:rsid w:val="7B7C7892"/>
    <w:rsid w:val="7BE63366"/>
    <w:rsid w:val="7BF9BD0B"/>
    <w:rsid w:val="7C09A5D4"/>
    <w:rsid w:val="7C680D06"/>
    <w:rsid w:val="7CAF276B"/>
    <w:rsid w:val="7D37BF1F"/>
    <w:rsid w:val="7D570CF6"/>
    <w:rsid w:val="7D5BA035"/>
    <w:rsid w:val="7D5DF45C"/>
    <w:rsid w:val="7DA247D1"/>
    <w:rsid w:val="7E39E9D7"/>
    <w:rsid w:val="7E8F14BA"/>
    <w:rsid w:val="7EAAE9FD"/>
    <w:rsid w:val="7F14E55D"/>
    <w:rsid w:val="7F7AFC2B"/>
    <w:rsid w:val="7FB12F2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14FC5D01-62C1-D84E-9B5F-17B7EC627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AFB"/>
    <w:pPr>
      <w:spacing w:line="240" w:lineRule="auto"/>
    </w:pPr>
    <w:rPr>
      <w:rFonts w:ascii="Times New Roman" w:eastAsia="Times New Roman" w:hAnsi="Times New Roman" w:cs="Times New Roman"/>
      <w:sz w:val="24"/>
      <w:szCs w:val="24"/>
      <w:lang w:val="es-ES" w:eastAsia="es-ES_tradnl"/>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qFormat/>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qFormat/>
    <w:rsid w:val="00745E70"/>
    <w:pPr>
      <w:spacing w:before="100" w:beforeAutospacing="1" w:after="100" w:afterAutospacing="1"/>
    </w:p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customStyle="1" w:styleId="normaltextrun">
    <w:name w:val="normaltextrun"/>
    <w:basedOn w:val="Fuentedeprrafopredeter"/>
    <w:rsid w:val="008A330F"/>
  </w:style>
  <w:style w:type="character" w:customStyle="1" w:styleId="eop">
    <w:name w:val="eop"/>
    <w:basedOn w:val="Fuentedeprrafopredeter"/>
    <w:rsid w:val="008A330F"/>
  </w:style>
  <w:style w:type="character" w:styleId="Textoennegrita">
    <w:name w:val="Strong"/>
    <w:basedOn w:val="Fuentedeprrafopredeter"/>
    <w:uiPriority w:val="22"/>
    <w:qFormat/>
    <w:rsid w:val="009E6F71"/>
    <w:rPr>
      <w:b/>
      <w:bCs/>
    </w:rPr>
  </w:style>
  <w:style w:type="character" w:customStyle="1" w:styleId="apple-converted-space">
    <w:name w:val="apple-converted-space"/>
    <w:basedOn w:val="Fuentedeprrafopredeter"/>
    <w:rsid w:val="009E6F71"/>
  </w:style>
  <w:style w:type="character" w:customStyle="1" w:styleId="citation-95">
    <w:name w:val="citation-95"/>
    <w:basedOn w:val="Fuentedeprrafopredeter"/>
    <w:rsid w:val="004272EB"/>
  </w:style>
  <w:style w:type="character" w:customStyle="1" w:styleId="citation-94">
    <w:name w:val="citation-94"/>
    <w:basedOn w:val="Fuentedeprrafopredeter"/>
    <w:rsid w:val="004272EB"/>
  </w:style>
  <w:style w:type="character" w:customStyle="1" w:styleId="citation-93">
    <w:name w:val="citation-93"/>
    <w:basedOn w:val="Fuentedeprrafopredeter"/>
    <w:rsid w:val="004272EB"/>
  </w:style>
  <w:style w:type="character" w:styleId="nfasis">
    <w:name w:val="Emphasis"/>
    <w:basedOn w:val="Fuentedeprrafopredeter"/>
    <w:uiPriority w:val="20"/>
    <w:qFormat/>
    <w:rsid w:val="00F86B2A"/>
    <w:rPr>
      <w:i/>
      <w:iCs/>
    </w:rPr>
  </w:style>
  <w:style w:type="paragraph" w:styleId="Bibliografa">
    <w:name w:val="Bibliography"/>
    <w:basedOn w:val="Normal"/>
    <w:next w:val="Normal"/>
    <w:uiPriority w:val="37"/>
    <w:unhideWhenUsed/>
    <w:rsid w:val="00893CCA"/>
  </w:style>
  <w:style w:type="table" w:customStyle="1" w:styleId="GridTable1Light1">
    <w:name w:val="Grid Table 1 Light1"/>
    <w:basedOn w:val="Tablanormal"/>
    <w:uiPriority w:val="46"/>
    <w:rsid w:val="00903F35"/>
    <w:pPr>
      <w:spacing w:line="240" w:lineRule="auto"/>
    </w:pPr>
    <w:rPr>
      <w:sz w:val="20"/>
      <w:szCs w:val="20"/>
      <w:lang w:val="es-MX" w:eastAsia="es-MX"/>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rsid w:val="00D43650"/>
    <w:rPr>
      <w:color w:val="434343"/>
      <w:sz w:val="28"/>
      <w:szCs w:val="28"/>
    </w:rPr>
  </w:style>
  <w:style w:type="paragraph" w:customStyle="1" w:styleId="Default">
    <w:name w:val="Default"/>
    <w:rsid w:val="007C65D4"/>
    <w:pPr>
      <w:autoSpaceDE w:val="0"/>
      <w:autoSpaceDN w:val="0"/>
      <w:adjustRightInd w:val="0"/>
      <w:spacing w:line="240" w:lineRule="auto"/>
    </w:pPr>
    <w:rPr>
      <w:color w:val="000000"/>
      <w:sz w:val="24"/>
      <w:szCs w:val="24"/>
    </w:rPr>
  </w:style>
  <w:style w:type="character" w:customStyle="1" w:styleId="Ttulo2Car">
    <w:name w:val="Título 2 Car"/>
    <w:basedOn w:val="Fuentedeprrafopredeter"/>
    <w:link w:val="Ttulo2"/>
    <w:uiPriority w:val="9"/>
    <w:rsid w:val="00D648D9"/>
    <w:rPr>
      <w:sz w:val="32"/>
      <w:szCs w:val="32"/>
    </w:rPr>
  </w:style>
  <w:style w:type="paragraph" w:styleId="Revisin">
    <w:name w:val="Revision"/>
    <w:hidden/>
    <w:uiPriority w:val="99"/>
    <w:semiHidden/>
    <w:rsid w:val="006208DE"/>
    <w:pPr>
      <w:spacing w:line="240" w:lineRule="auto"/>
    </w:pPr>
  </w:style>
  <w:style w:type="table" w:customStyle="1" w:styleId="Style44">
    <w:name w:val="_Style 44"/>
    <w:basedOn w:val="Tablanormal"/>
    <w:qFormat/>
    <w:rsid w:val="00E64679"/>
    <w:pPr>
      <w:spacing w:line="240" w:lineRule="auto"/>
    </w:pPr>
    <w:rPr>
      <w:b/>
      <w:sz w:val="24"/>
      <w:szCs w:val="24"/>
      <w:lang w:val="es-MX" w:eastAsia="es-MX"/>
    </w:rPr>
    <w:tblPr>
      <w:tblInd w:w="0" w:type="nil"/>
      <w:tblCellMar>
        <w:left w:w="115" w:type="dxa"/>
        <w:right w:w="115" w:type="dxa"/>
      </w:tblCellMar>
    </w:tblPr>
    <w:tcPr>
      <w:shd w:val="clear" w:color="auto" w:fill="EDF2F8"/>
    </w:tcPr>
  </w:style>
  <w:style w:type="character" w:customStyle="1" w:styleId="whitespace-normal">
    <w:name w:val="whitespace-normal"/>
    <w:basedOn w:val="Fuentedeprrafopredeter"/>
    <w:rsid w:val="0067269F"/>
  </w:style>
  <w:style w:type="character" w:customStyle="1" w:styleId="relative">
    <w:name w:val="relative"/>
    <w:basedOn w:val="Fuentedeprrafopredeter"/>
    <w:rsid w:val="002E2CF5"/>
  </w:style>
  <w:style w:type="paragraph" w:styleId="HTMLconformatoprevio">
    <w:name w:val="HTML Preformatted"/>
    <w:basedOn w:val="Normal"/>
    <w:link w:val="HTMLconformatoprevioCar"/>
    <w:uiPriority w:val="99"/>
    <w:semiHidden/>
    <w:unhideWhenUsed/>
    <w:rsid w:val="00AC7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AC79CE"/>
    <w:rPr>
      <w:rFonts w:ascii="Courier New" w:eastAsia="Times New Roman" w:hAnsi="Courier New" w:cs="Courier New"/>
      <w:sz w:val="20"/>
      <w:szCs w:val="20"/>
    </w:rPr>
  </w:style>
  <w:style w:type="paragraph" w:customStyle="1" w:styleId="paragraph">
    <w:name w:val="paragraph"/>
    <w:basedOn w:val="Normal"/>
    <w:rsid w:val="000F1FCE"/>
    <w:pPr>
      <w:spacing w:before="100" w:beforeAutospacing="1" w:after="100" w:afterAutospacing="1"/>
    </w:pPr>
  </w:style>
  <w:style w:type="character" w:customStyle="1" w:styleId="wacimagecontainer">
    <w:name w:val="wacimagecontainer"/>
    <w:basedOn w:val="Fuentedeprrafopredeter"/>
    <w:rsid w:val="000F1FCE"/>
  </w:style>
  <w:style w:type="character" w:customStyle="1" w:styleId="scxw245680147">
    <w:name w:val="scxw245680147"/>
    <w:basedOn w:val="Fuentedeprrafopredeter"/>
    <w:rsid w:val="00230D41"/>
  </w:style>
  <w:style w:type="table" w:customStyle="1" w:styleId="21">
    <w:name w:val="21"/>
    <w:basedOn w:val="Tablanormal"/>
    <w:rsid w:val="00B04660"/>
    <w:tblPr>
      <w:tblStyleRowBandSize w:val="1"/>
      <w:tblStyleColBandSize w:val="1"/>
      <w:tblCellMar>
        <w:top w:w="100" w:type="dxa"/>
        <w:left w:w="100" w:type="dxa"/>
        <w:bottom w:w="100" w:type="dxa"/>
        <w:right w:w="100" w:type="dxa"/>
      </w:tblCellMar>
    </w:tblPr>
  </w:style>
  <w:style w:type="table" w:customStyle="1" w:styleId="20">
    <w:name w:val="20"/>
    <w:basedOn w:val="Tablanormal"/>
    <w:rsid w:val="00B04660"/>
    <w:tblPr>
      <w:tblStyleRowBandSize w:val="1"/>
      <w:tblStyleColBandSize w:val="1"/>
      <w:tblCellMar>
        <w:top w:w="100" w:type="dxa"/>
        <w:left w:w="100" w:type="dxa"/>
        <w:bottom w:w="100" w:type="dxa"/>
        <w:right w:w="100" w:type="dxa"/>
      </w:tblCellMar>
    </w:tblPr>
  </w:style>
  <w:style w:type="table" w:customStyle="1" w:styleId="19">
    <w:name w:val="19"/>
    <w:basedOn w:val="Tablanormal"/>
    <w:rsid w:val="00B04660"/>
    <w:tblPr>
      <w:tblStyleRowBandSize w:val="1"/>
      <w:tblStyleColBandSize w:val="1"/>
      <w:tblCellMar>
        <w:top w:w="100" w:type="dxa"/>
        <w:left w:w="100" w:type="dxa"/>
        <w:bottom w:w="100" w:type="dxa"/>
        <w:right w:w="100" w:type="dxa"/>
      </w:tblCellMar>
    </w:tblPr>
  </w:style>
  <w:style w:type="table" w:customStyle="1" w:styleId="18">
    <w:name w:val="18"/>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rsid w:val="00B04660"/>
    <w:tblPr>
      <w:tblStyleRowBandSize w:val="1"/>
      <w:tblStyleColBandSize w:val="1"/>
      <w:tblCellMar>
        <w:left w:w="70" w:type="dxa"/>
        <w:right w:w="70" w:type="dxa"/>
      </w:tblCellMar>
    </w:tblPr>
  </w:style>
  <w:style w:type="table" w:customStyle="1" w:styleId="13">
    <w:name w:val="13"/>
    <w:basedOn w:val="TableNormal2"/>
    <w:rsid w:val="00B04660"/>
    <w:tblPr>
      <w:tblStyleRowBandSize w:val="1"/>
      <w:tblStyleColBandSize w:val="1"/>
      <w:tblCellMar>
        <w:top w:w="15" w:type="dxa"/>
        <w:left w:w="15" w:type="dxa"/>
        <w:bottom w:w="15" w:type="dxa"/>
        <w:right w:w="15" w:type="dxa"/>
      </w:tblCellMar>
    </w:tblPr>
  </w:style>
  <w:style w:type="table" w:customStyle="1" w:styleId="12">
    <w:name w:val="12"/>
    <w:basedOn w:val="TableNormal2"/>
    <w:rsid w:val="00B04660"/>
    <w:tblPr>
      <w:tblStyleRowBandSize w:val="1"/>
      <w:tblStyleColBandSize w:val="1"/>
      <w:tblCellMar>
        <w:top w:w="15" w:type="dxa"/>
        <w:left w:w="15" w:type="dxa"/>
        <w:bottom w:w="15" w:type="dxa"/>
        <w:right w:w="15" w:type="dxa"/>
      </w:tblCellMar>
    </w:tblPr>
  </w:style>
  <w:style w:type="table" w:customStyle="1" w:styleId="11">
    <w:name w:val="11"/>
    <w:basedOn w:val="TableNormal2"/>
    <w:rsid w:val="00B04660"/>
    <w:tblPr>
      <w:tblStyleRowBandSize w:val="1"/>
      <w:tblStyleColBandSize w:val="1"/>
      <w:tblCellMar>
        <w:left w:w="115" w:type="dxa"/>
        <w:right w:w="115" w:type="dxa"/>
      </w:tblCellMar>
    </w:tblPr>
  </w:style>
  <w:style w:type="table" w:customStyle="1" w:styleId="10">
    <w:name w:val="10"/>
    <w:basedOn w:val="TableNormal2"/>
    <w:rsid w:val="00B04660"/>
    <w:tblPr>
      <w:tblStyleRowBandSize w:val="1"/>
      <w:tblStyleColBandSize w:val="1"/>
      <w:tblCellMar>
        <w:left w:w="115" w:type="dxa"/>
        <w:right w:w="115" w:type="dxa"/>
      </w:tblCellMar>
    </w:tblPr>
  </w:style>
  <w:style w:type="table" w:customStyle="1" w:styleId="9">
    <w:name w:val="9"/>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rsid w:val="00B0466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B04660"/>
    <w:rPr>
      <w:color w:val="605E5C"/>
      <w:shd w:val="clear" w:color="auto" w:fill="E1DFDD"/>
    </w:rPr>
  </w:style>
  <w:style w:type="character" w:customStyle="1" w:styleId="overflow-hidden">
    <w:name w:val="overflow-hidden"/>
    <w:basedOn w:val="Fuentedeprrafopredeter"/>
    <w:rsid w:val="00B04660"/>
  </w:style>
  <w:style w:type="paragraph" w:customStyle="1" w:styleId="mb-0">
    <w:name w:val="mb-0"/>
    <w:basedOn w:val="Normal"/>
    <w:rsid w:val="00B04660"/>
    <w:pPr>
      <w:spacing w:before="100" w:beforeAutospacing="1" w:after="100" w:afterAutospacing="1"/>
    </w:pPr>
    <w:rPr>
      <w:lang w:val="es-CO" w:eastAsia="es-CO"/>
    </w:rPr>
  </w:style>
  <w:style w:type="paragraph" w:customStyle="1" w:styleId="text-center">
    <w:name w:val="text-center"/>
    <w:basedOn w:val="Normal"/>
    <w:rsid w:val="00B04660"/>
    <w:pPr>
      <w:spacing w:before="100" w:beforeAutospacing="1" w:after="100" w:afterAutospacing="1"/>
    </w:pPr>
    <w:rPr>
      <w:lang w:val="es-CO" w:eastAsia="es-CO"/>
    </w:rPr>
  </w:style>
  <w:style w:type="paragraph" w:customStyle="1" w:styleId="mb-5">
    <w:name w:val="mb-5"/>
    <w:basedOn w:val="Normal"/>
    <w:rsid w:val="00B04660"/>
    <w:pPr>
      <w:spacing w:before="100" w:beforeAutospacing="1" w:after="100" w:afterAutospacing="1"/>
    </w:pPr>
    <w:rPr>
      <w:lang w:val="es-CO" w:eastAsia="es-CO"/>
    </w:rPr>
  </w:style>
  <w:style w:type="character" w:customStyle="1" w:styleId="truncate">
    <w:name w:val="truncate"/>
    <w:basedOn w:val="Fuentedeprrafopredeter"/>
    <w:rsid w:val="00B04660"/>
  </w:style>
  <w:style w:type="paragraph" w:customStyle="1" w:styleId="mb-3">
    <w:name w:val="mb-3"/>
    <w:basedOn w:val="Normal"/>
    <w:rsid w:val="00B04660"/>
    <w:pPr>
      <w:spacing w:before="100" w:beforeAutospacing="1" w:after="100" w:afterAutospacing="1"/>
    </w:pPr>
    <w:rPr>
      <w:lang w:val="es-CO" w:eastAsia="es-CO"/>
    </w:rPr>
  </w:style>
  <w:style w:type="character" w:customStyle="1" w:styleId="text-bold">
    <w:name w:val="text-bold"/>
    <w:basedOn w:val="Fuentedeprrafopredeter"/>
    <w:rsid w:val="00B04660"/>
  </w:style>
  <w:style w:type="character" w:customStyle="1" w:styleId="ms-1">
    <w:name w:val="ms-1"/>
    <w:basedOn w:val="Fuentedeprrafopredeter"/>
    <w:rsid w:val="00B04660"/>
  </w:style>
  <w:style w:type="character" w:customStyle="1" w:styleId="max-w-full">
    <w:name w:val="max-w-full"/>
    <w:basedOn w:val="Fuentedeprrafopredeter"/>
    <w:rsid w:val="00B04660"/>
  </w:style>
  <w:style w:type="character" w:customStyle="1" w:styleId="-me-1">
    <w:name w:val="-me-1"/>
    <w:basedOn w:val="Fuentedeprrafopredeter"/>
    <w:rsid w:val="00B04660"/>
  </w:style>
  <w:style w:type="character" w:customStyle="1" w:styleId="elementor-button-text">
    <w:name w:val="elementor-button-text"/>
    <w:basedOn w:val="Fuentedeprrafopredeter"/>
    <w:rsid w:val="00B04660"/>
  </w:style>
  <w:style w:type="character" w:customStyle="1" w:styleId="uv3um">
    <w:name w:val="uv3um"/>
    <w:basedOn w:val="Fuentedeprrafopredeter"/>
    <w:rsid w:val="00B04660"/>
  </w:style>
  <w:style w:type="paragraph" w:customStyle="1" w:styleId="p-0">
    <w:name w:val="p-0"/>
    <w:basedOn w:val="Normal"/>
    <w:rsid w:val="00B04660"/>
    <w:pPr>
      <w:spacing w:before="100" w:beforeAutospacing="1" w:after="100" w:afterAutospacing="1"/>
    </w:pPr>
    <w:rPr>
      <w:lang w:val="es-CO" w:eastAsia="es-CO"/>
    </w:rPr>
  </w:style>
  <w:style w:type="paragraph" w:customStyle="1" w:styleId="py-5">
    <w:name w:val="py-5"/>
    <w:basedOn w:val="Normal"/>
    <w:rsid w:val="00B04660"/>
    <w:pPr>
      <w:spacing w:before="100" w:beforeAutospacing="1" w:after="100" w:afterAutospacing="1"/>
    </w:pPr>
    <w:rPr>
      <w:lang w:val="es-CO" w:eastAsia="es-CO"/>
    </w:rPr>
  </w:style>
  <w:style w:type="paragraph" w:customStyle="1" w:styleId="text-small">
    <w:name w:val="text-small"/>
    <w:basedOn w:val="Normal"/>
    <w:rsid w:val="00B04660"/>
    <w:pPr>
      <w:spacing w:before="100" w:beforeAutospacing="1" w:after="100" w:afterAutospacing="1"/>
    </w:pPr>
    <w:rPr>
      <w:lang w:val="es-CO" w:eastAsia="es-CO"/>
    </w:rPr>
  </w:style>
  <w:style w:type="character" w:customStyle="1" w:styleId="max-w-15ch">
    <w:name w:val="max-w-[15ch]"/>
    <w:basedOn w:val="Fuentedeprrafopredeter"/>
    <w:rsid w:val="00B04660"/>
  </w:style>
  <w:style w:type="character" w:customStyle="1" w:styleId="selectable-text">
    <w:name w:val="selectable-text"/>
    <w:basedOn w:val="Fuentedeprrafopredeter"/>
    <w:rsid w:val="00B04660"/>
  </w:style>
  <w:style w:type="character" w:customStyle="1" w:styleId="text-xs">
    <w:name w:val="text-xs"/>
    <w:basedOn w:val="Fuentedeprrafopredeter"/>
    <w:rsid w:val="00B04660"/>
  </w:style>
  <w:style w:type="paragraph" w:customStyle="1" w:styleId="TableParagraph">
    <w:name w:val="Table Paragraph"/>
    <w:basedOn w:val="Normal"/>
    <w:uiPriority w:val="1"/>
    <w:qFormat/>
    <w:rsid w:val="00B04660"/>
    <w:pPr>
      <w:widowControl w:val="0"/>
      <w:autoSpaceDE w:val="0"/>
      <w:autoSpaceDN w:val="0"/>
      <w:spacing w:before="145"/>
      <w:ind w:left="79"/>
    </w:pPr>
    <w:rPr>
      <w:rFonts w:ascii="Trebuchet MS" w:eastAsia="Trebuchet MS" w:hAnsi="Trebuchet MS" w:cs="Trebuchet MS"/>
      <w:sz w:val="22"/>
      <w:szCs w:val="22"/>
      <w:lang w:eastAsia="en-US"/>
    </w:rPr>
  </w:style>
  <w:style w:type="table" w:customStyle="1" w:styleId="TableNormal">
    <w:name w:val="Table Normal"/>
    <w:uiPriority w:val="2"/>
    <w:semiHidden/>
    <w:qFormat/>
    <w:rsid w:val="00B04660"/>
    <w:pPr>
      <w:widowControl w:val="0"/>
      <w:autoSpaceDE w:val="0"/>
      <w:autoSpaceDN w:val="0"/>
      <w:spacing w:line="240" w:lineRule="auto"/>
    </w:pPr>
    <w:rPr>
      <w:rFonts w:asciiTheme="minorHAnsi" w:eastAsiaTheme="minorHAnsi" w:hAnsiTheme="minorHAnsi" w:cstheme="minorBidi"/>
      <w:lang w:val="en-US" w:eastAsia="en-US"/>
    </w:rPr>
    <w:tblPr>
      <w:tblCellMar>
        <w:top w:w="0" w:type="dxa"/>
        <w:left w:w="0" w:type="dxa"/>
        <w:bottom w:w="0" w:type="dxa"/>
        <w:right w:w="0" w:type="dxa"/>
      </w:tblCellMar>
    </w:tblPr>
  </w:style>
  <w:style w:type="paragraph" w:styleId="Textoindependiente">
    <w:name w:val="Body Text"/>
    <w:basedOn w:val="Normal"/>
    <w:link w:val="TextoindependienteCar"/>
    <w:uiPriority w:val="1"/>
    <w:qFormat/>
    <w:rsid w:val="00B04660"/>
    <w:pPr>
      <w:widowControl w:val="0"/>
      <w:autoSpaceDE w:val="0"/>
      <w:autoSpaceDN w:val="0"/>
    </w:pPr>
    <w:rPr>
      <w:rFonts w:ascii="Arial MT" w:eastAsia="Arial MT" w:hAnsi="Arial MT" w:cs="Arial MT"/>
      <w:lang w:eastAsia="en-US"/>
    </w:rPr>
  </w:style>
  <w:style w:type="character" w:customStyle="1" w:styleId="TextoindependienteCar">
    <w:name w:val="Texto independiente Car"/>
    <w:basedOn w:val="Fuentedeprrafopredeter"/>
    <w:link w:val="Textoindependiente"/>
    <w:uiPriority w:val="1"/>
    <w:rsid w:val="00B04660"/>
    <w:rPr>
      <w:rFonts w:ascii="Arial MT" w:eastAsia="Arial MT" w:hAnsi="Arial MT" w:cs="Arial MT"/>
      <w:sz w:val="24"/>
      <w:szCs w:val="24"/>
      <w:lang w:val="es-ES" w:eastAsia="en-US"/>
    </w:rPr>
  </w:style>
  <w:style w:type="character" w:customStyle="1" w:styleId="katex-mathml">
    <w:name w:val="katex-mathml"/>
    <w:basedOn w:val="Fuentedeprrafopredeter"/>
    <w:rsid w:val="00B04660"/>
  </w:style>
  <w:style w:type="character" w:customStyle="1" w:styleId="mord">
    <w:name w:val="mord"/>
    <w:basedOn w:val="Fuentedeprrafopredeter"/>
    <w:rsid w:val="00B04660"/>
  </w:style>
  <w:style w:type="character" w:customStyle="1" w:styleId="vlist-s">
    <w:name w:val="vlist-s"/>
    <w:basedOn w:val="Fuentedeprrafopredeter"/>
    <w:rsid w:val="00B04660"/>
  </w:style>
  <w:style w:type="character" w:customStyle="1" w:styleId="mrel">
    <w:name w:val="mrel"/>
    <w:basedOn w:val="Fuentedeprrafopredeter"/>
    <w:rsid w:val="00B04660"/>
  </w:style>
  <w:style w:type="character" w:customStyle="1" w:styleId="mbin">
    <w:name w:val="mbin"/>
    <w:basedOn w:val="Fuentedeprrafopredeter"/>
    <w:rsid w:val="00B04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21">
      <w:bodyDiv w:val="1"/>
      <w:marLeft w:val="0"/>
      <w:marRight w:val="0"/>
      <w:marTop w:val="0"/>
      <w:marBottom w:val="0"/>
      <w:divBdr>
        <w:top w:val="none" w:sz="0" w:space="0" w:color="auto"/>
        <w:left w:val="none" w:sz="0" w:space="0" w:color="auto"/>
        <w:bottom w:val="none" w:sz="0" w:space="0" w:color="auto"/>
        <w:right w:val="none" w:sz="0" w:space="0" w:color="auto"/>
      </w:divBdr>
    </w:div>
    <w:div w:id="3484314">
      <w:bodyDiv w:val="1"/>
      <w:marLeft w:val="0"/>
      <w:marRight w:val="0"/>
      <w:marTop w:val="0"/>
      <w:marBottom w:val="0"/>
      <w:divBdr>
        <w:top w:val="none" w:sz="0" w:space="0" w:color="auto"/>
        <w:left w:val="none" w:sz="0" w:space="0" w:color="auto"/>
        <w:bottom w:val="none" w:sz="0" w:space="0" w:color="auto"/>
        <w:right w:val="none" w:sz="0" w:space="0" w:color="auto"/>
      </w:divBdr>
    </w:div>
    <w:div w:id="9842763">
      <w:bodyDiv w:val="1"/>
      <w:marLeft w:val="0"/>
      <w:marRight w:val="0"/>
      <w:marTop w:val="0"/>
      <w:marBottom w:val="0"/>
      <w:divBdr>
        <w:top w:val="none" w:sz="0" w:space="0" w:color="auto"/>
        <w:left w:val="none" w:sz="0" w:space="0" w:color="auto"/>
        <w:bottom w:val="none" w:sz="0" w:space="0" w:color="auto"/>
        <w:right w:val="none" w:sz="0" w:space="0" w:color="auto"/>
      </w:divBdr>
    </w:div>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6290">
      <w:bodyDiv w:val="1"/>
      <w:marLeft w:val="0"/>
      <w:marRight w:val="0"/>
      <w:marTop w:val="0"/>
      <w:marBottom w:val="0"/>
      <w:divBdr>
        <w:top w:val="none" w:sz="0" w:space="0" w:color="auto"/>
        <w:left w:val="none" w:sz="0" w:space="0" w:color="auto"/>
        <w:bottom w:val="none" w:sz="0" w:space="0" w:color="auto"/>
        <w:right w:val="none" w:sz="0" w:space="0" w:color="auto"/>
      </w:divBdr>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7401">
      <w:bodyDiv w:val="1"/>
      <w:marLeft w:val="0"/>
      <w:marRight w:val="0"/>
      <w:marTop w:val="0"/>
      <w:marBottom w:val="0"/>
      <w:divBdr>
        <w:top w:val="none" w:sz="0" w:space="0" w:color="auto"/>
        <w:left w:val="none" w:sz="0" w:space="0" w:color="auto"/>
        <w:bottom w:val="none" w:sz="0" w:space="0" w:color="auto"/>
        <w:right w:val="none" w:sz="0" w:space="0" w:color="auto"/>
      </w:divBdr>
    </w:div>
    <w:div w:id="62534503">
      <w:bodyDiv w:val="1"/>
      <w:marLeft w:val="0"/>
      <w:marRight w:val="0"/>
      <w:marTop w:val="0"/>
      <w:marBottom w:val="0"/>
      <w:divBdr>
        <w:top w:val="none" w:sz="0" w:space="0" w:color="auto"/>
        <w:left w:val="none" w:sz="0" w:space="0" w:color="auto"/>
        <w:bottom w:val="none" w:sz="0" w:space="0" w:color="auto"/>
        <w:right w:val="none" w:sz="0" w:space="0" w:color="auto"/>
      </w:divBdr>
    </w:div>
    <w:div w:id="85348051">
      <w:bodyDiv w:val="1"/>
      <w:marLeft w:val="0"/>
      <w:marRight w:val="0"/>
      <w:marTop w:val="0"/>
      <w:marBottom w:val="0"/>
      <w:divBdr>
        <w:top w:val="none" w:sz="0" w:space="0" w:color="auto"/>
        <w:left w:val="none" w:sz="0" w:space="0" w:color="auto"/>
        <w:bottom w:val="none" w:sz="0" w:space="0" w:color="auto"/>
        <w:right w:val="none" w:sz="0" w:space="0" w:color="auto"/>
      </w:divBdr>
      <w:divsChild>
        <w:div w:id="257374716">
          <w:marLeft w:val="0"/>
          <w:marRight w:val="0"/>
          <w:marTop w:val="0"/>
          <w:marBottom w:val="0"/>
          <w:divBdr>
            <w:top w:val="none" w:sz="0" w:space="0" w:color="auto"/>
            <w:left w:val="none" w:sz="0" w:space="0" w:color="auto"/>
            <w:bottom w:val="none" w:sz="0" w:space="0" w:color="auto"/>
            <w:right w:val="none" w:sz="0" w:space="0" w:color="auto"/>
          </w:divBdr>
          <w:divsChild>
            <w:div w:id="1996763700">
              <w:marLeft w:val="0"/>
              <w:marRight w:val="0"/>
              <w:marTop w:val="0"/>
              <w:marBottom w:val="0"/>
              <w:divBdr>
                <w:top w:val="none" w:sz="0" w:space="0" w:color="auto"/>
                <w:left w:val="none" w:sz="0" w:space="0" w:color="auto"/>
                <w:bottom w:val="none" w:sz="0" w:space="0" w:color="auto"/>
                <w:right w:val="none" w:sz="0" w:space="0" w:color="auto"/>
              </w:divBdr>
              <w:divsChild>
                <w:div w:id="2076661092">
                  <w:marLeft w:val="0"/>
                  <w:marRight w:val="0"/>
                  <w:marTop w:val="0"/>
                  <w:marBottom w:val="0"/>
                  <w:divBdr>
                    <w:top w:val="none" w:sz="0" w:space="0" w:color="auto"/>
                    <w:left w:val="none" w:sz="0" w:space="0" w:color="auto"/>
                    <w:bottom w:val="none" w:sz="0" w:space="0" w:color="auto"/>
                    <w:right w:val="none" w:sz="0" w:space="0" w:color="auto"/>
                  </w:divBdr>
                  <w:divsChild>
                    <w:div w:id="17393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73748">
      <w:bodyDiv w:val="1"/>
      <w:marLeft w:val="0"/>
      <w:marRight w:val="0"/>
      <w:marTop w:val="0"/>
      <w:marBottom w:val="0"/>
      <w:divBdr>
        <w:top w:val="none" w:sz="0" w:space="0" w:color="auto"/>
        <w:left w:val="none" w:sz="0" w:space="0" w:color="auto"/>
        <w:bottom w:val="none" w:sz="0" w:space="0" w:color="auto"/>
        <w:right w:val="none" w:sz="0" w:space="0" w:color="auto"/>
      </w:divBdr>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5827828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176695846">
      <w:bodyDiv w:val="1"/>
      <w:marLeft w:val="0"/>
      <w:marRight w:val="0"/>
      <w:marTop w:val="0"/>
      <w:marBottom w:val="0"/>
      <w:divBdr>
        <w:top w:val="none" w:sz="0" w:space="0" w:color="auto"/>
        <w:left w:val="none" w:sz="0" w:space="0" w:color="auto"/>
        <w:bottom w:val="none" w:sz="0" w:space="0" w:color="auto"/>
        <w:right w:val="none" w:sz="0" w:space="0" w:color="auto"/>
      </w:divBdr>
    </w:div>
    <w:div w:id="182984069">
      <w:bodyDiv w:val="1"/>
      <w:marLeft w:val="0"/>
      <w:marRight w:val="0"/>
      <w:marTop w:val="0"/>
      <w:marBottom w:val="0"/>
      <w:divBdr>
        <w:top w:val="none" w:sz="0" w:space="0" w:color="auto"/>
        <w:left w:val="none" w:sz="0" w:space="0" w:color="auto"/>
        <w:bottom w:val="none" w:sz="0" w:space="0" w:color="auto"/>
        <w:right w:val="none" w:sz="0" w:space="0" w:color="auto"/>
      </w:divBdr>
    </w:div>
    <w:div w:id="193739133">
      <w:bodyDiv w:val="1"/>
      <w:marLeft w:val="0"/>
      <w:marRight w:val="0"/>
      <w:marTop w:val="0"/>
      <w:marBottom w:val="0"/>
      <w:divBdr>
        <w:top w:val="none" w:sz="0" w:space="0" w:color="auto"/>
        <w:left w:val="none" w:sz="0" w:space="0" w:color="auto"/>
        <w:bottom w:val="none" w:sz="0" w:space="0" w:color="auto"/>
        <w:right w:val="none" w:sz="0" w:space="0" w:color="auto"/>
      </w:divBdr>
    </w:div>
    <w:div w:id="196091546">
      <w:bodyDiv w:val="1"/>
      <w:marLeft w:val="0"/>
      <w:marRight w:val="0"/>
      <w:marTop w:val="0"/>
      <w:marBottom w:val="0"/>
      <w:divBdr>
        <w:top w:val="none" w:sz="0" w:space="0" w:color="auto"/>
        <w:left w:val="none" w:sz="0" w:space="0" w:color="auto"/>
        <w:bottom w:val="none" w:sz="0" w:space="0" w:color="auto"/>
        <w:right w:val="none" w:sz="0" w:space="0" w:color="auto"/>
      </w:divBdr>
    </w:div>
    <w:div w:id="215628290">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98974">
      <w:bodyDiv w:val="1"/>
      <w:marLeft w:val="0"/>
      <w:marRight w:val="0"/>
      <w:marTop w:val="0"/>
      <w:marBottom w:val="0"/>
      <w:divBdr>
        <w:top w:val="none" w:sz="0" w:space="0" w:color="auto"/>
        <w:left w:val="none" w:sz="0" w:space="0" w:color="auto"/>
        <w:bottom w:val="none" w:sz="0" w:space="0" w:color="auto"/>
        <w:right w:val="none" w:sz="0" w:space="0" w:color="auto"/>
      </w:divBdr>
    </w:div>
    <w:div w:id="248663993">
      <w:bodyDiv w:val="1"/>
      <w:marLeft w:val="0"/>
      <w:marRight w:val="0"/>
      <w:marTop w:val="0"/>
      <w:marBottom w:val="0"/>
      <w:divBdr>
        <w:top w:val="none" w:sz="0" w:space="0" w:color="auto"/>
        <w:left w:val="none" w:sz="0" w:space="0" w:color="auto"/>
        <w:bottom w:val="none" w:sz="0" w:space="0" w:color="auto"/>
        <w:right w:val="none" w:sz="0" w:space="0" w:color="auto"/>
      </w:divBdr>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6918">
      <w:bodyDiv w:val="1"/>
      <w:marLeft w:val="0"/>
      <w:marRight w:val="0"/>
      <w:marTop w:val="0"/>
      <w:marBottom w:val="0"/>
      <w:divBdr>
        <w:top w:val="none" w:sz="0" w:space="0" w:color="auto"/>
        <w:left w:val="none" w:sz="0" w:space="0" w:color="auto"/>
        <w:bottom w:val="none" w:sz="0" w:space="0" w:color="auto"/>
        <w:right w:val="none" w:sz="0" w:space="0" w:color="auto"/>
      </w:divBdr>
    </w:div>
    <w:div w:id="288629059">
      <w:bodyDiv w:val="1"/>
      <w:marLeft w:val="0"/>
      <w:marRight w:val="0"/>
      <w:marTop w:val="0"/>
      <w:marBottom w:val="0"/>
      <w:divBdr>
        <w:top w:val="none" w:sz="0" w:space="0" w:color="auto"/>
        <w:left w:val="none" w:sz="0" w:space="0" w:color="auto"/>
        <w:bottom w:val="none" w:sz="0" w:space="0" w:color="auto"/>
        <w:right w:val="none" w:sz="0" w:space="0" w:color="auto"/>
      </w:divBdr>
    </w:div>
    <w:div w:id="296574693">
      <w:bodyDiv w:val="1"/>
      <w:marLeft w:val="0"/>
      <w:marRight w:val="0"/>
      <w:marTop w:val="0"/>
      <w:marBottom w:val="0"/>
      <w:divBdr>
        <w:top w:val="none" w:sz="0" w:space="0" w:color="auto"/>
        <w:left w:val="none" w:sz="0" w:space="0" w:color="auto"/>
        <w:bottom w:val="none" w:sz="0" w:space="0" w:color="auto"/>
        <w:right w:val="none" w:sz="0" w:space="0" w:color="auto"/>
      </w:divBdr>
      <w:divsChild>
        <w:div w:id="369840965">
          <w:marLeft w:val="0"/>
          <w:marRight w:val="0"/>
          <w:marTop w:val="0"/>
          <w:marBottom w:val="0"/>
          <w:divBdr>
            <w:top w:val="none" w:sz="0" w:space="0" w:color="auto"/>
            <w:left w:val="none" w:sz="0" w:space="0" w:color="auto"/>
            <w:bottom w:val="none" w:sz="0" w:space="0" w:color="auto"/>
            <w:right w:val="none" w:sz="0" w:space="0" w:color="auto"/>
          </w:divBdr>
          <w:divsChild>
            <w:div w:id="104545919">
              <w:marLeft w:val="0"/>
              <w:marRight w:val="0"/>
              <w:marTop w:val="0"/>
              <w:marBottom w:val="0"/>
              <w:divBdr>
                <w:top w:val="none" w:sz="0" w:space="0" w:color="auto"/>
                <w:left w:val="none" w:sz="0" w:space="0" w:color="auto"/>
                <w:bottom w:val="none" w:sz="0" w:space="0" w:color="auto"/>
                <w:right w:val="none" w:sz="0" w:space="0" w:color="auto"/>
              </w:divBdr>
              <w:divsChild>
                <w:div w:id="654920312">
                  <w:marLeft w:val="0"/>
                  <w:marRight w:val="0"/>
                  <w:marTop w:val="0"/>
                  <w:marBottom w:val="0"/>
                  <w:divBdr>
                    <w:top w:val="none" w:sz="0" w:space="0" w:color="auto"/>
                    <w:left w:val="none" w:sz="0" w:space="0" w:color="auto"/>
                    <w:bottom w:val="none" w:sz="0" w:space="0" w:color="auto"/>
                    <w:right w:val="none" w:sz="0" w:space="0" w:color="auto"/>
                  </w:divBdr>
                  <w:divsChild>
                    <w:div w:id="1082218043">
                      <w:marLeft w:val="0"/>
                      <w:marRight w:val="0"/>
                      <w:marTop w:val="0"/>
                      <w:marBottom w:val="0"/>
                      <w:divBdr>
                        <w:top w:val="none" w:sz="0" w:space="0" w:color="auto"/>
                        <w:left w:val="none" w:sz="0" w:space="0" w:color="auto"/>
                        <w:bottom w:val="none" w:sz="0" w:space="0" w:color="auto"/>
                        <w:right w:val="none" w:sz="0" w:space="0" w:color="auto"/>
                      </w:divBdr>
                      <w:divsChild>
                        <w:div w:id="385031318">
                          <w:marLeft w:val="0"/>
                          <w:marRight w:val="0"/>
                          <w:marTop w:val="0"/>
                          <w:marBottom w:val="0"/>
                          <w:divBdr>
                            <w:top w:val="none" w:sz="0" w:space="0" w:color="auto"/>
                            <w:left w:val="none" w:sz="0" w:space="0" w:color="auto"/>
                            <w:bottom w:val="none" w:sz="0" w:space="0" w:color="auto"/>
                            <w:right w:val="none" w:sz="0" w:space="0" w:color="auto"/>
                          </w:divBdr>
                          <w:divsChild>
                            <w:div w:id="1482111070">
                              <w:marLeft w:val="0"/>
                              <w:marRight w:val="0"/>
                              <w:marTop w:val="0"/>
                              <w:marBottom w:val="0"/>
                              <w:divBdr>
                                <w:top w:val="none" w:sz="0" w:space="0" w:color="auto"/>
                                <w:left w:val="none" w:sz="0" w:space="0" w:color="auto"/>
                                <w:bottom w:val="none" w:sz="0" w:space="0" w:color="auto"/>
                                <w:right w:val="none" w:sz="0" w:space="0" w:color="auto"/>
                              </w:divBdr>
                              <w:divsChild>
                                <w:div w:id="29506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93001">
      <w:bodyDiv w:val="1"/>
      <w:marLeft w:val="0"/>
      <w:marRight w:val="0"/>
      <w:marTop w:val="0"/>
      <w:marBottom w:val="0"/>
      <w:divBdr>
        <w:top w:val="none" w:sz="0" w:space="0" w:color="auto"/>
        <w:left w:val="none" w:sz="0" w:space="0" w:color="auto"/>
        <w:bottom w:val="none" w:sz="0" w:space="0" w:color="auto"/>
        <w:right w:val="none" w:sz="0" w:space="0" w:color="auto"/>
      </w:divBdr>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00107194">
      <w:bodyDiv w:val="1"/>
      <w:marLeft w:val="0"/>
      <w:marRight w:val="0"/>
      <w:marTop w:val="0"/>
      <w:marBottom w:val="0"/>
      <w:divBdr>
        <w:top w:val="none" w:sz="0" w:space="0" w:color="auto"/>
        <w:left w:val="none" w:sz="0" w:space="0" w:color="auto"/>
        <w:bottom w:val="none" w:sz="0" w:space="0" w:color="auto"/>
        <w:right w:val="none" w:sz="0" w:space="0" w:color="auto"/>
      </w:divBdr>
      <w:divsChild>
        <w:div w:id="1709644769">
          <w:marLeft w:val="0"/>
          <w:marRight w:val="0"/>
          <w:marTop w:val="0"/>
          <w:marBottom w:val="0"/>
          <w:divBdr>
            <w:top w:val="none" w:sz="0" w:space="0" w:color="auto"/>
            <w:left w:val="none" w:sz="0" w:space="0" w:color="auto"/>
            <w:bottom w:val="none" w:sz="0" w:space="0" w:color="auto"/>
            <w:right w:val="none" w:sz="0" w:space="0" w:color="auto"/>
          </w:divBdr>
          <w:divsChild>
            <w:div w:id="1851287448">
              <w:marLeft w:val="0"/>
              <w:marRight w:val="0"/>
              <w:marTop w:val="0"/>
              <w:marBottom w:val="0"/>
              <w:divBdr>
                <w:top w:val="none" w:sz="0" w:space="0" w:color="auto"/>
                <w:left w:val="none" w:sz="0" w:space="0" w:color="auto"/>
                <w:bottom w:val="none" w:sz="0" w:space="0" w:color="auto"/>
                <w:right w:val="none" w:sz="0" w:space="0" w:color="auto"/>
              </w:divBdr>
              <w:divsChild>
                <w:div w:id="1679118381">
                  <w:marLeft w:val="0"/>
                  <w:marRight w:val="0"/>
                  <w:marTop w:val="0"/>
                  <w:marBottom w:val="0"/>
                  <w:divBdr>
                    <w:top w:val="none" w:sz="0" w:space="0" w:color="auto"/>
                    <w:left w:val="none" w:sz="0" w:space="0" w:color="auto"/>
                    <w:bottom w:val="none" w:sz="0" w:space="0" w:color="auto"/>
                    <w:right w:val="none" w:sz="0" w:space="0" w:color="auto"/>
                  </w:divBdr>
                  <w:divsChild>
                    <w:div w:id="1193300383">
                      <w:marLeft w:val="0"/>
                      <w:marRight w:val="0"/>
                      <w:marTop w:val="0"/>
                      <w:marBottom w:val="0"/>
                      <w:divBdr>
                        <w:top w:val="none" w:sz="0" w:space="0" w:color="auto"/>
                        <w:left w:val="none" w:sz="0" w:space="0" w:color="auto"/>
                        <w:bottom w:val="none" w:sz="0" w:space="0" w:color="auto"/>
                        <w:right w:val="none" w:sz="0" w:space="0" w:color="auto"/>
                      </w:divBdr>
                      <w:divsChild>
                        <w:div w:id="952790065">
                          <w:marLeft w:val="0"/>
                          <w:marRight w:val="0"/>
                          <w:marTop w:val="0"/>
                          <w:marBottom w:val="0"/>
                          <w:divBdr>
                            <w:top w:val="none" w:sz="0" w:space="0" w:color="auto"/>
                            <w:left w:val="none" w:sz="0" w:space="0" w:color="auto"/>
                            <w:bottom w:val="none" w:sz="0" w:space="0" w:color="auto"/>
                            <w:right w:val="none" w:sz="0" w:space="0" w:color="auto"/>
                          </w:divBdr>
                          <w:divsChild>
                            <w:div w:id="1899785442">
                              <w:marLeft w:val="0"/>
                              <w:marRight w:val="0"/>
                              <w:marTop w:val="0"/>
                              <w:marBottom w:val="0"/>
                              <w:divBdr>
                                <w:top w:val="none" w:sz="0" w:space="0" w:color="auto"/>
                                <w:left w:val="none" w:sz="0" w:space="0" w:color="auto"/>
                                <w:bottom w:val="none" w:sz="0" w:space="0" w:color="auto"/>
                                <w:right w:val="none" w:sz="0" w:space="0" w:color="auto"/>
                              </w:divBdr>
                              <w:divsChild>
                                <w:div w:id="152235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27582">
      <w:bodyDiv w:val="1"/>
      <w:marLeft w:val="0"/>
      <w:marRight w:val="0"/>
      <w:marTop w:val="0"/>
      <w:marBottom w:val="0"/>
      <w:divBdr>
        <w:top w:val="none" w:sz="0" w:space="0" w:color="auto"/>
        <w:left w:val="none" w:sz="0" w:space="0" w:color="auto"/>
        <w:bottom w:val="none" w:sz="0" w:space="0" w:color="auto"/>
        <w:right w:val="none" w:sz="0" w:space="0" w:color="auto"/>
      </w:divBdr>
      <w:divsChild>
        <w:div w:id="1561330952">
          <w:marLeft w:val="0"/>
          <w:marRight w:val="0"/>
          <w:marTop w:val="0"/>
          <w:marBottom w:val="0"/>
          <w:divBdr>
            <w:top w:val="none" w:sz="0" w:space="0" w:color="auto"/>
            <w:left w:val="none" w:sz="0" w:space="0" w:color="auto"/>
            <w:bottom w:val="none" w:sz="0" w:space="0" w:color="auto"/>
            <w:right w:val="none" w:sz="0" w:space="0" w:color="auto"/>
          </w:divBdr>
          <w:divsChild>
            <w:div w:id="1787505903">
              <w:marLeft w:val="0"/>
              <w:marRight w:val="0"/>
              <w:marTop w:val="0"/>
              <w:marBottom w:val="0"/>
              <w:divBdr>
                <w:top w:val="none" w:sz="0" w:space="0" w:color="auto"/>
                <w:left w:val="none" w:sz="0" w:space="0" w:color="auto"/>
                <w:bottom w:val="none" w:sz="0" w:space="0" w:color="auto"/>
                <w:right w:val="none" w:sz="0" w:space="0" w:color="auto"/>
              </w:divBdr>
              <w:divsChild>
                <w:div w:id="157039526">
                  <w:marLeft w:val="0"/>
                  <w:marRight w:val="0"/>
                  <w:marTop w:val="0"/>
                  <w:marBottom w:val="0"/>
                  <w:divBdr>
                    <w:top w:val="none" w:sz="0" w:space="0" w:color="auto"/>
                    <w:left w:val="none" w:sz="0" w:space="0" w:color="auto"/>
                    <w:bottom w:val="none" w:sz="0" w:space="0" w:color="auto"/>
                    <w:right w:val="none" w:sz="0" w:space="0" w:color="auto"/>
                  </w:divBdr>
                  <w:divsChild>
                    <w:div w:id="1700086035">
                      <w:marLeft w:val="0"/>
                      <w:marRight w:val="0"/>
                      <w:marTop w:val="0"/>
                      <w:marBottom w:val="0"/>
                      <w:divBdr>
                        <w:top w:val="none" w:sz="0" w:space="0" w:color="auto"/>
                        <w:left w:val="none" w:sz="0" w:space="0" w:color="auto"/>
                        <w:bottom w:val="none" w:sz="0" w:space="0" w:color="auto"/>
                        <w:right w:val="none" w:sz="0" w:space="0" w:color="auto"/>
                      </w:divBdr>
                      <w:divsChild>
                        <w:div w:id="1826123716">
                          <w:marLeft w:val="0"/>
                          <w:marRight w:val="0"/>
                          <w:marTop w:val="0"/>
                          <w:marBottom w:val="0"/>
                          <w:divBdr>
                            <w:top w:val="none" w:sz="0" w:space="0" w:color="auto"/>
                            <w:left w:val="none" w:sz="0" w:space="0" w:color="auto"/>
                            <w:bottom w:val="none" w:sz="0" w:space="0" w:color="auto"/>
                            <w:right w:val="none" w:sz="0" w:space="0" w:color="auto"/>
                          </w:divBdr>
                          <w:divsChild>
                            <w:div w:id="968632899">
                              <w:marLeft w:val="0"/>
                              <w:marRight w:val="0"/>
                              <w:marTop w:val="0"/>
                              <w:marBottom w:val="0"/>
                              <w:divBdr>
                                <w:top w:val="none" w:sz="0" w:space="0" w:color="auto"/>
                                <w:left w:val="none" w:sz="0" w:space="0" w:color="auto"/>
                                <w:bottom w:val="none" w:sz="0" w:space="0" w:color="auto"/>
                                <w:right w:val="none" w:sz="0" w:space="0" w:color="auto"/>
                              </w:divBdr>
                              <w:divsChild>
                                <w:div w:id="1695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554027">
      <w:bodyDiv w:val="1"/>
      <w:marLeft w:val="0"/>
      <w:marRight w:val="0"/>
      <w:marTop w:val="0"/>
      <w:marBottom w:val="0"/>
      <w:divBdr>
        <w:top w:val="none" w:sz="0" w:space="0" w:color="auto"/>
        <w:left w:val="none" w:sz="0" w:space="0" w:color="auto"/>
        <w:bottom w:val="none" w:sz="0" w:space="0" w:color="auto"/>
        <w:right w:val="none" w:sz="0" w:space="0" w:color="auto"/>
      </w:divBdr>
    </w:div>
    <w:div w:id="455375988">
      <w:bodyDiv w:val="1"/>
      <w:marLeft w:val="0"/>
      <w:marRight w:val="0"/>
      <w:marTop w:val="0"/>
      <w:marBottom w:val="0"/>
      <w:divBdr>
        <w:top w:val="none" w:sz="0" w:space="0" w:color="auto"/>
        <w:left w:val="none" w:sz="0" w:space="0" w:color="auto"/>
        <w:bottom w:val="none" w:sz="0" w:space="0" w:color="auto"/>
        <w:right w:val="none" w:sz="0" w:space="0" w:color="auto"/>
      </w:divBdr>
    </w:div>
    <w:div w:id="461047624">
      <w:bodyDiv w:val="1"/>
      <w:marLeft w:val="0"/>
      <w:marRight w:val="0"/>
      <w:marTop w:val="0"/>
      <w:marBottom w:val="0"/>
      <w:divBdr>
        <w:top w:val="none" w:sz="0" w:space="0" w:color="auto"/>
        <w:left w:val="none" w:sz="0" w:space="0" w:color="auto"/>
        <w:bottom w:val="none" w:sz="0" w:space="0" w:color="auto"/>
        <w:right w:val="none" w:sz="0" w:space="0" w:color="auto"/>
      </w:divBdr>
    </w:div>
    <w:div w:id="473379570">
      <w:bodyDiv w:val="1"/>
      <w:marLeft w:val="0"/>
      <w:marRight w:val="0"/>
      <w:marTop w:val="0"/>
      <w:marBottom w:val="0"/>
      <w:divBdr>
        <w:top w:val="none" w:sz="0" w:space="0" w:color="auto"/>
        <w:left w:val="none" w:sz="0" w:space="0" w:color="auto"/>
        <w:bottom w:val="none" w:sz="0" w:space="0" w:color="auto"/>
        <w:right w:val="none" w:sz="0" w:space="0" w:color="auto"/>
      </w:divBdr>
    </w:div>
    <w:div w:id="473840553">
      <w:bodyDiv w:val="1"/>
      <w:marLeft w:val="0"/>
      <w:marRight w:val="0"/>
      <w:marTop w:val="0"/>
      <w:marBottom w:val="0"/>
      <w:divBdr>
        <w:top w:val="none" w:sz="0" w:space="0" w:color="auto"/>
        <w:left w:val="none" w:sz="0" w:space="0" w:color="auto"/>
        <w:bottom w:val="none" w:sz="0" w:space="0" w:color="auto"/>
        <w:right w:val="none" w:sz="0" w:space="0" w:color="auto"/>
      </w:divBdr>
      <w:divsChild>
        <w:div w:id="318386720">
          <w:marLeft w:val="0"/>
          <w:marRight w:val="0"/>
          <w:marTop w:val="0"/>
          <w:marBottom w:val="0"/>
          <w:divBdr>
            <w:top w:val="none" w:sz="0" w:space="0" w:color="auto"/>
            <w:left w:val="none" w:sz="0" w:space="0" w:color="auto"/>
            <w:bottom w:val="none" w:sz="0" w:space="0" w:color="auto"/>
            <w:right w:val="none" w:sz="0" w:space="0" w:color="auto"/>
          </w:divBdr>
          <w:divsChild>
            <w:div w:id="1030034647">
              <w:marLeft w:val="0"/>
              <w:marRight w:val="0"/>
              <w:marTop w:val="0"/>
              <w:marBottom w:val="0"/>
              <w:divBdr>
                <w:top w:val="none" w:sz="0" w:space="0" w:color="auto"/>
                <w:left w:val="none" w:sz="0" w:space="0" w:color="auto"/>
                <w:bottom w:val="none" w:sz="0" w:space="0" w:color="auto"/>
                <w:right w:val="none" w:sz="0" w:space="0" w:color="auto"/>
              </w:divBdr>
              <w:divsChild>
                <w:div w:id="345257395">
                  <w:marLeft w:val="0"/>
                  <w:marRight w:val="0"/>
                  <w:marTop w:val="0"/>
                  <w:marBottom w:val="0"/>
                  <w:divBdr>
                    <w:top w:val="none" w:sz="0" w:space="0" w:color="auto"/>
                    <w:left w:val="none" w:sz="0" w:space="0" w:color="auto"/>
                    <w:bottom w:val="none" w:sz="0" w:space="0" w:color="auto"/>
                    <w:right w:val="none" w:sz="0" w:space="0" w:color="auto"/>
                  </w:divBdr>
                  <w:divsChild>
                    <w:div w:id="173880738">
                      <w:marLeft w:val="0"/>
                      <w:marRight w:val="0"/>
                      <w:marTop w:val="0"/>
                      <w:marBottom w:val="0"/>
                      <w:divBdr>
                        <w:top w:val="none" w:sz="0" w:space="0" w:color="auto"/>
                        <w:left w:val="none" w:sz="0" w:space="0" w:color="auto"/>
                        <w:bottom w:val="none" w:sz="0" w:space="0" w:color="auto"/>
                        <w:right w:val="none" w:sz="0" w:space="0" w:color="auto"/>
                      </w:divBdr>
                      <w:divsChild>
                        <w:div w:id="397022526">
                          <w:marLeft w:val="0"/>
                          <w:marRight w:val="0"/>
                          <w:marTop w:val="0"/>
                          <w:marBottom w:val="0"/>
                          <w:divBdr>
                            <w:top w:val="none" w:sz="0" w:space="0" w:color="auto"/>
                            <w:left w:val="none" w:sz="0" w:space="0" w:color="auto"/>
                            <w:bottom w:val="none" w:sz="0" w:space="0" w:color="auto"/>
                            <w:right w:val="none" w:sz="0" w:space="0" w:color="auto"/>
                          </w:divBdr>
                          <w:divsChild>
                            <w:div w:id="2078436133">
                              <w:marLeft w:val="0"/>
                              <w:marRight w:val="0"/>
                              <w:marTop w:val="0"/>
                              <w:marBottom w:val="0"/>
                              <w:divBdr>
                                <w:top w:val="none" w:sz="0" w:space="0" w:color="auto"/>
                                <w:left w:val="none" w:sz="0" w:space="0" w:color="auto"/>
                                <w:bottom w:val="none" w:sz="0" w:space="0" w:color="auto"/>
                                <w:right w:val="none" w:sz="0" w:space="0" w:color="auto"/>
                              </w:divBdr>
                              <w:divsChild>
                                <w:div w:id="36806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3935335">
      <w:bodyDiv w:val="1"/>
      <w:marLeft w:val="0"/>
      <w:marRight w:val="0"/>
      <w:marTop w:val="0"/>
      <w:marBottom w:val="0"/>
      <w:divBdr>
        <w:top w:val="none" w:sz="0" w:space="0" w:color="auto"/>
        <w:left w:val="none" w:sz="0" w:space="0" w:color="auto"/>
        <w:bottom w:val="none" w:sz="0" w:space="0" w:color="auto"/>
        <w:right w:val="none" w:sz="0" w:space="0" w:color="auto"/>
      </w:divBdr>
      <w:divsChild>
        <w:div w:id="1858620555">
          <w:marLeft w:val="0"/>
          <w:marRight w:val="0"/>
          <w:marTop w:val="0"/>
          <w:marBottom w:val="0"/>
          <w:divBdr>
            <w:top w:val="none" w:sz="0" w:space="0" w:color="auto"/>
            <w:left w:val="none" w:sz="0" w:space="0" w:color="auto"/>
            <w:bottom w:val="none" w:sz="0" w:space="0" w:color="auto"/>
            <w:right w:val="none" w:sz="0" w:space="0" w:color="auto"/>
          </w:divBdr>
          <w:divsChild>
            <w:div w:id="617224547">
              <w:marLeft w:val="0"/>
              <w:marRight w:val="0"/>
              <w:marTop w:val="0"/>
              <w:marBottom w:val="0"/>
              <w:divBdr>
                <w:top w:val="none" w:sz="0" w:space="0" w:color="auto"/>
                <w:left w:val="none" w:sz="0" w:space="0" w:color="auto"/>
                <w:bottom w:val="none" w:sz="0" w:space="0" w:color="auto"/>
                <w:right w:val="none" w:sz="0" w:space="0" w:color="auto"/>
              </w:divBdr>
              <w:divsChild>
                <w:div w:id="626743914">
                  <w:marLeft w:val="0"/>
                  <w:marRight w:val="0"/>
                  <w:marTop w:val="0"/>
                  <w:marBottom w:val="0"/>
                  <w:divBdr>
                    <w:top w:val="none" w:sz="0" w:space="0" w:color="auto"/>
                    <w:left w:val="none" w:sz="0" w:space="0" w:color="auto"/>
                    <w:bottom w:val="none" w:sz="0" w:space="0" w:color="auto"/>
                    <w:right w:val="none" w:sz="0" w:space="0" w:color="auto"/>
                  </w:divBdr>
                  <w:divsChild>
                    <w:div w:id="720204085">
                      <w:marLeft w:val="0"/>
                      <w:marRight w:val="0"/>
                      <w:marTop w:val="0"/>
                      <w:marBottom w:val="0"/>
                      <w:divBdr>
                        <w:top w:val="none" w:sz="0" w:space="0" w:color="auto"/>
                        <w:left w:val="none" w:sz="0" w:space="0" w:color="auto"/>
                        <w:bottom w:val="none" w:sz="0" w:space="0" w:color="auto"/>
                        <w:right w:val="none" w:sz="0" w:space="0" w:color="auto"/>
                      </w:divBdr>
                      <w:divsChild>
                        <w:div w:id="1955668769">
                          <w:marLeft w:val="0"/>
                          <w:marRight w:val="0"/>
                          <w:marTop w:val="0"/>
                          <w:marBottom w:val="0"/>
                          <w:divBdr>
                            <w:top w:val="none" w:sz="0" w:space="0" w:color="auto"/>
                            <w:left w:val="none" w:sz="0" w:space="0" w:color="auto"/>
                            <w:bottom w:val="none" w:sz="0" w:space="0" w:color="auto"/>
                            <w:right w:val="none" w:sz="0" w:space="0" w:color="auto"/>
                          </w:divBdr>
                          <w:divsChild>
                            <w:div w:id="338197305">
                              <w:marLeft w:val="0"/>
                              <w:marRight w:val="0"/>
                              <w:marTop w:val="0"/>
                              <w:marBottom w:val="0"/>
                              <w:divBdr>
                                <w:top w:val="none" w:sz="0" w:space="0" w:color="auto"/>
                                <w:left w:val="none" w:sz="0" w:space="0" w:color="auto"/>
                                <w:bottom w:val="none" w:sz="0" w:space="0" w:color="auto"/>
                                <w:right w:val="none" w:sz="0" w:space="0" w:color="auto"/>
                              </w:divBdr>
                              <w:divsChild>
                                <w:div w:id="13383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6413">
      <w:bodyDiv w:val="1"/>
      <w:marLeft w:val="0"/>
      <w:marRight w:val="0"/>
      <w:marTop w:val="0"/>
      <w:marBottom w:val="0"/>
      <w:divBdr>
        <w:top w:val="none" w:sz="0" w:space="0" w:color="auto"/>
        <w:left w:val="none" w:sz="0" w:space="0" w:color="auto"/>
        <w:bottom w:val="none" w:sz="0" w:space="0" w:color="auto"/>
        <w:right w:val="none" w:sz="0" w:space="0" w:color="auto"/>
      </w:divBdr>
    </w:div>
    <w:div w:id="612857330">
      <w:bodyDiv w:val="1"/>
      <w:marLeft w:val="0"/>
      <w:marRight w:val="0"/>
      <w:marTop w:val="0"/>
      <w:marBottom w:val="0"/>
      <w:divBdr>
        <w:top w:val="none" w:sz="0" w:space="0" w:color="auto"/>
        <w:left w:val="none" w:sz="0" w:space="0" w:color="auto"/>
        <w:bottom w:val="none" w:sz="0" w:space="0" w:color="auto"/>
        <w:right w:val="none" w:sz="0" w:space="0" w:color="auto"/>
      </w:divBdr>
      <w:divsChild>
        <w:div w:id="564025625">
          <w:marLeft w:val="0"/>
          <w:marRight w:val="0"/>
          <w:marTop w:val="0"/>
          <w:marBottom w:val="0"/>
          <w:divBdr>
            <w:top w:val="none" w:sz="0" w:space="0" w:color="auto"/>
            <w:left w:val="none" w:sz="0" w:space="0" w:color="auto"/>
            <w:bottom w:val="none" w:sz="0" w:space="0" w:color="auto"/>
            <w:right w:val="none" w:sz="0" w:space="0" w:color="auto"/>
          </w:divBdr>
          <w:divsChild>
            <w:div w:id="512885534">
              <w:marLeft w:val="0"/>
              <w:marRight w:val="0"/>
              <w:marTop w:val="0"/>
              <w:marBottom w:val="0"/>
              <w:divBdr>
                <w:top w:val="none" w:sz="0" w:space="0" w:color="auto"/>
                <w:left w:val="none" w:sz="0" w:space="0" w:color="auto"/>
                <w:bottom w:val="none" w:sz="0" w:space="0" w:color="auto"/>
                <w:right w:val="none" w:sz="0" w:space="0" w:color="auto"/>
              </w:divBdr>
            </w:div>
          </w:divsChild>
        </w:div>
        <w:div w:id="91627668">
          <w:marLeft w:val="0"/>
          <w:marRight w:val="0"/>
          <w:marTop w:val="0"/>
          <w:marBottom w:val="0"/>
          <w:divBdr>
            <w:top w:val="none" w:sz="0" w:space="0" w:color="auto"/>
            <w:left w:val="none" w:sz="0" w:space="0" w:color="auto"/>
            <w:bottom w:val="none" w:sz="0" w:space="0" w:color="auto"/>
            <w:right w:val="none" w:sz="0" w:space="0" w:color="auto"/>
          </w:divBdr>
          <w:divsChild>
            <w:div w:id="1038815180">
              <w:marLeft w:val="0"/>
              <w:marRight w:val="0"/>
              <w:marTop w:val="0"/>
              <w:marBottom w:val="0"/>
              <w:divBdr>
                <w:top w:val="none" w:sz="0" w:space="0" w:color="auto"/>
                <w:left w:val="none" w:sz="0" w:space="0" w:color="auto"/>
                <w:bottom w:val="none" w:sz="0" w:space="0" w:color="auto"/>
                <w:right w:val="none" w:sz="0" w:space="0" w:color="auto"/>
              </w:divBdr>
            </w:div>
          </w:divsChild>
        </w:div>
        <w:div w:id="1615281451">
          <w:marLeft w:val="0"/>
          <w:marRight w:val="0"/>
          <w:marTop w:val="0"/>
          <w:marBottom w:val="0"/>
          <w:divBdr>
            <w:top w:val="none" w:sz="0" w:space="0" w:color="auto"/>
            <w:left w:val="none" w:sz="0" w:space="0" w:color="auto"/>
            <w:bottom w:val="none" w:sz="0" w:space="0" w:color="auto"/>
            <w:right w:val="none" w:sz="0" w:space="0" w:color="auto"/>
          </w:divBdr>
          <w:divsChild>
            <w:div w:id="162091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45880">
      <w:bodyDiv w:val="1"/>
      <w:marLeft w:val="0"/>
      <w:marRight w:val="0"/>
      <w:marTop w:val="0"/>
      <w:marBottom w:val="0"/>
      <w:divBdr>
        <w:top w:val="none" w:sz="0" w:space="0" w:color="auto"/>
        <w:left w:val="none" w:sz="0" w:space="0" w:color="auto"/>
        <w:bottom w:val="none" w:sz="0" w:space="0" w:color="auto"/>
        <w:right w:val="none" w:sz="0" w:space="0" w:color="auto"/>
      </w:divBdr>
    </w:div>
    <w:div w:id="624432453">
      <w:bodyDiv w:val="1"/>
      <w:marLeft w:val="0"/>
      <w:marRight w:val="0"/>
      <w:marTop w:val="0"/>
      <w:marBottom w:val="0"/>
      <w:divBdr>
        <w:top w:val="none" w:sz="0" w:space="0" w:color="auto"/>
        <w:left w:val="none" w:sz="0" w:space="0" w:color="auto"/>
        <w:bottom w:val="none" w:sz="0" w:space="0" w:color="auto"/>
        <w:right w:val="none" w:sz="0" w:space="0" w:color="auto"/>
      </w:divBdr>
      <w:divsChild>
        <w:div w:id="1565027617">
          <w:marLeft w:val="0"/>
          <w:marRight w:val="0"/>
          <w:marTop w:val="0"/>
          <w:marBottom w:val="0"/>
          <w:divBdr>
            <w:top w:val="none" w:sz="0" w:space="0" w:color="auto"/>
            <w:left w:val="none" w:sz="0" w:space="0" w:color="auto"/>
            <w:bottom w:val="none" w:sz="0" w:space="0" w:color="auto"/>
            <w:right w:val="none" w:sz="0" w:space="0" w:color="auto"/>
          </w:divBdr>
          <w:divsChild>
            <w:div w:id="515074201">
              <w:marLeft w:val="0"/>
              <w:marRight w:val="0"/>
              <w:marTop w:val="0"/>
              <w:marBottom w:val="0"/>
              <w:divBdr>
                <w:top w:val="none" w:sz="0" w:space="0" w:color="auto"/>
                <w:left w:val="none" w:sz="0" w:space="0" w:color="auto"/>
                <w:bottom w:val="none" w:sz="0" w:space="0" w:color="auto"/>
                <w:right w:val="none" w:sz="0" w:space="0" w:color="auto"/>
              </w:divBdr>
            </w:div>
          </w:divsChild>
        </w:div>
        <w:div w:id="1158417773">
          <w:marLeft w:val="0"/>
          <w:marRight w:val="0"/>
          <w:marTop w:val="0"/>
          <w:marBottom w:val="0"/>
          <w:divBdr>
            <w:top w:val="none" w:sz="0" w:space="0" w:color="auto"/>
            <w:left w:val="none" w:sz="0" w:space="0" w:color="auto"/>
            <w:bottom w:val="none" w:sz="0" w:space="0" w:color="auto"/>
            <w:right w:val="none" w:sz="0" w:space="0" w:color="auto"/>
          </w:divBdr>
          <w:divsChild>
            <w:div w:id="563638705">
              <w:marLeft w:val="0"/>
              <w:marRight w:val="0"/>
              <w:marTop w:val="0"/>
              <w:marBottom w:val="0"/>
              <w:divBdr>
                <w:top w:val="none" w:sz="0" w:space="0" w:color="auto"/>
                <w:left w:val="none" w:sz="0" w:space="0" w:color="auto"/>
                <w:bottom w:val="none" w:sz="0" w:space="0" w:color="auto"/>
                <w:right w:val="none" w:sz="0" w:space="0" w:color="auto"/>
              </w:divBdr>
            </w:div>
          </w:divsChild>
        </w:div>
        <w:div w:id="217670136">
          <w:marLeft w:val="0"/>
          <w:marRight w:val="0"/>
          <w:marTop w:val="0"/>
          <w:marBottom w:val="0"/>
          <w:divBdr>
            <w:top w:val="none" w:sz="0" w:space="0" w:color="auto"/>
            <w:left w:val="none" w:sz="0" w:space="0" w:color="auto"/>
            <w:bottom w:val="none" w:sz="0" w:space="0" w:color="auto"/>
            <w:right w:val="none" w:sz="0" w:space="0" w:color="auto"/>
          </w:divBdr>
          <w:divsChild>
            <w:div w:id="1614046564">
              <w:marLeft w:val="0"/>
              <w:marRight w:val="0"/>
              <w:marTop w:val="0"/>
              <w:marBottom w:val="0"/>
              <w:divBdr>
                <w:top w:val="none" w:sz="0" w:space="0" w:color="auto"/>
                <w:left w:val="none" w:sz="0" w:space="0" w:color="auto"/>
                <w:bottom w:val="none" w:sz="0" w:space="0" w:color="auto"/>
                <w:right w:val="none" w:sz="0" w:space="0" w:color="auto"/>
              </w:divBdr>
            </w:div>
            <w:div w:id="235555759">
              <w:marLeft w:val="0"/>
              <w:marRight w:val="0"/>
              <w:marTop w:val="0"/>
              <w:marBottom w:val="0"/>
              <w:divBdr>
                <w:top w:val="none" w:sz="0" w:space="0" w:color="auto"/>
                <w:left w:val="none" w:sz="0" w:space="0" w:color="auto"/>
                <w:bottom w:val="none" w:sz="0" w:space="0" w:color="auto"/>
                <w:right w:val="none" w:sz="0" w:space="0" w:color="auto"/>
              </w:divBdr>
            </w:div>
            <w:div w:id="82146639">
              <w:marLeft w:val="0"/>
              <w:marRight w:val="0"/>
              <w:marTop w:val="0"/>
              <w:marBottom w:val="0"/>
              <w:divBdr>
                <w:top w:val="none" w:sz="0" w:space="0" w:color="auto"/>
                <w:left w:val="none" w:sz="0" w:space="0" w:color="auto"/>
                <w:bottom w:val="none" w:sz="0" w:space="0" w:color="auto"/>
                <w:right w:val="none" w:sz="0" w:space="0" w:color="auto"/>
              </w:divBdr>
            </w:div>
            <w:div w:id="1622375170">
              <w:marLeft w:val="0"/>
              <w:marRight w:val="0"/>
              <w:marTop w:val="0"/>
              <w:marBottom w:val="0"/>
              <w:divBdr>
                <w:top w:val="none" w:sz="0" w:space="0" w:color="auto"/>
                <w:left w:val="none" w:sz="0" w:space="0" w:color="auto"/>
                <w:bottom w:val="none" w:sz="0" w:space="0" w:color="auto"/>
                <w:right w:val="none" w:sz="0" w:space="0" w:color="auto"/>
              </w:divBdr>
            </w:div>
            <w:div w:id="557328760">
              <w:marLeft w:val="0"/>
              <w:marRight w:val="0"/>
              <w:marTop w:val="0"/>
              <w:marBottom w:val="0"/>
              <w:divBdr>
                <w:top w:val="none" w:sz="0" w:space="0" w:color="auto"/>
                <w:left w:val="none" w:sz="0" w:space="0" w:color="auto"/>
                <w:bottom w:val="none" w:sz="0" w:space="0" w:color="auto"/>
                <w:right w:val="none" w:sz="0" w:space="0" w:color="auto"/>
              </w:divBdr>
            </w:div>
            <w:div w:id="1835142809">
              <w:marLeft w:val="0"/>
              <w:marRight w:val="0"/>
              <w:marTop w:val="0"/>
              <w:marBottom w:val="0"/>
              <w:divBdr>
                <w:top w:val="none" w:sz="0" w:space="0" w:color="auto"/>
                <w:left w:val="none" w:sz="0" w:space="0" w:color="auto"/>
                <w:bottom w:val="none" w:sz="0" w:space="0" w:color="auto"/>
                <w:right w:val="none" w:sz="0" w:space="0" w:color="auto"/>
              </w:divBdr>
            </w:div>
          </w:divsChild>
        </w:div>
        <w:div w:id="1068650183">
          <w:marLeft w:val="0"/>
          <w:marRight w:val="0"/>
          <w:marTop w:val="0"/>
          <w:marBottom w:val="0"/>
          <w:divBdr>
            <w:top w:val="none" w:sz="0" w:space="0" w:color="auto"/>
            <w:left w:val="none" w:sz="0" w:space="0" w:color="auto"/>
            <w:bottom w:val="none" w:sz="0" w:space="0" w:color="auto"/>
            <w:right w:val="none" w:sz="0" w:space="0" w:color="auto"/>
          </w:divBdr>
          <w:divsChild>
            <w:div w:id="452476907">
              <w:marLeft w:val="0"/>
              <w:marRight w:val="0"/>
              <w:marTop w:val="0"/>
              <w:marBottom w:val="0"/>
              <w:divBdr>
                <w:top w:val="none" w:sz="0" w:space="0" w:color="auto"/>
                <w:left w:val="none" w:sz="0" w:space="0" w:color="auto"/>
                <w:bottom w:val="none" w:sz="0" w:space="0" w:color="auto"/>
                <w:right w:val="none" w:sz="0" w:space="0" w:color="auto"/>
              </w:divBdr>
            </w:div>
          </w:divsChild>
        </w:div>
        <w:div w:id="678310085">
          <w:marLeft w:val="0"/>
          <w:marRight w:val="0"/>
          <w:marTop w:val="0"/>
          <w:marBottom w:val="0"/>
          <w:divBdr>
            <w:top w:val="none" w:sz="0" w:space="0" w:color="auto"/>
            <w:left w:val="none" w:sz="0" w:space="0" w:color="auto"/>
            <w:bottom w:val="none" w:sz="0" w:space="0" w:color="auto"/>
            <w:right w:val="none" w:sz="0" w:space="0" w:color="auto"/>
          </w:divBdr>
          <w:divsChild>
            <w:div w:id="1208761099">
              <w:marLeft w:val="0"/>
              <w:marRight w:val="0"/>
              <w:marTop w:val="0"/>
              <w:marBottom w:val="0"/>
              <w:divBdr>
                <w:top w:val="none" w:sz="0" w:space="0" w:color="auto"/>
                <w:left w:val="none" w:sz="0" w:space="0" w:color="auto"/>
                <w:bottom w:val="none" w:sz="0" w:space="0" w:color="auto"/>
                <w:right w:val="none" w:sz="0" w:space="0" w:color="auto"/>
              </w:divBdr>
            </w:div>
          </w:divsChild>
        </w:div>
        <w:div w:id="1076634163">
          <w:marLeft w:val="0"/>
          <w:marRight w:val="0"/>
          <w:marTop w:val="0"/>
          <w:marBottom w:val="0"/>
          <w:divBdr>
            <w:top w:val="none" w:sz="0" w:space="0" w:color="auto"/>
            <w:left w:val="none" w:sz="0" w:space="0" w:color="auto"/>
            <w:bottom w:val="none" w:sz="0" w:space="0" w:color="auto"/>
            <w:right w:val="none" w:sz="0" w:space="0" w:color="auto"/>
          </w:divBdr>
          <w:divsChild>
            <w:div w:id="2107536216">
              <w:marLeft w:val="0"/>
              <w:marRight w:val="0"/>
              <w:marTop w:val="0"/>
              <w:marBottom w:val="0"/>
              <w:divBdr>
                <w:top w:val="none" w:sz="0" w:space="0" w:color="auto"/>
                <w:left w:val="none" w:sz="0" w:space="0" w:color="auto"/>
                <w:bottom w:val="none" w:sz="0" w:space="0" w:color="auto"/>
                <w:right w:val="none" w:sz="0" w:space="0" w:color="auto"/>
              </w:divBdr>
            </w:div>
            <w:div w:id="713775762">
              <w:marLeft w:val="0"/>
              <w:marRight w:val="0"/>
              <w:marTop w:val="0"/>
              <w:marBottom w:val="0"/>
              <w:divBdr>
                <w:top w:val="none" w:sz="0" w:space="0" w:color="auto"/>
                <w:left w:val="none" w:sz="0" w:space="0" w:color="auto"/>
                <w:bottom w:val="none" w:sz="0" w:space="0" w:color="auto"/>
                <w:right w:val="none" w:sz="0" w:space="0" w:color="auto"/>
              </w:divBdr>
            </w:div>
            <w:div w:id="1074938709">
              <w:marLeft w:val="0"/>
              <w:marRight w:val="0"/>
              <w:marTop w:val="0"/>
              <w:marBottom w:val="0"/>
              <w:divBdr>
                <w:top w:val="none" w:sz="0" w:space="0" w:color="auto"/>
                <w:left w:val="none" w:sz="0" w:space="0" w:color="auto"/>
                <w:bottom w:val="none" w:sz="0" w:space="0" w:color="auto"/>
                <w:right w:val="none" w:sz="0" w:space="0" w:color="auto"/>
              </w:divBdr>
            </w:div>
            <w:div w:id="828210833">
              <w:marLeft w:val="0"/>
              <w:marRight w:val="0"/>
              <w:marTop w:val="0"/>
              <w:marBottom w:val="0"/>
              <w:divBdr>
                <w:top w:val="none" w:sz="0" w:space="0" w:color="auto"/>
                <w:left w:val="none" w:sz="0" w:space="0" w:color="auto"/>
                <w:bottom w:val="none" w:sz="0" w:space="0" w:color="auto"/>
                <w:right w:val="none" w:sz="0" w:space="0" w:color="auto"/>
              </w:divBdr>
            </w:div>
          </w:divsChild>
        </w:div>
        <w:div w:id="1341664567">
          <w:marLeft w:val="0"/>
          <w:marRight w:val="0"/>
          <w:marTop w:val="0"/>
          <w:marBottom w:val="0"/>
          <w:divBdr>
            <w:top w:val="none" w:sz="0" w:space="0" w:color="auto"/>
            <w:left w:val="none" w:sz="0" w:space="0" w:color="auto"/>
            <w:bottom w:val="none" w:sz="0" w:space="0" w:color="auto"/>
            <w:right w:val="none" w:sz="0" w:space="0" w:color="auto"/>
          </w:divBdr>
          <w:divsChild>
            <w:div w:id="4803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6894">
      <w:bodyDiv w:val="1"/>
      <w:marLeft w:val="0"/>
      <w:marRight w:val="0"/>
      <w:marTop w:val="0"/>
      <w:marBottom w:val="0"/>
      <w:divBdr>
        <w:top w:val="none" w:sz="0" w:space="0" w:color="auto"/>
        <w:left w:val="none" w:sz="0" w:space="0" w:color="auto"/>
        <w:bottom w:val="none" w:sz="0" w:space="0" w:color="auto"/>
        <w:right w:val="none" w:sz="0" w:space="0" w:color="auto"/>
      </w:divBdr>
    </w:div>
    <w:div w:id="679965293">
      <w:bodyDiv w:val="1"/>
      <w:marLeft w:val="0"/>
      <w:marRight w:val="0"/>
      <w:marTop w:val="0"/>
      <w:marBottom w:val="0"/>
      <w:divBdr>
        <w:top w:val="none" w:sz="0" w:space="0" w:color="auto"/>
        <w:left w:val="none" w:sz="0" w:space="0" w:color="auto"/>
        <w:bottom w:val="none" w:sz="0" w:space="0" w:color="auto"/>
        <w:right w:val="none" w:sz="0" w:space="0" w:color="auto"/>
      </w:divBdr>
      <w:divsChild>
        <w:div w:id="2030596779">
          <w:marLeft w:val="0"/>
          <w:marRight w:val="0"/>
          <w:marTop w:val="0"/>
          <w:marBottom w:val="0"/>
          <w:divBdr>
            <w:top w:val="none" w:sz="0" w:space="0" w:color="auto"/>
            <w:left w:val="none" w:sz="0" w:space="0" w:color="auto"/>
            <w:bottom w:val="none" w:sz="0" w:space="0" w:color="auto"/>
            <w:right w:val="none" w:sz="0" w:space="0" w:color="auto"/>
          </w:divBdr>
          <w:divsChild>
            <w:div w:id="1831797660">
              <w:marLeft w:val="0"/>
              <w:marRight w:val="0"/>
              <w:marTop w:val="0"/>
              <w:marBottom w:val="0"/>
              <w:divBdr>
                <w:top w:val="none" w:sz="0" w:space="0" w:color="auto"/>
                <w:left w:val="none" w:sz="0" w:space="0" w:color="auto"/>
                <w:bottom w:val="none" w:sz="0" w:space="0" w:color="auto"/>
                <w:right w:val="none" w:sz="0" w:space="0" w:color="auto"/>
              </w:divBdr>
              <w:divsChild>
                <w:div w:id="202451834">
                  <w:marLeft w:val="0"/>
                  <w:marRight w:val="0"/>
                  <w:marTop w:val="0"/>
                  <w:marBottom w:val="0"/>
                  <w:divBdr>
                    <w:top w:val="none" w:sz="0" w:space="0" w:color="auto"/>
                    <w:left w:val="none" w:sz="0" w:space="0" w:color="auto"/>
                    <w:bottom w:val="none" w:sz="0" w:space="0" w:color="auto"/>
                    <w:right w:val="none" w:sz="0" w:space="0" w:color="auto"/>
                  </w:divBdr>
                  <w:divsChild>
                    <w:div w:id="595794606">
                      <w:marLeft w:val="0"/>
                      <w:marRight w:val="0"/>
                      <w:marTop w:val="0"/>
                      <w:marBottom w:val="0"/>
                      <w:divBdr>
                        <w:top w:val="none" w:sz="0" w:space="0" w:color="auto"/>
                        <w:left w:val="none" w:sz="0" w:space="0" w:color="auto"/>
                        <w:bottom w:val="none" w:sz="0" w:space="0" w:color="auto"/>
                        <w:right w:val="none" w:sz="0" w:space="0" w:color="auto"/>
                      </w:divBdr>
                      <w:divsChild>
                        <w:div w:id="1556814477">
                          <w:marLeft w:val="0"/>
                          <w:marRight w:val="0"/>
                          <w:marTop w:val="0"/>
                          <w:marBottom w:val="0"/>
                          <w:divBdr>
                            <w:top w:val="none" w:sz="0" w:space="0" w:color="auto"/>
                            <w:left w:val="none" w:sz="0" w:space="0" w:color="auto"/>
                            <w:bottom w:val="none" w:sz="0" w:space="0" w:color="auto"/>
                            <w:right w:val="none" w:sz="0" w:space="0" w:color="auto"/>
                          </w:divBdr>
                          <w:divsChild>
                            <w:div w:id="727145074">
                              <w:marLeft w:val="0"/>
                              <w:marRight w:val="0"/>
                              <w:marTop w:val="0"/>
                              <w:marBottom w:val="0"/>
                              <w:divBdr>
                                <w:top w:val="none" w:sz="0" w:space="0" w:color="auto"/>
                                <w:left w:val="none" w:sz="0" w:space="0" w:color="auto"/>
                                <w:bottom w:val="none" w:sz="0" w:space="0" w:color="auto"/>
                                <w:right w:val="none" w:sz="0" w:space="0" w:color="auto"/>
                              </w:divBdr>
                              <w:divsChild>
                                <w:div w:id="93574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47133">
      <w:bodyDiv w:val="1"/>
      <w:marLeft w:val="0"/>
      <w:marRight w:val="0"/>
      <w:marTop w:val="0"/>
      <w:marBottom w:val="0"/>
      <w:divBdr>
        <w:top w:val="none" w:sz="0" w:space="0" w:color="auto"/>
        <w:left w:val="none" w:sz="0" w:space="0" w:color="auto"/>
        <w:bottom w:val="none" w:sz="0" w:space="0" w:color="auto"/>
        <w:right w:val="none" w:sz="0" w:space="0" w:color="auto"/>
      </w:divBdr>
      <w:divsChild>
        <w:div w:id="811143427">
          <w:marLeft w:val="0"/>
          <w:marRight w:val="0"/>
          <w:marTop w:val="0"/>
          <w:marBottom w:val="0"/>
          <w:divBdr>
            <w:top w:val="none" w:sz="0" w:space="0" w:color="auto"/>
            <w:left w:val="none" w:sz="0" w:space="0" w:color="auto"/>
            <w:bottom w:val="none" w:sz="0" w:space="0" w:color="auto"/>
            <w:right w:val="none" w:sz="0" w:space="0" w:color="auto"/>
          </w:divBdr>
          <w:divsChild>
            <w:div w:id="362482323">
              <w:marLeft w:val="0"/>
              <w:marRight w:val="0"/>
              <w:marTop w:val="0"/>
              <w:marBottom w:val="0"/>
              <w:divBdr>
                <w:top w:val="none" w:sz="0" w:space="0" w:color="auto"/>
                <w:left w:val="none" w:sz="0" w:space="0" w:color="auto"/>
                <w:bottom w:val="none" w:sz="0" w:space="0" w:color="auto"/>
                <w:right w:val="none" w:sz="0" w:space="0" w:color="auto"/>
              </w:divBdr>
              <w:divsChild>
                <w:div w:id="151944415">
                  <w:marLeft w:val="0"/>
                  <w:marRight w:val="0"/>
                  <w:marTop w:val="0"/>
                  <w:marBottom w:val="0"/>
                  <w:divBdr>
                    <w:top w:val="none" w:sz="0" w:space="0" w:color="auto"/>
                    <w:left w:val="none" w:sz="0" w:space="0" w:color="auto"/>
                    <w:bottom w:val="none" w:sz="0" w:space="0" w:color="auto"/>
                    <w:right w:val="none" w:sz="0" w:space="0" w:color="auto"/>
                  </w:divBdr>
                  <w:divsChild>
                    <w:div w:id="215552158">
                      <w:marLeft w:val="0"/>
                      <w:marRight w:val="0"/>
                      <w:marTop w:val="0"/>
                      <w:marBottom w:val="0"/>
                      <w:divBdr>
                        <w:top w:val="none" w:sz="0" w:space="0" w:color="auto"/>
                        <w:left w:val="none" w:sz="0" w:space="0" w:color="auto"/>
                        <w:bottom w:val="none" w:sz="0" w:space="0" w:color="auto"/>
                        <w:right w:val="none" w:sz="0" w:space="0" w:color="auto"/>
                      </w:divBdr>
                      <w:divsChild>
                        <w:div w:id="363018461">
                          <w:marLeft w:val="0"/>
                          <w:marRight w:val="0"/>
                          <w:marTop w:val="0"/>
                          <w:marBottom w:val="0"/>
                          <w:divBdr>
                            <w:top w:val="none" w:sz="0" w:space="0" w:color="auto"/>
                            <w:left w:val="none" w:sz="0" w:space="0" w:color="auto"/>
                            <w:bottom w:val="none" w:sz="0" w:space="0" w:color="auto"/>
                            <w:right w:val="none" w:sz="0" w:space="0" w:color="auto"/>
                          </w:divBdr>
                          <w:divsChild>
                            <w:div w:id="1737434469">
                              <w:marLeft w:val="0"/>
                              <w:marRight w:val="0"/>
                              <w:marTop w:val="0"/>
                              <w:marBottom w:val="0"/>
                              <w:divBdr>
                                <w:top w:val="none" w:sz="0" w:space="0" w:color="auto"/>
                                <w:left w:val="none" w:sz="0" w:space="0" w:color="auto"/>
                                <w:bottom w:val="none" w:sz="0" w:space="0" w:color="auto"/>
                                <w:right w:val="none" w:sz="0" w:space="0" w:color="auto"/>
                              </w:divBdr>
                              <w:divsChild>
                                <w:div w:id="1407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270238">
      <w:bodyDiv w:val="1"/>
      <w:marLeft w:val="0"/>
      <w:marRight w:val="0"/>
      <w:marTop w:val="0"/>
      <w:marBottom w:val="0"/>
      <w:divBdr>
        <w:top w:val="none" w:sz="0" w:space="0" w:color="auto"/>
        <w:left w:val="none" w:sz="0" w:space="0" w:color="auto"/>
        <w:bottom w:val="none" w:sz="0" w:space="0" w:color="auto"/>
        <w:right w:val="none" w:sz="0" w:space="0" w:color="auto"/>
      </w:divBdr>
      <w:divsChild>
        <w:div w:id="740642362">
          <w:marLeft w:val="0"/>
          <w:marRight w:val="0"/>
          <w:marTop w:val="0"/>
          <w:marBottom w:val="0"/>
          <w:divBdr>
            <w:top w:val="none" w:sz="0" w:space="0" w:color="auto"/>
            <w:left w:val="none" w:sz="0" w:space="0" w:color="auto"/>
            <w:bottom w:val="none" w:sz="0" w:space="0" w:color="auto"/>
            <w:right w:val="none" w:sz="0" w:space="0" w:color="auto"/>
          </w:divBdr>
          <w:divsChild>
            <w:div w:id="1939018504">
              <w:marLeft w:val="0"/>
              <w:marRight w:val="0"/>
              <w:marTop w:val="0"/>
              <w:marBottom w:val="0"/>
              <w:divBdr>
                <w:top w:val="none" w:sz="0" w:space="0" w:color="auto"/>
                <w:left w:val="none" w:sz="0" w:space="0" w:color="auto"/>
                <w:bottom w:val="none" w:sz="0" w:space="0" w:color="auto"/>
                <w:right w:val="none" w:sz="0" w:space="0" w:color="auto"/>
              </w:divBdr>
              <w:divsChild>
                <w:div w:id="2051879372">
                  <w:marLeft w:val="0"/>
                  <w:marRight w:val="0"/>
                  <w:marTop w:val="0"/>
                  <w:marBottom w:val="0"/>
                  <w:divBdr>
                    <w:top w:val="none" w:sz="0" w:space="0" w:color="auto"/>
                    <w:left w:val="none" w:sz="0" w:space="0" w:color="auto"/>
                    <w:bottom w:val="none" w:sz="0" w:space="0" w:color="auto"/>
                    <w:right w:val="none" w:sz="0" w:space="0" w:color="auto"/>
                  </w:divBdr>
                  <w:divsChild>
                    <w:div w:id="1110009119">
                      <w:marLeft w:val="0"/>
                      <w:marRight w:val="0"/>
                      <w:marTop w:val="0"/>
                      <w:marBottom w:val="0"/>
                      <w:divBdr>
                        <w:top w:val="none" w:sz="0" w:space="0" w:color="auto"/>
                        <w:left w:val="none" w:sz="0" w:space="0" w:color="auto"/>
                        <w:bottom w:val="none" w:sz="0" w:space="0" w:color="auto"/>
                        <w:right w:val="none" w:sz="0" w:space="0" w:color="auto"/>
                      </w:divBdr>
                      <w:divsChild>
                        <w:div w:id="267931665">
                          <w:marLeft w:val="0"/>
                          <w:marRight w:val="0"/>
                          <w:marTop w:val="0"/>
                          <w:marBottom w:val="0"/>
                          <w:divBdr>
                            <w:top w:val="none" w:sz="0" w:space="0" w:color="auto"/>
                            <w:left w:val="none" w:sz="0" w:space="0" w:color="auto"/>
                            <w:bottom w:val="none" w:sz="0" w:space="0" w:color="auto"/>
                            <w:right w:val="none" w:sz="0" w:space="0" w:color="auto"/>
                          </w:divBdr>
                          <w:divsChild>
                            <w:div w:id="68503084">
                              <w:marLeft w:val="0"/>
                              <w:marRight w:val="0"/>
                              <w:marTop w:val="0"/>
                              <w:marBottom w:val="0"/>
                              <w:divBdr>
                                <w:top w:val="none" w:sz="0" w:space="0" w:color="auto"/>
                                <w:left w:val="none" w:sz="0" w:space="0" w:color="auto"/>
                                <w:bottom w:val="none" w:sz="0" w:space="0" w:color="auto"/>
                                <w:right w:val="none" w:sz="0" w:space="0" w:color="auto"/>
                              </w:divBdr>
                              <w:divsChild>
                                <w:div w:id="76168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143967">
      <w:bodyDiv w:val="1"/>
      <w:marLeft w:val="0"/>
      <w:marRight w:val="0"/>
      <w:marTop w:val="0"/>
      <w:marBottom w:val="0"/>
      <w:divBdr>
        <w:top w:val="none" w:sz="0" w:space="0" w:color="auto"/>
        <w:left w:val="none" w:sz="0" w:space="0" w:color="auto"/>
        <w:bottom w:val="none" w:sz="0" w:space="0" w:color="auto"/>
        <w:right w:val="none" w:sz="0" w:space="0" w:color="auto"/>
      </w:divBdr>
      <w:divsChild>
        <w:div w:id="816730499">
          <w:marLeft w:val="0"/>
          <w:marRight w:val="0"/>
          <w:marTop w:val="0"/>
          <w:marBottom w:val="0"/>
          <w:divBdr>
            <w:top w:val="none" w:sz="0" w:space="0" w:color="auto"/>
            <w:left w:val="none" w:sz="0" w:space="0" w:color="auto"/>
            <w:bottom w:val="none" w:sz="0" w:space="0" w:color="auto"/>
            <w:right w:val="none" w:sz="0" w:space="0" w:color="auto"/>
          </w:divBdr>
          <w:divsChild>
            <w:div w:id="164252128">
              <w:marLeft w:val="0"/>
              <w:marRight w:val="0"/>
              <w:marTop w:val="0"/>
              <w:marBottom w:val="0"/>
              <w:divBdr>
                <w:top w:val="none" w:sz="0" w:space="0" w:color="auto"/>
                <w:left w:val="none" w:sz="0" w:space="0" w:color="auto"/>
                <w:bottom w:val="none" w:sz="0" w:space="0" w:color="auto"/>
                <w:right w:val="none" w:sz="0" w:space="0" w:color="auto"/>
              </w:divBdr>
              <w:divsChild>
                <w:div w:id="696733745">
                  <w:marLeft w:val="0"/>
                  <w:marRight w:val="0"/>
                  <w:marTop w:val="0"/>
                  <w:marBottom w:val="0"/>
                  <w:divBdr>
                    <w:top w:val="none" w:sz="0" w:space="0" w:color="auto"/>
                    <w:left w:val="none" w:sz="0" w:space="0" w:color="auto"/>
                    <w:bottom w:val="none" w:sz="0" w:space="0" w:color="auto"/>
                    <w:right w:val="none" w:sz="0" w:space="0" w:color="auto"/>
                  </w:divBdr>
                  <w:divsChild>
                    <w:div w:id="885489427">
                      <w:marLeft w:val="0"/>
                      <w:marRight w:val="0"/>
                      <w:marTop w:val="0"/>
                      <w:marBottom w:val="0"/>
                      <w:divBdr>
                        <w:top w:val="none" w:sz="0" w:space="0" w:color="auto"/>
                        <w:left w:val="none" w:sz="0" w:space="0" w:color="auto"/>
                        <w:bottom w:val="none" w:sz="0" w:space="0" w:color="auto"/>
                        <w:right w:val="none" w:sz="0" w:space="0" w:color="auto"/>
                      </w:divBdr>
                      <w:divsChild>
                        <w:div w:id="1106196976">
                          <w:marLeft w:val="0"/>
                          <w:marRight w:val="0"/>
                          <w:marTop w:val="0"/>
                          <w:marBottom w:val="0"/>
                          <w:divBdr>
                            <w:top w:val="none" w:sz="0" w:space="0" w:color="auto"/>
                            <w:left w:val="none" w:sz="0" w:space="0" w:color="auto"/>
                            <w:bottom w:val="none" w:sz="0" w:space="0" w:color="auto"/>
                            <w:right w:val="none" w:sz="0" w:space="0" w:color="auto"/>
                          </w:divBdr>
                          <w:divsChild>
                            <w:div w:id="87323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7331">
      <w:bodyDiv w:val="1"/>
      <w:marLeft w:val="0"/>
      <w:marRight w:val="0"/>
      <w:marTop w:val="0"/>
      <w:marBottom w:val="0"/>
      <w:divBdr>
        <w:top w:val="none" w:sz="0" w:space="0" w:color="auto"/>
        <w:left w:val="none" w:sz="0" w:space="0" w:color="auto"/>
        <w:bottom w:val="none" w:sz="0" w:space="0" w:color="auto"/>
        <w:right w:val="none" w:sz="0" w:space="0" w:color="auto"/>
      </w:divBdr>
      <w:divsChild>
        <w:div w:id="510485002">
          <w:marLeft w:val="0"/>
          <w:marRight w:val="0"/>
          <w:marTop w:val="0"/>
          <w:marBottom w:val="0"/>
          <w:divBdr>
            <w:top w:val="none" w:sz="0" w:space="0" w:color="auto"/>
            <w:left w:val="none" w:sz="0" w:space="0" w:color="auto"/>
            <w:bottom w:val="none" w:sz="0" w:space="0" w:color="auto"/>
            <w:right w:val="none" w:sz="0" w:space="0" w:color="auto"/>
          </w:divBdr>
          <w:divsChild>
            <w:div w:id="127863596">
              <w:marLeft w:val="0"/>
              <w:marRight w:val="0"/>
              <w:marTop w:val="0"/>
              <w:marBottom w:val="0"/>
              <w:divBdr>
                <w:top w:val="none" w:sz="0" w:space="0" w:color="auto"/>
                <w:left w:val="none" w:sz="0" w:space="0" w:color="auto"/>
                <w:bottom w:val="none" w:sz="0" w:space="0" w:color="auto"/>
                <w:right w:val="none" w:sz="0" w:space="0" w:color="auto"/>
              </w:divBdr>
              <w:divsChild>
                <w:div w:id="466552426">
                  <w:marLeft w:val="0"/>
                  <w:marRight w:val="0"/>
                  <w:marTop w:val="0"/>
                  <w:marBottom w:val="0"/>
                  <w:divBdr>
                    <w:top w:val="none" w:sz="0" w:space="0" w:color="auto"/>
                    <w:left w:val="none" w:sz="0" w:space="0" w:color="auto"/>
                    <w:bottom w:val="none" w:sz="0" w:space="0" w:color="auto"/>
                    <w:right w:val="none" w:sz="0" w:space="0" w:color="auto"/>
                  </w:divBdr>
                  <w:divsChild>
                    <w:div w:id="1434394984">
                      <w:marLeft w:val="0"/>
                      <w:marRight w:val="0"/>
                      <w:marTop w:val="0"/>
                      <w:marBottom w:val="0"/>
                      <w:divBdr>
                        <w:top w:val="none" w:sz="0" w:space="0" w:color="auto"/>
                        <w:left w:val="none" w:sz="0" w:space="0" w:color="auto"/>
                        <w:bottom w:val="none" w:sz="0" w:space="0" w:color="auto"/>
                        <w:right w:val="none" w:sz="0" w:space="0" w:color="auto"/>
                      </w:divBdr>
                      <w:divsChild>
                        <w:div w:id="1883714446">
                          <w:marLeft w:val="0"/>
                          <w:marRight w:val="0"/>
                          <w:marTop w:val="0"/>
                          <w:marBottom w:val="0"/>
                          <w:divBdr>
                            <w:top w:val="none" w:sz="0" w:space="0" w:color="auto"/>
                            <w:left w:val="none" w:sz="0" w:space="0" w:color="auto"/>
                            <w:bottom w:val="none" w:sz="0" w:space="0" w:color="auto"/>
                            <w:right w:val="none" w:sz="0" w:space="0" w:color="auto"/>
                          </w:divBdr>
                          <w:divsChild>
                            <w:div w:id="1731689413">
                              <w:marLeft w:val="0"/>
                              <w:marRight w:val="0"/>
                              <w:marTop w:val="0"/>
                              <w:marBottom w:val="0"/>
                              <w:divBdr>
                                <w:top w:val="none" w:sz="0" w:space="0" w:color="auto"/>
                                <w:left w:val="none" w:sz="0" w:space="0" w:color="auto"/>
                                <w:bottom w:val="none" w:sz="0" w:space="0" w:color="auto"/>
                                <w:right w:val="none" w:sz="0" w:space="0" w:color="auto"/>
                              </w:divBdr>
                              <w:divsChild>
                                <w:div w:id="15457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161907">
      <w:bodyDiv w:val="1"/>
      <w:marLeft w:val="0"/>
      <w:marRight w:val="0"/>
      <w:marTop w:val="0"/>
      <w:marBottom w:val="0"/>
      <w:divBdr>
        <w:top w:val="none" w:sz="0" w:space="0" w:color="auto"/>
        <w:left w:val="none" w:sz="0" w:space="0" w:color="auto"/>
        <w:bottom w:val="none" w:sz="0" w:space="0" w:color="auto"/>
        <w:right w:val="none" w:sz="0" w:space="0" w:color="auto"/>
      </w:divBdr>
    </w:div>
    <w:div w:id="801996529">
      <w:bodyDiv w:val="1"/>
      <w:marLeft w:val="0"/>
      <w:marRight w:val="0"/>
      <w:marTop w:val="0"/>
      <w:marBottom w:val="0"/>
      <w:divBdr>
        <w:top w:val="none" w:sz="0" w:space="0" w:color="auto"/>
        <w:left w:val="none" w:sz="0" w:space="0" w:color="auto"/>
        <w:bottom w:val="none" w:sz="0" w:space="0" w:color="auto"/>
        <w:right w:val="none" w:sz="0" w:space="0" w:color="auto"/>
      </w:divBdr>
    </w:div>
    <w:div w:id="860430853">
      <w:bodyDiv w:val="1"/>
      <w:marLeft w:val="0"/>
      <w:marRight w:val="0"/>
      <w:marTop w:val="0"/>
      <w:marBottom w:val="0"/>
      <w:divBdr>
        <w:top w:val="none" w:sz="0" w:space="0" w:color="auto"/>
        <w:left w:val="none" w:sz="0" w:space="0" w:color="auto"/>
        <w:bottom w:val="none" w:sz="0" w:space="0" w:color="auto"/>
        <w:right w:val="none" w:sz="0" w:space="0" w:color="auto"/>
      </w:divBdr>
    </w:div>
    <w:div w:id="861363969">
      <w:bodyDiv w:val="1"/>
      <w:marLeft w:val="0"/>
      <w:marRight w:val="0"/>
      <w:marTop w:val="0"/>
      <w:marBottom w:val="0"/>
      <w:divBdr>
        <w:top w:val="none" w:sz="0" w:space="0" w:color="auto"/>
        <w:left w:val="none" w:sz="0" w:space="0" w:color="auto"/>
        <w:bottom w:val="none" w:sz="0" w:space="0" w:color="auto"/>
        <w:right w:val="none" w:sz="0" w:space="0" w:color="auto"/>
      </w:divBdr>
      <w:divsChild>
        <w:div w:id="983461093">
          <w:marLeft w:val="0"/>
          <w:marRight w:val="0"/>
          <w:marTop w:val="0"/>
          <w:marBottom w:val="0"/>
          <w:divBdr>
            <w:top w:val="none" w:sz="0" w:space="0" w:color="auto"/>
            <w:left w:val="none" w:sz="0" w:space="0" w:color="auto"/>
            <w:bottom w:val="none" w:sz="0" w:space="0" w:color="auto"/>
            <w:right w:val="none" w:sz="0" w:space="0" w:color="auto"/>
          </w:divBdr>
          <w:divsChild>
            <w:div w:id="1399129140">
              <w:marLeft w:val="0"/>
              <w:marRight w:val="0"/>
              <w:marTop w:val="0"/>
              <w:marBottom w:val="0"/>
              <w:divBdr>
                <w:top w:val="none" w:sz="0" w:space="0" w:color="auto"/>
                <w:left w:val="none" w:sz="0" w:space="0" w:color="auto"/>
                <w:bottom w:val="none" w:sz="0" w:space="0" w:color="auto"/>
                <w:right w:val="none" w:sz="0" w:space="0" w:color="auto"/>
              </w:divBdr>
              <w:divsChild>
                <w:div w:id="2075272550">
                  <w:marLeft w:val="0"/>
                  <w:marRight w:val="0"/>
                  <w:marTop w:val="0"/>
                  <w:marBottom w:val="0"/>
                  <w:divBdr>
                    <w:top w:val="none" w:sz="0" w:space="0" w:color="auto"/>
                    <w:left w:val="none" w:sz="0" w:space="0" w:color="auto"/>
                    <w:bottom w:val="none" w:sz="0" w:space="0" w:color="auto"/>
                    <w:right w:val="none" w:sz="0" w:space="0" w:color="auto"/>
                  </w:divBdr>
                  <w:divsChild>
                    <w:div w:id="1748991745">
                      <w:marLeft w:val="0"/>
                      <w:marRight w:val="0"/>
                      <w:marTop w:val="0"/>
                      <w:marBottom w:val="0"/>
                      <w:divBdr>
                        <w:top w:val="none" w:sz="0" w:space="0" w:color="auto"/>
                        <w:left w:val="none" w:sz="0" w:space="0" w:color="auto"/>
                        <w:bottom w:val="none" w:sz="0" w:space="0" w:color="auto"/>
                        <w:right w:val="none" w:sz="0" w:space="0" w:color="auto"/>
                      </w:divBdr>
                      <w:divsChild>
                        <w:div w:id="896938147">
                          <w:marLeft w:val="0"/>
                          <w:marRight w:val="0"/>
                          <w:marTop w:val="0"/>
                          <w:marBottom w:val="0"/>
                          <w:divBdr>
                            <w:top w:val="none" w:sz="0" w:space="0" w:color="auto"/>
                            <w:left w:val="none" w:sz="0" w:space="0" w:color="auto"/>
                            <w:bottom w:val="none" w:sz="0" w:space="0" w:color="auto"/>
                            <w:right w:val="none" w:sz="0" w:space="0" w:color="auto"/>
                          </w:divBdr>
                          <w:divsChild>
                            <w:div w:id="227232604">
                              <w:marLeft w:val="0"/>
                              <w:marRight w:val="0"/>
                              <w:marTop w:val="0"/>
                              <w:marBottom w:val="0"/>
                              <w:divBdr>
                                <w:top w:val="none" w:sz="0" w:space="0" w:color="auto"/>
                                <w:left w:val="none" w:sz="0" w:space="0" w:color="auto"/>
                                <w:bottom w:val="none" w:sz="0" w:space="0" w:color="auto"/>
                                <w:right w:val="none" w:sz="0" w:space="0" w:color="auto"/>
                              </w:divBdr>
                              <w:divsChild>
                                <w:div w:id="15161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550939">
      <w:bodyDiv w:val="1"/>
      <w:marLeft w:val="0"/>
      <w:marRight w:val="0"/>
      <w:marTop w:val="0"/>
      <w:marBottom w:val="0"/>
      <w:divBdr>
        <w:top w:val="none" w:sz="0" w:space="0" w:color="auto"/>
        <w:left w:val="none" w:sz="0" w:space="0" w:color="auto"/>
        <w:bottom w:val="none" w:sz="0" w:space="0" w:color="auto"/>
        <w:right w:val="none" w:sz="0" w:space="0" w:color="auto"/>
      </w:divBdr>
    </w:div>
    <w:div w:id="896362097">
      <w:bodyDiv w:val="1"/>
      <w:marLeft w:val="0"/>
      <w:marRight w:val="0"/>
      <w:marTop w:val="0"/>
      <w:marBottom w:val="0"/>
      <w:divBdr>
        <w:top w:val="none" w:sz="0" w:space="0" w:color="auto"/>
        <w:left w:val="none" w:sz="0" w:space="0" w:color="auto"/>
        <w:bottom w:val="none" w:sz="0" w:space="0" w:color="auto"/>
        <w:right w:val="none" w:sz="0" w:space="0" w:color="auto"/>
      </w:divBdr>
      <w:divsChild>
        <w:div w:id="758252772">
          <w:marLeft w:val="0"/>
          <w:marRight w:val="0"/>
          <w:marTop w:val="0"/>
          <w:marBottom w:val="0"/>
          <w:divBdr>
            <w:top w:val="none" w:sz="0" w:space="0" w:color="auto"/>
            <w:left w:val="none" w:sz="0" w:space="0" w:color="auto"/>
            <w:bottom w:val="none" w:sz="0" w:space="0" w:color="auto"/>
            <w:right w:val="none" w:sz="0" w:space="0" w:color="auto"/>
          </w:divBdr>
          <w:divsChild>
            <w:div w:id="547768493">
              <w:marLeft w:val="0"/>
              <w:marRight w:val="0"/>
              <w:marTop w:val="0"/>
              <w:marBottom w:val="0"/>
              <w:divBdr>
                <w:top w:val="none" w:sz="0" w:space="0" w:color="auto"/>
                <w:left w:val="none" w:sz="0" w:space="0" w:color="auto"/>
                <w:bottom w:val="none" w:sz="0" w:space="0" w:color="auto"/>
                <w:right w:val="none" w:sz="0" w:space="0" w:color="auto"/>
              </w:divBdr>
            </w:div>
          </w:divsChild>
        </w:div>
        <w:div w:id="2001615733">
          <w:marLeft w:val="0"/>
          <w:marRight w:val="0"/>
          <w:marTop w:val="0"/>
          <w:marBottom w:val="0"/>
          <w:divBdr>
            <w:top w:val="none" w:sz="0" w:space="0" w:color="auto"/>
            <w:left w:val="none" w:sz="0" w:space="0" w:color="auto"/>
            <w:bottom w:val="none" w:sz="0" w:space="0" w:color="auto"/>
            <w:right w:val="none" w:sz="0" w:space="0" w:color="auto"/>
          </w:divBdr>
          <w:divsChild>
            <w:div w:id="672685931">
              <w:marLeft w:val="0"/>
              <w:marRight w:val="0"/>
              <w:marTop w:val="0"/>
              <w:marBottom w:val="0"/>
              <w:divBdr>
                <w:top w:val="none" w:sz="0" w:space="0" w:color="auto"/>
                <w:left w:val="none" w:sz="0" w:space="0" w:color="auto"/>
                <w:bottom w:val="none" w:sz="0" w:space="0" w:color="auto"/>
                <w:right w:val="none" w:sz="0" w:space="0" w:color="auto"/>
              </w:divBdr>
            </w:div>
            <w:div w:id="1033044366">
              <w:marLeft w:val="0"/>
              <w:marRight w:val="0"/>
              <w:marTop w:val="0"/>
              <w:marBottom w:val="0"/>
              <w:divBdr>
                <w:top w:val="none" w:sz="0" w:space="0" w:color="auto"/>
                <w:left w:val="none" w:sz="0" w:space="0" w:color="auto"/>
                <w:bottom w:val="none" w:sz="0" w:space="0" w:color="auto"/>
                <w:right w:val="none" w:sz="0" w:space="0" w:color="auto"/>
              </w:divBdr>
            </w:div>
            <w:div w:id="560212920">
              <w:marLeft w:val="0"/>
              <w:marRight w:val="0"/>
              <w:marTop w:val="0"/>
              <w:marBottom w:val="0"/>
              <w:divBdr>
                <w:top w:val="none" w:sz="0" w:space="0" w:color="auto"/>
                <w:left w:val="none" w:sz="0" w:space="0" w:color="auto"/>
                <w:bottom w:val="none" w:sz="0" w:space="0" w:color="auto"/>
                <w:right w:val="none" w:sz="0" w:space="0" w:color="auto"/>
              </w:divBdr>
            </w:div>
            <w:div w:id="1098016662">
              <w:marLeft w:val="0"/>
              <w:marRight w:val="0"/>
              <w:marTop w:val="0"/>
              <w:marBottom w:val="0"/>
              <w:divBdr>
                <w:top w:val="none" w:sz="0" w:space="0" w:color="auto"/>
                <w:left w:val="none" w:sz="0" w:space="0" w:color="auto"/>
                <w:bottom w:val="none" w:sz="0" w:space="0" w:color="auto"/>
                <w:right w:val="none" w:sz="0" w:space="0" w:color="auto"/>
              </w:divBdr>
            </w:div>
            <w:div w:id="1352563290">
              <w:marLeft w:val="0"/>
              <w:marRight w:val="0"/>
              <w:marTop w:val="0"/>
              <w:marBottom w:val="0"/>
              <w:divBdr>
                <w:top w:val="none" w:sz="0" w:space="0" w:color="auto"/>
                <w:left w:val="none" w:sz="0" w:space="0" w:color="auto"/>
                <w:bottom w:val="none" w:sz="0" w:space="0" w:color="auto"/>
                <w:right w:val="none" w:sz="0" w:space="0" w:color="auto"/>
              </w:divBdr>
            </w:div>
            <w:div w:id="179778004">
              <w:marLeft w:val="0"/>
              <w:marRight w:val="0"/>
              <w:marTop w:val="0"/>
              <w:marBottom w:val="0"/>
              <w:divBdr>
                <w:top w:val="none" w:sz="0" w:space="0" w:color="auto"/>
                <w:left w:val="none" w:sz="0" w:space="0" w:color="auto"/>
                <w:bottom w:val="none" w:sz="0" w:space="0" w:color="auto"/>
                <w:right w:val="none" w:sz="0" w:space="0" w:color="auto"/>
              </w:divBdr>
            </w:div>
            <w:div w:id="1320380513">
              <w:marLeft w:val="0"/>
              <w:marRight w:val="0"/>
              <w:marTop w:val="0"/>
              <w:marBottom w:val="0"/>
              <w:divBdr>
                <w:top w:val="none" w:sz="0" w:space="0" w:color="auto"/>
                <w:left w:val="none" w:sz="0" w:space="0" w:color="auto"/>
                <w:bottom w:val="none" w:sz="0" w:space="0" w:color="auto"/>
                <w:right w:val="none" w:sz="0" w:space="0" w:color="auto"/>
              </w:divBdr>
            </w:div>
            <w:div w:id="1804420438">
              <w:marLeft w:val="0"/>
              <w:marRight w:val="0"/>
              <w:marTop w:val="0"/>
              <w:marBottom w:val="0"/>
              <w:divBdr>
                <w:top w:val="none" w:sz="0" w:space="0" w:color="auto"/>
                <w:left w:val="none" w:sz="0" w:space="0" w:color="auto"/>
                <w:bottom w:val="none" w:sz="0" w:space="0" w:color="auto"/>
                <w:right w:val="none" w:sz="0" w:space="0" w:color="auto"/>
              </w:divBdr>
            </w:div>
            <w:div w:id="374697728">
              <w:marLeft w:val="0"/>
              <w:marRight w:val="0"/>
              <w:marTop w:val="0"/>
              <w:marBottom w:val="0"/>
              <w:divBdr>
                <w:top w:val="none" w:sz="0" w:space="0" w:color="auto"/>
                <w:left w:val="none" w:sz="0" w:space="0" w:color="auto"/>
                <w:bottom w:val="none" w:sz="0" w:space="0" w:color="auto"/>
                <w:right w:val="none" w:sz="0" w:space="0" w:color="auto"/>
              </w:divBdr>
            </w:div>
          </w:divsChild>
        </w:div>
        <w:div w:id="1353875117">
          <w:marLeft w:val="0"/>
          <w:marRight w:val="0"/>
          <w:marTop w:val="0"/>
          <w:marBottom w:val="0"/>
          <w:divBdr>
            <w:top w:val="none" w:sz="0" w:space="0" w:color="auto"/>
            <w:left w:val="none" w:sz="0" w:space="0" w:color="auto"/>
            <w:bottom w:val="none" w:sz="0" w:space="0" w:color="auto"/>
            <w:right w:val="none" w:sz="0" w:space="0" w:color="auto"/>
          </w:divBdr>
          <w:divsChild>
            <w:div w:id="370880911">
              <w:marLeft w:val="0"/>
              <w:marRight w:val="0"/>
              <w:marTop w:val="0"/>
              <w:marBottom w:val="0"/>
              <w:divBdr>
                <w:top w:val="none" w:sz="0" w:space="0" w:color="auto"/>
                <w:left w:val="none" w:sz="0" w:space="0" w:color="auto"/>
                <w:bottom w:val="none" w:sz="0" w:space="0" w:color="auto"/>
                <w:right w:val="none" w:sz="0" w:space="0" w:color="auto"/>
              </w:divBdr>
            </w:div>
          </w:divsChild>
        </w:div>
        <w:div w:id="308167087">
          <w:marLeft w:val="0"/>
          <w:marRight w:val="0"/>
          <w:marTop w:val="0"/>
          <w:marBottom w:val="0"/>
          <w:divBdr>
            <w:top w:val="none" w:sz="0" w:space="0" w:color="auto"/>
            <w:left w:val="none" w:sz="0" w:space="0" w:color="auto"/>
            <w:bottom w:val="none" w:sz="0" w:space="0" w:color="auto"/>
            <w:right w:val="none" w:sz="0" w:space="0" w:color="auto"/>
          </w:divBdr>
          <w:divsChild>
            <w:div w:id="1475219174">
              <w:marLeft w:val="0"/>
              <w:marRight w:val="0"/>
              <w:marTop w:val="0"/>
              <w:marBottom w:val="0"/>
              <w:divBdr>
                <w:top w:val="none" w:sz="0" w:space="0" w:color="auto"/>
                <w:left w:val="none" w:sz="0" w:space="0" w:color="auto"/>
                <w:bottom w:val="none" w:sz="0" w:space="0" w:color="auto"/>
                <w:right w:val="none" w:sz="0" w:space="0" w:color="auto"/>
              </w:divBdr>
            </w:div>
          </w:divsChild>
        </w:div>
        <w:div w:id="721559856">
          <w:marLeft w:val="0"/>
          <w:marRight w:val="0"/>
          <w:marTop w:val="0"/>
          <w:marBottom w:val="0"/>
          <w:divBdr>
            <w:top w:val="none" w:sz="0" w:space="0" w:color="auto"/>
            <w:left w:val="none" w:sz="0" w:space="0" w:color="auto"/>
            <w:bottom w:val="none" w:sz="0" w:space="0" w:color="auto"/>
            <w:right w:val="none" w:sz="0" w:space="0" w:color="auto"/>
          </w:divBdr>
          <w:divsChild>
            <w:div w:id="1769500305">
              <w:marLeft w:val="0"/>
              <w:marRight w:val="0"/>
              <w:marTop w:val="0"/>
              <w:marBottom w:val="0"/>
              <w:divBdr>
                <w:top w:val="none" w:sz="0" w:space="0" w:color="auto"/>
                <w:left w:val="none" w:sz="0" w:space="0" w:color="auto"/>
                <w:bottom w:val="none" w:sz="0" w:space="0" w:color="auto"/>
                <w:right w:val="none" w:sz="0" w:space="0" w:color="auto"/>
              </w:divBdr>
            </w:div>
            <w:div w:id="1479612908">
              <w:marLeft w:val="0"/>
              <w:marRight w:val="0"/>
              <w:marTop w:val="0"/>
              <w:marBottom w:val="0"/>
              <w:divBdr>
                <w:top w:val="none" w:sz="0" w:space="0" w:color="auto"/>
                <w:left w:val="none" w:sz="0" w:space="0" w:color="auto"/>
                <w:bottom w:val="none" w:sz="0" w:space="0" w:color="auto"/>
                <w:right w:val="none" w:sz="0" w:space="0" w:color="auto"/>
              </w:divBdr>
            </w:div>
            <w:div w:id="50470795">
              <w:marLeft w:val="0"/>
              <w:marRight w:val="0"/>
              <w:marTop w:val="0"/>
              <w:marBottom w:val="0"/>
              <w:divBdr>
                <w:top w:val="none" w:sz="0" w:space="0" w:color="auto"/>
                <w:left w:val="none" w:sz="0" w:space="0" w:color="auto"/>
                <w:bottom w:val="none" w:sz="0" w:space="0" w:color="auto"/>
                <w:right w:val="none" w:sz="0" w:space="0" w:color="auto"/>
              </w:divBdr>
            </w:div>
            <w:div w:id="709500308">
              <w:marLeft w:val="0"/>
              <w:marRight w:val="0"/>
              <w:marTop w:val="0"/>
              <w:marBottom w:val="0"/>
              <w:divBdr>
                <w:top w:val="none" w:sz="0" w:space="0" w:color="auto"/>
                <w:left w:val="none" w:sz="0" w:space="0" w:color="auto"/>
                <w:bottom w:val="none" w:sz="0" w:space="0" w:color="auto"/>
                <w:right w:val="none" w:sz="0" w:space="0" w:color="auto"/>
              </w:divBdr>
            </w:div>
            <w:div w:id="1036194528">
              <w:marLeft w:val="0"/>
              <w:marRight w:val="0"/>
              <w:marTop w:val="0"/>
              <w:marBottom w:val="0"/>
              <w:divBdr>
                <w:top w:val="none" w:sz="0" w:space="0" w:color="auto"/>
                <w:left w:val="none" w:sz="0" w:space="0" w:color="auto"/>
                <w:bottom w:val="none" w:sz="0" w:space="0" w:color="auto"/>
                <w:right w:val="none" w:sz="0" w:space="0" w:color="auto"/>
              </w:divBdr>
            </w:div>
            <w:div w:id="288436467">
              <w:marLeft w:val="0"/>
              <w:marRight w:val="0"/>
              <w:marTop w:val="0"/>
              <w:marBottom w:val="0"/>
              <w:divBdr>
                <w:top w:val="none" w:sz="0" w:space="0" w:color="auto"/>
                <w:left w:val="none" w:sz="0" w:space="0" w:color="auto"/>
                <w:bottom w:val="none" w:sz="0" w:space="0" w:color="auto"/>
                <w:right w:val="none" w:sz="0" w:space="0" w:color="auto"/>
              </w:divBdr>
            </w:div>
            <w:div w:id="270476758">
              <w:marLeft w:val="0"/>
              <w:marRight w:val="0"/>
              <w:marTop w:val="0"/>
              <w:marBottom w:val="0"/>
              <w:divBdr>
                <w:top w:val="none" w:sz="0" w:space="0" w:color="auto"/>
                <w:left w:val="none" w:sz="0" w:space="0" w:color="auto"/>
                <w:bottom w:val="none" w:sz="0" w:space="0" w:color="auto"/>
                <w:right w:val="none" w:sz="0" w:space="0" w:color="auto"/>
              </w:divBdr>
            </w:div>
            <w:div w:id="445857922">
              <w:marLeft w:val="0"/>
              <w:marRight w:val="0"/>
              <w:marTop w:val="0"/>
              <w:marBottom w:val="0"/>
              <w:divBdr>
                <w:top w:val="none" w:sz="0" w:space="0" w:color="auto"/>
                <w:left w:val="none" w:sz="0" w:space="0" w:color="auto"/>
                <w:bottom w:val="none" w:sz="0" w:space="0" w:color="auto"/>
                <w:right w:val="none" w:sz="0" w:space="0" w:color="auto"/>
              </w:divBdr>
            </w:div>
            <w:div w:id="1190679993">
              <w:marLeft w:val="0"/>
              <w:marRight w:val="0"/>
              <w:marTop w:val="0"/>
              <w:marBottom w:val="0"/>
              <w:divBdr>
                <w:top w:val="none" w:sz="0" w:space="0" w:color="auto"/>
                <w:left w:val="none" w:sz="0" w:space="0" w:color="auto"/>
                <w:bottom w:val="none" w:sz="0" w:space="0" w:color="auto"/>
                <w:right w:val="none" w:sz="0" w:space="0" w:color="auto"/>
              </w:divBdr>
            </w:div>
          </w:divsChild>
        </w:div>
        <w:div w:id="1666399517">
          <w:marLeft w:val="0"/>
          <w:marRight w:val="0"/>
          <w:marTop w:val="0"/>
          <w:marBottom w:val="0"/>
          <w:divBdr>
            <w:top w:val="none" w:sz="0" w:space="0" w:color="auto"/>
            <w:left w:val="none" w:sz="0" w:space="0" w:color="auto"/>
            <w:bottom w:val="none" w:sz="0" w:space="0" w:color="auto"/>
            <w:right w:val="none" w:sz="0" w:space="0" w:color="auto"/>
          </w:divBdr>
          <w:divsChild>
            <w:div w:id="103110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60217">
      <w:bodyDiv w:val="1"/>
      <w:marLeft w:val="0"/>
      <w:marRight w:val="0"/>
      <w:marTop w:val="0"/>
      <w:marBottom w:val="0"/>
      <w:divBdr>
        <w:top w:val="none" w:sz="0" w:space="0" w:color="auto"/>
        <w:left w:val="none" w:sz="0" w:space="0" w:color="auto"/>
        <w:bottom w:val="none" w:sz="0" w:space="0" w:color="auto"/>
        <w:right w:val="none" w:sz="0" w:space="0" w:color="auto"/>
      </w:divBdr>
    </w:div>
    <w:div w:id="906652102">
      <w:bodyDiv w:val="1"/>
      <w:marLeft w:val="0"/>
      <w:marRight w:val="0"/>
      <w:marTop w:val="0"/>
      <w:marBottom w:val="0"/>
      <w:divBdr>
        <w:top w:val="none" w:sz="0" w:space="0" w:color="auto"/>
        <w:left w:val="none" w:sz="0" w:space="0" w:color="auto"/>
        <w:bottom w:val="none" w:sz="0" w:space="0" w:color="auto"/>
        <w:right w:val="none" w:sz="0" w:space="0" w:color="auto"/>
      </w:divBdr>
    </w:div>
    <w:div w:id="921640295">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453695">
      <w:bodyDiv w:val="1"/>
      <w:marLeft w:val="0"/>
      <w:marRight w:val="0"/>
      <w:marTop w:val="0"/>
      <w:marBottom w:val="0"/>
      <w:divBdr>
        <w:top w:val="none" w:sz="0" w:space="0" w:color="auto"/>
        <w:left w:val="none" w:sz="0" w:space="0" w:color="auto"/>
        <w:bottom w:val="none" w:sz="0" w:space="0" w:color="auto"/>
        <w:right w:val="none" w:sz="0" w:space="0" w:color="auto"/>
      </w:divBdr>
    </w:div>
    <w:div w:id="1007753077">
      <w:bodyDiv w:val="1"/>
      <w:marLeft w:val="0"/>
      <w:marRight w:val="0"/>
      <w:marTop w:val="0"/>
      <w:marBottom w:val="0"/>
      <w:divBdr>
        <w:top w:val="none" w:sz="0" w:space="0" w:color="auto"/>
        <w:left w:val="none" w:sz="0" w:space="0" w:color="auto"/>
        <w:bottom w:val="none" w:sz="0" w:space="0" w:color="auto"/>
        <w:right w:val="none" w:sz="0" w:space="0" w:color="auto"/>
      </w:divBdr>
    </w:div>
    <w:div w:id="1020279711">
      <w:bodyDiv w:val="1"/>
      <w:marLeft w:val="0"/>
      <w:marRight w:val="0"/>
      <w:marTop w:val="0"/>
      <w:marBottom w:val="0"/>
      <w:divBdr>
        <w:top w:val="none" w:sz="0" w:space="0" w:color="auto"/>
        <w:left w:val="none" w:sz="0" w:space="0" w:color="auto"/>
        <w:bottom w:val="none" w:sz="0" w:space="0" w:color="auto"/>
        <w:right w:val="none" w:sz="0" w:space="0" w:color="auto"/>
      </w:divBdr>
      <w:divsChild>
        <w:div w:id="1290092466">
          <w:marLeft w:val="0"/>
          <w:marRight w:val="0"/>
          <w:marTop w:val="0"/>
          <w:marBottom w:val="0"/>
          <w:divBdr>
            <w:top w:val="none" w:sz="0" w:space="0" w:color="auto"/>
            <w:left w:val="none" w:sz="0" w:space="0" w:color="auto"/>
            <w:bottom w:val="none" w:sz="0" w:space="0" w:color="auto"/>
            <w:right w:val="none" w:sz="0" w:space="0" w:color="auto"/>
          </w:divBdr>
          <w:divsChild>
            <w:div w:id="72826059">
              <w:marLeft w:val="0"/>
              <w:marRight w:val="0"/>
              <w:marTop w:val="0"/>
              <w:marBottom w:val="0"/>
              <w:divBdr>
                <w:top w:val="none" w:sz="0" w:space="0" w:color="auto"/>
                <w:left w:val="none" w:sz="0" w:space="0" w:color="auto"/>
                <w:bottom w:val="none" w:sz="0" w:space="0" w:color="auto"/>
                <w:right w:val="none" w:sz="0" w:space="0" w:color="auto"/>
              </w:divBdr>
              <w:divsChild>
                <w:div w:id="500391005">
                  <w:marLeft w:val="0"/>
                  <w:marRight w:val="0"/>
                  <w:marTop w:val="0"/>
                  <w:marBottom w:val="0"/>
                  <w:divBdr>
                    <w:top w:val="none" w:sz="0" w:space="0" w:color="auto"/>
                    <w:left w:val="none" w:sz="0" w:space="0" w:color="auto"/>
                    <w:bottom w:val="none" w:sz="0" w:space="0" w:color="auto"/>
                    <w:right w:val="none" w:sz="0" w:space="0" w:color="auto"/>
                  </w:divBdr>
                  <w:divsChild>
                    <w:div w:id="429815357">
                      <w:marLeft w:val="0"/>
                      <w:marRight w:val="0"/>
                      <w:marTop w:val="0"/>
                      <w:marBottom w:val="0"/>
                      <w:divBdr>
                        <w:top w:val="none" w:sz="0" w:space="0" w:color="auto"/>
                        <w:left w:val="none" w:sz="0" w:space="0" w:color="auto"/>
                        <w:bottom w:val="none" w:sz="0" w:space="0" w:color="auto"/>
                        <w:right w:val="none" w:sz="0" w:space="0" w:color="auto"/>
                      </w:divBdr>
                      <w:divsChild>
                        <w:div w:id="459110626">
                          <w:marLeft w:val="0"/>
                          <w:marRight w:val="0"/>
                          <w:marTop w:val="0"/>
                          <w:marBottom w:val="0"/>
                          <w:divBdr>
                            <w:top w:val="none" w:sz="0" w:space="0" w:color="auto"/>
                            <w:left w:val="none" w:sz="0" w:space="0" w:color="auto"/>
                            <w:bottom w:val="none" w:sz="0" w:space="0" w:color="auto"/>
                            <w:right w:val="none" w:sz="0" w:space="0" w:color="auto"/>
                          </w:divBdr>
                          <w:divsChild>
                            <w:div w:id="1030034624">
                              <w:marLeft w:val="0"/>
                              <w:marRight w:val="0"/>
                              <w:marTop w:val="0"/>
                              <w:marBottom w:val="0"/>
                              <w:divBdr>
                                <w:top w:val="none" w:sz="0" w:space="0" w:color="auto"/>
                                <w:left w:val="none" w:sz="0" w:space="0" w:color="auto"/>
                                <w:bottom w:val="none" w:sz="0" w:space="0" w:color="auto"/>
                                <w:right w:val="none" w:sz="0" w:space="0" w:color="auto"/>
                              </w:divBdr>
                              <w:divsChild>
                                <w:div w:id="26561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134745">
      <w:bodyDiv w:val="1"/>
      <w:marLeft w:val="0"/>
      <w:marRight w:val="0"/>
      <w:marTop w:val="0"/>
      <w:marBottom w:val="0"/>
      <w:divBdr>
        <w:top w:val="none" w:sz="0" w:space="0" w:color="auto"/>
        <w:left w:val="none" w:sz="0" w:space="0" w:color="auto"/>
        <w:bottom w:val="none" w:sz="0" w:space="0" w:color="auto"/>
        <w:right w:val="none" w:sz="0" w:space="0" w:color="auto"/>
      </w:divBdr>
    </w:div>
    <w:div w:id="1059741361">
      <w:bodyDiv w:val="1"/>
      <w:marLeft w:val="0"/>
      <w:marRight w:val="0"/>
      <w:marTop w:val="0"/>
      <w:marBottom w:val="0"/>
      <w:divBdr>
        <w:top w:val="none" w:sz="0" w:space="0" w:color="auto"/>
        <w:left w:val="none" w:sz="0" w:space="0" w:color="auto"/>
        <w:bottom w:val="none" w:sz="0" w:space="0" w:color="auto"/>
        <w:right w:val="none" w:sz="0" w:space="0" w:color="auto"/>
      </w:divBdr>
    </w:div>
    <w:div w:id="1066684859">
      <w:bodyDiv w:val="1"/>
      <w:marLeft w:val="0"/>
      <w:marRight w:val="0"/>
      <w:marTop w:val="0"/>
      <w:marBottom w:val="0"/>
      <w:divBdr>
        <w:top w:val="none" w:sz="0" w:space="0" w:color="auto"/>
        <w:left w:val="none" w:sz="0" w:space="0" w:color="auto"/>
        <w:bottom w:val="none" w:sz="0" w:space="0" w:color="auto"/>
        <w:right w:val="none" w:sz="0" w:space="0" w:color="auto"/>
      </w:divBdr>
    </w:div>
    <w:div w:id="1081490076">
      <w:bodyDiv w:val="1"/>
      <w:marLeft w:val="0"/>
      <w:marRight w:val="0"/>
      <w:marTop w:val="0"/>
      <w:marBottom w:val="0"/>
      <w:divBdr>
        <w:top w:val="none" w:sz="0" w:space="0" w:color="auto"/>
        <w:left w:val="none" w:sz="0" w:space="0" w:color="auto"/>
        <w:bottom w:val="none" w:sz="0" w:space="0" w:color="auto"/>
        <w:right w:val="none" w:sz="0" w:space="0" w:color="auto"/>
      </w:divBdr>
      <w:divsChild>
        <w:div w:id="1233082603">
          <w:marLeft w:val="0"/>
          <w:marRight w:val="0"/>
          <w:marTop w:val="0"/>
          <w:marBottom w:val="0"/>
          <w:divBdr>
            <w:top w:val="none" w:sz="0" w:space="0" w:color="auto"/>
            <w:left w:val="none" w:sz="0" w:space="0" w:color="auto"/>
            <w:bottom w:val="none" w:sz="0" w:space="0" w:color="auto"/>
            <w:right w:val="none" w:sz="0" w:space="0" w:color="auto"/>
          </w:divBdr>
          <w:divsChild>
            <w:div w:id="988751393">
              <w:marLeft w:val="0"/>
              <w:marRight w:val="0"/>
              <w:marTop w:val="0"/>
              <w:marBottom w:val="0"/>
              <w:divBdr>
                <w:top w:val="none" w:sz="0" w:space="0" w:color="auto"/>
                <w:left w:val="none" w:sz="0" w:space="0" w:color="auto"/>
                <w:bottom w:val="none" w:sz="0" w:space="0" w:color="auto"/>
                <w:right w:val="none" w:sz="0" w:space="0" w:color="auto"/>
              </w:divBdr>
              <w:divsChild>
                <w:div w:id="1497069321">
                  <w:marLeft w:val="0"/>
                  <w:marRight w:val="0"/>
                  <w:marTop w:val="0"/>
                  <w:marBottom w:val="0"/>
                  <w:divBdr>
                    <w:top w:val="none" w:sz="0" w:space="0" w:color="auto"/>
                    <w:left w:val="none" w:sz="0" w:space="0" w:color="auto"/>
                    <w:bottom w:val="none" w:sz="0" w:space="0" w:color="auto"/>
                    <w:right w:val="none" w:sz="0" w:space="0" w:color="auto"/>
                  </w:divBdr>
                  <w:divsChild>
                    <w:div w:id="623926057">
                      <w:marLeft w:val="0"/>
                      <w:marRight w:val="0"/>
                      <w:marTop w:val="0"/>
                      <w:marBottom w:val="0"/>
                      <w:divBdr>
                        <w:top w:val="none" w:sz="0" w:space="0" w:color="auto"/>
                        <w:left w:val="none" w:sz="0" w:space="0" w:color="auto"/>
                        <w:bottom w:val="none" w:sz="0" w:space="0" w:color="auto"/>
                        <w:right w:val="none" w:sz="0" w:space="0" w:color="auto"/>
                      </w:divBdr>
                      <w:divsChild>
                        <w:div w:id="816144919">
                          <w:marLeft w:val="0"/>
                          <w:marRight w:val="0"/>
                          <w:marTop w:val="0"/>
                          <w:marBottom w:val="0"/>
                          <w:divBdr>
                            <w:top w:val="none" w:sz="0" w:space="0" w:color="auto"/>
                            <w:left w:val="none" w:sz="0" w:space="0" w:color="auto"/>
                            <w:bottom w:val="none" w:sz="0" w:space="0" w:color="auto"/>
                            <w:right w:val="none" w:sz="0" w:space="0" w:color="auto"/>
                          </w:divBdr>
                          <w:divsChild>
                            <w:div w:id="1018579524">
                              <w:marLeft w:val="0"/>
                              <w:marRight w:val="0"/>
                              <w:marTop w:val="0"/>
                              <w:marBottom w:val="0"/>
                              <w:divBdr>
                                <w:top w:val="none" w:sz="0" w:space="0" w:color="auto"/>
                                <w:left w:val="none" w:sz="0" w:space="0" w:color="auto"/>
                                <w:bottom w:val="none" w:sz="0" w:space="0" w:color="auto"/>
                                <w:right w:val="none" w:sz="0" w:space="0" w:color="auto"/>
                              </w:divBdr>
                              <w:divsChild>
                                <w:div w:id="19744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767684">
      <w:bodyDiv w:val="1"/>
      <w:marLeft w:val="0"/>
      <w:marRight w:val="0"/>
      <w:marTop w:val="0"/>
      <w:marBottom w:val="0"/>
      <w:divBdr>
        <w:top w:val="none" w:sz="0" w:space="0" w:color="auto"/>
        <w:left w:val="none" w:sz="0" w:space="0" w:color="auto"/>
        <w:bottom w:val="none" w:sz="0" w:space="0" w:color="auto"/>
        <w:right w:val="none" w:sz="0" w:space="0" w:color="auto"/>
      </w:divBdr>
    </w:div>
    <w:div w:id="1104880260">
      <w:bodyDiv w:val="1"/>
      <w:marLeft w:val="0"/>
      <w:marRight w:val="0"/>
      <w:marTop w:val="0"/>
      <w:marBottom w:val="0"/>
      <w:divBdr>
        <w:top w:val="none" w:sz="0" w:space="0" w:color="auto"/>
        <w:left w:val="none" w:sz="0" w:space="0" w:color="auto"/>
        <w:bottom w:val="none" w:sz="0" w:space="0" w:color="auto"/>
        <w:right w:val="none" w:sz="0" w:space="0" w:color="auto"/>
      </w:divBdr>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08178327">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17949">
      <w:bodyDiv w:val="1"/>
      <w:marLeft w:val="0"/>
      <w:marRight w:val="0"/>
      <w:marTop w:val="0"/>
      <w:marBottom w:val="0"/>
      <w:divBdr>
        <w:top w:val="none" w:sz="0" w:space="0" w:color="auto"/>
        <w:left w:val="none" w:sz="0" w:space="0" w:color="auto"/>
        <w:bottom w:val="none" w:sz="0" w:space="0" w:color="auto"/>
        <w:right w:val="none" w:sz="0" w:space="0" w:color="auto"/>
      </w:divBdr>
      <w:divsChild>
        <w:div w:id="755983622">
          <w:marLeft w:val="0"/>
          <w:marRight w:val="0"/>
          <w:marTop w:val="0"/>
          <w:marBottom w:val="0"/>
          <w:divBdr>
            <w:top w:val="none" w:sz="0" w:space="0" w:color="auto"/>
            <w:left w:val="none" w:sz="0" w:space="0" w:color="auto"/>
            <w:bottom w:val="none" w:sz="0" w:space="0" w:color="auto"/>
            <w:right w:val="none" w:sz="0" w:space="0" w:color="auto"/>
          </w:divBdr>
          <w:divsChild>
            <w:div w:id="1192183834">
              <w:marLeft w:val="0"/>
              <w:marRight w:val="0"/>
              <w:marTop w:val="0"/>
              <w:marBottom w:val="0"/>
              <w:divBdr>
                <w:top w:val="none" w:sz="0" w:space="0" w:color="auto"/>
                <w:left w:val="none" w:sz="0" w:space="0" w:color="auto"/>
                <w:bottom w:val="none" w:sz="0" w:space="0" w:color="auto"/>
                <w:right w:val="none" w:sz="0" w:space="0" w:color="auto"/>
              </w:divBdr>
            </w:div>
          </w:divsChild>
        </w:div>
        <w:div w:id="17703287">
          <w:marLeft w:val="0"/>
          <w:marRight w:val="0"/>
          <w:marTop w:val="0"/>
          <w:marBottom w:val="0"/>
          <w:divBdr>
            <w:top w:val="none" w:sz="0" w:space="0" w:color="auto"/>
            <w:left w:val="none" w:sz="0" w:space="0" w:color="auto"/>
            <w:bottom w:val="none" w:sz="0" w:space="0" w:color="auto"/>
            <w:right w:val="none" w:sz="0" w:space="0" w:color="auto"/>
          </w:divBdr>
          <w:divsChild>
            <w:div w:id="712198778">
              <w:marLeft w:val="0"/>
              <w:marRight w:val="0"/>
              <w:marTop w:val="0"/>
              <w:marBottom w:val="0"/>
              <w:divBdr>
                <w:top w:val="none" w:sz="0" w:space="0" w:color="auto"/>
                <w:left w:val="none" w:sz="0" w:space="0" w:color="auto"/>
                <w:bottom w:val="none" w:sz="0" w:space="0" w:color="auto"/>
                <w:right w:val="none" w:sz="0" w:space="0" w:color="auto"/>
              </w:divBdr>
            </w:div>
            <w:div w:id="962271637">
              <w:marLeft w:val="0"/>
              <w:marRight w:val="0"/>
              <w:marTop w:val="0"/>
              <w:marBottom w:val="0"/>
              <w:divBdr>
                <w:top w:val="none" w:sz="0" w:space="0" w:color="auto"/>
                <w:left w:val="none" w:sz="0" w:space="0" w:color="auto"/>
                <w:bottom w:val="none" w:sz="0" w:space="0" w:color="auto"/>
                <w:right w:val="none" w:sz="0" w:space="0" w:color="auto"/>
              </w:divBdr>
            </w:div>
          </w:divsChild>
        </w:div>
        <w:div w:id="1339116112">
          <w:marLeft w:val="0"/>
          <w:marRight w:val="0"/>
          <w:marTop w:val="0"/>
          <w:marBottom w:val="0"/>
          <w:divBdr>
            <w:top w:val="none" w:sz="0" w:space="0" w:color="auto"/>
            <w:left w:val="none" w:sz="0" w:space="0" w:color="auto"/>
            <w:bottom w:val="none" w:sz="0" w:space="0" w:color="auto"/>
            <w:right w:val="none" w:sz="0" w:space="0" w:color="auto"/>
          </w:divBdr>
          <w:divsChild>
            <w:div w:id="1382630440">
              <w:marLeft w:val="0"/>
              <w:marRight w:val="0"/>
              <w:marTop w:val="0"/>
              <w:marBottom w:val="0"/>
              <w:divBdr>
                <w:top w:val="none" w:sz="0" w:space="0" w:color="auto"/>
                <w:left w:val="none" w:sz="0" w:space="0" w:color="auto"/>
                <w:bottom w:val="none" w:sz="0" w:space="0" w:color="auto"/>
                <w:right w:val="none" w:sz="0" w:space="0" w:color="auto"/>
              </w:divBdr>
            </w:div>
            <w:div w:id="1032412824">
              <w:marLeft w:val="0"/>
              <w:marRight w:val="0"/>
              <w:marTop w:val="0"/>
              <w:marBottom w:val="0"/>
              <w:divBdr>
                <w:top w:val="none" w:sz="0" w:space="0" w:color="auto"/>
                <w:left w:val="none" w:sz="0" w:space="0" w:color="auto"/>
                <w:bottom w:val="none" w:sz="0" w:space="0" w:color="auto"/>
                <w:right w:val="none" w:sz="0" w:space="0" w:color="auto"/>
              </w:divBdr>
            </w:div>
            <w:div w:id="2145851793">
              <w:marLeft w:val="0"/>
              <w:marRight w:val="0"/>
              <w:marTop w:val="0"/>
              <w:marBottom w:val="0"/>
              <w:divBdr>
                <w:top w:val="none" w:sz="0" w:space="0" w:color="auto"/>
                <w:left w:val="none" w:sz="0" w:space="0" w:color="auto"/>
                <w:bottom w:val="none" w:sz="0" w:space="0" w:color="auto"/>
                <w:right w:val="none" w:sz="0" w:space="0" w:color="auto"/>
              </w:divBdr>
            </w:div>
          </w:divsChild>
        </w:div>
        <w:div w:id="995493776">
          <w:marLeft w:val="0"/>
          <w:marRight w:val="0"/>
          <w:marTop w:val="0"/>
          <w:marBottom w:val="0"/>
          <w:divBdr>
            <w:top w:val="none" w:sz="0" w:space="0" w:color="auto"/>
            <w:left w:val="none" w:sz="0" w:space="0" w:color="auto"/>
            <w:bottom w:val="none" w:sz="0" w:space="0" w:color="auto"/>
            <w:right w:val="none" w:sz="0" w:space="0" w:color="auto"/>
          </w:divBdr>
          <w:divsChild>
            <w:div w:id="210646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6220">
      <w:bodyDiv w:val="1"/>
      <w:marLeft w:val="0"/>
      <w:marRight w:val="0"/>
      <w:marTop w:val="0"/>
      <w:marBottom w:val="0"/>
      <w:divBdr>
        <w:top w:val="none" w:sz="0" w:space="0" w:color="auto"/>
        <w:left w:val="none" w:sz="0" w:space="0" w:color="auto"/>
        <w:bottom w:val="none" w:sz="0" w:space="0" w:color="auto"/>
        <w:right w:val="none" w:sz="0" w:space="0" w:color="auto"/>
      </w:divBdr>
    </w:div>
    <w:div w:id="1305693450">
      <w:bodyDiv w:val="1"/>
      <w:marLeft w:val="0"/>
      <w:marRight w:val="0"/>
      <w:marTop w:val="0"/>
      <w:marBottom w:val="0"/>
      <w:divBdr>
        <w:top w:val="none" w:sz="0" w:space="0" w:color="auto"/>
        <w:left w:val="none" w:sz="0" w:space="0" w:color="auto"/>
        <w:bottom w:val="none" w:sz="0" w:space="0" w:color="auto"/>
        <w:right w:val="none" w:sz="0" w:space="0" w:color="auto"/>
      </w:divBdr>
    </w:div>
    <w:div w:id="1321615825">
      <w:bodyDiv w:val="1"/>
      <w:marLeft w:val="0"/>
      <w:marRight w:val="0"/>
      <w:marTop w:val="0"/>
      <w:marBottom w:val="0"/>
      <w:divBdr>
        <w:top w:val="none" w:sz="0" w:space="0" w:color="auto"/>
        <w:left w:val="none" w:sz="0" w:space="0" w:color="auto"/>
        <w:bottom w:val="none" w:sz="0" w:space="0" w:color="auto"/>
        <w:right w:val="none" w:sz="0" w:space="0" w:color="auto"/>
      </w:divBdr>
      <w:divsChild>
        <w:div w:id="888565503">
          <w:marLeft w:val="0"/>
          <w:marRight w:val="0"/>
          <w:marTop w:val="0"/>
          <w:marBottom w:val="0"/>
          <w:divBdr>
            <w:top w:val="none" w:sz="0" w:space="0" w:color="auto"/>
            <w:left w:val="none" w:sz="0" w:space="0" w:color="auto"/>
            <w:bottom w:val="none" w:sz="0" w:space="0" w:color="auto"/>
            <w:right w:val="none" w:sz="0" w:space="0" w:color="auto"/>
          </w:divBdr>
          <w:divsChild>
            <w:div w:id="431172706">
              <w:marLeft w:val="0"/>
              <w:marRight w:val="0"/>
              <w:marTop w:val="0"/>
              <w:marBottom w:val="0"/>
              <w:divBdr>
                <w:top w:val="none" w:sz="0" w:space="0" w:color="auto"/>
                <w:left w:val="none" w:sz="0" w:space="0" w:color="auto"/>
                <w:bottom w:val="none" w:sz="0" w:space="0" w:color="auto"/>
                <w:right w:val="none" w:sz="0" w:space="0" w:color="auto"/>
              </w:divBdr>
              <w:divsChild>
                <w:div w:id="173157196">
                  <w:marLeft w:val="0"/>
                  <w:marRight w:val="0"/>
                  <w:marTop w:val="0"/>
                  <w:marBottom w:val="0"/>
                  <w:divBdr>
                    <w:top w:val="none" w:sz="0" w:space="0" w:color="auto"/>
                    <w:left w:val="none" w:sz="0" w:space="0" w:color="auto"/>
                    <w:bottom w:val="none" w:sz="0" w:space="0" w:color="auto"/>
                    <w:right w:val="none" w:sz="0" w:space="0" w:color="auto"/>
                  </w:divBdr>
                  <w:divsChild>
                    <w:div w:id="1687712579">
                      <w:marLeft w:val="0"/>
                      <w:marRight w:val="0"/>
                      <w:marTop w:val="0"/>
                      <w:marBottom w:val="0"/>
                      <w:divBdr>
                        <w:top w:val="none" w:sz="0" w:space="0" w:color="auto"/>
                        <w:left w:val="none" w:sz="0" w:space="0" w:color="auto"/>
                        <w:bottom w:val="none" w:sz="0" w:space="0" w:color="auto"/>
                        <w:right w:val="none" w:sz="0" w:space="0" w:color="auto"/>
                      </w:divBdr>
                      <w:divsChild>
                        <w:div w:id="1455906812">
                          <w:marLeft w:val="0"/>
                          <w:marRight w:val="0"/>
                          <w:marTop w:val="0"/>
                          <w:marBottom w:val="0"/>
                          <w:divBdr>
                            <w:top w:val="none" w:sz="0" w:space="0" w:color="auto"/>
                            <w:left w:val="none" w:sz="0" w:space="0" w:color="auto"/>
                            <w:bottom w:val="none" w:sz="0" w:space="0" w:color="auto"/>
                            <w:right w:val="none" w:sz="0" w:space="0" w:color="auto"/>
                          </w:divBdr>
                          <w:divsChild>
                            <w:div w:id="1988046947">
                              <w:marLeft w:val="0"/>
                              <w:marRight w:val="0"/>
                              <w:marTop w:val="0"/>
                              <w:marBottom w:val="0"/>
                              <w:divBdr>
                                <w:top w:val="none" w:sz="0" w:space="0" w:color="auto"/>
                                <w:left w:val="none" w:sz="0" w:space="0" w:color="auto"/>
                                <w:bottom w:val="none" w:sz="0" w:space="0" w:color="auto"/>
                                <w:right w:val="none" w:sz="0" w:space="0" w:color="auto"/>
                              </w:divBdr>
                              <w:divsChild>
                                <w:div w:id="4721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3846098">
      <w:bodyDiv w:val="1"/>
      <w:marLeft w:val="0"/>
      <w:marRight w:val="0"/>
      <w:marTop w:val="0"/>
      <w:marBottom w:val="0"/>
      <w:divBdr>
        <w:top w:val="none" w:sz="0" w:space="0" w:color="auto"/>
        <w:left w:val="none" w:sz="0" w:space="0" w:color="auto"/>
        <w:bottom w:val="none" w:sz="0" w:space="0" w:color="auto"/>
        <w:right w:val="none" w:sz="0" w:space="0" w:color="auto"/>
      </w:divBdr>
      <w:divsChild>
        <w:div w:id="1125738882">
          <w:marLeft w:val="0"/>
          <w:marRight w:val="0"/>
          <w:marTop w:val="0"/>
          <w:marBottom w:val="0"/>
          <w:divBdr>
            <w:top w:val="none" w:sz="0" w:space="0" w:color="auto"/>
            <w:left w:val="none" w:sz="0" w:space="0" w:color="auto"/>
            <w:bottom w:val="none" w:sz="0" w:space="0" w:color="auto"/>
            <w:right w:val="none" w:sz="0" w:space="0" w:color="auto"/>
          </w:divBdr>
          <w:divsChild>
            <w:div w:id="15012096">
              <w:marLeft w:val="0"/>
              <w:marRight w:val="0"/>
              <w:marTop w:val="0"/>
              <w:marBottom w:val="0"/>
              <w:divBdr>
                <w:top w:val="none" w:sz="0" w:space="0" w:color="auto"/>
                <w:left w:val="none" w:sz="0" w:space="0" w:color="auto"/>
                <w:bottom w:val="none" w:sz="0" w:space="0" w:color="auto"/>
                <w:right w:val="none" w:sz="0" w:space="0" w:color="auto"/>
              </w:divBdr>
              <w:divsChild>
                <w:div w:id="1531801714">
                  <w:marLeft w:val="0"/>
                  <w:marRight w:val="0"/>
                  <w:marTop w:val="0"/>
                  <w:marBottom w:val="0"/>
                  <w:divBdr>
                    <w:top w:val="none" w:sz="0" w:space="0" w:color="auto"/>
                    <w:left w:val="none" w:sz="0" w:space="0" w:color="auto"/>
                    <w:bottom w:val="none" w:sz="0" w:space="0" w:color="auto"/>
                    <w:right w:val="none" w:sz="0" w:space="0" w:color="auto"/>
                  </w:divBdr>
                  <w:divsChild>
                    <w:div w:id="263850524">
                      <w:marLeft w:val="0"/>
                      <w:marRight w:val="0"/>
                      <w:marTop w:val="0"/>
                      <w:marBottom w:val="0"/>
                      <w:divBdr>
                        <w:top w:val="none" w:sz="0" w:space="0" w:color="auto"/>
                        <w:left w:val="none" w:sz="0" w:space="0" w:color="auto"/>
                        <w:bottom w:val="none" w:sz="0" w:space="0" w:color="auto"/>
                        <w:right w:val="none" w:sz="0" w:space="0" w:color="auto"/>
                      </w:divBdr>
                      <w:divsChild>
                        <w:div w:id="66615772">
                          <w:marLeft w:val="0"/>
                          <w:marRight w:val="0"/>
                          <w:marTop w:val="0"/>
                          <w:marBottom w:val="0"/>
                          <w:divBdr>
                            <w:top w:val="none" w:sz="0" w:space="0" w:color="auto"/>
                            <w:left w:val="none" w:sz="0" w:space="0" w:color="auto"/>
                            <w:bottom w:val="none" w:sz="0" w:space="0" w:color="auto"/>
                            <w:right w:val="none" w:sz="0" w:space="0" w:color="auto"/>
                          </w:divBdr>
                          <w:divsChild>
                            <w:div w:id="1417088715">
                              <w:marLeft w:val="0"/>
                              <w:marRight w:val="0"/>
                              <w:marTop w:val="0"/>
                              <w:marBottom w:val="0"/>
                              <w:divBdr>
                                <w:top w:val="none" w:sz="0" w:space="0" w:color="auto"/>
                                <w:left w:val="none" w:sz="0" w:space="0" w:color="auto"/>
                                <w:bottom w:val="none" w:sz="0" w:space="0" w:color="auto"/>
                                <w:right w:val="none" w:sz="0" w:space="0" w:color="auto"/>
                              </w:divBdr>
                              <w:divsChild>
                                <w:div w:id="18376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625232">
      <w:bodyDiv w:val="1"/>
      <w:marLeft w:val="0"/>
      <w:marRight w:val="0"/>
      <w:marTop w:val="0"/>
      <w:marBottom w:val="0"/>
      <w:divBdr>
        <w:top w:val="none" w:sz="0" w:space="0" w:color="auto"/>
        <w:left w:val="none" w:sz="0" w:space="0" w:color="auto"/>
        <w:bottom w:val="none" w:sz="0" w:space="0" w:color="auto"/>
        <w:right w:val="none" w:sz="0" w:space="0" w:color="auto"/>
      </w:divBdr>
      <w:divsChild>
        <w:div w:id="699745123">
          <w:marLeft w:val="0"/>
          <w:marRight w:val="0"/>
          <w:marTop w:val="0"/>
          <w:marBottom w:val="0"/>
          <w:divBdr>
            <w:top w:val="none" w:sz="0" w:space="0" w:color="auto"/>
            <w:left w:val="none" w:sz="0" w:space="0" w:color="auto"/>
            <w:bottom w:val="none" w:sz="0" w:space="0" w:color="auto"/>
            <w:right w:val="none" w:sz="0" w:space="0" w:color="auto"/>
          </w:divBdr>
          <w:divsChild>
            <w:div w:id="428426886">
              <w:marLeft w:val="0"/>
              <w:marRight w:val="0"/>
              <w:marTop w:val="0"/>
              <w:marBottom w:val="0"/>
              <w:divBdr>
                <w:top w:val="none" w:sz="0" w:space="0" w:color="auto"/>
                <w:left w:val="none" w:sz="0" w:space="0" w:color="auto"/>
                <w:bottom w:val="none" w:sz="0" w:space="0" w:color="auto"/>
                <w:right w:val="none" w:sz="0" w:space="0" w:color="auto"/>
              </w:divBdr>
              <w:divsChild>
                <w:div w:id="1466118885">
                  <w:marLeft w:val="0"/>
                  <w:marRight w:val="0"/>
                  <w:marTop w:val="0"/>
                  <w:marBottom w:val="0"/>
                  <w:divBdr>
                    <w:top w:val="none" w:sz="0" w:space="0" w:color="auto"/>
                    <w:left w:val="none" w:sz="0" w:space="0" w:color="auto"/>
                    <w:bottom w:val="none" w:sz="0" w:space="0" w:color="auto"/>
                    <w:right w:val="none" w:sz="0" w:space="0" w:color="auto"/>
                  </w:divBdr>
                  <w:divsChild>
                    <w:div w:id="1289822676">
                      <w:marLeft w:val="0"/>
                      <w:marRight w:val="0"/>
                      <w:marTop w:val="0"/>
                      <w:marBottom w:val="0"/>
                      <w:divBdr>
                        <w:top w:val="none" w:sz="0" w:space="0" w:color="auto"/>
                        <w:left w:val="none" w:sz="0" w:space="0" w:color="auto"/>
                        <w:bottom w:val="none" w:sz="0" w:space="0" w:color="auto"/>
                        <w:right w:val="none" w:sz="0" w:space="0" w:color="auto"/>
                      </w:divBdr>
                      <w:divsChild>
                        <w:div w:id="827550916">
                          <w:marLeft w:val="0"/>
                          <w:marRight w:val="0"/>
                          <w:marTop w:val="0"/>
                          <w:marBottom w:val="0"/>
                          <w:divBdr>
                            <w:top w:val="none" w:sz="0" w:space="0" w:color="auto"/>
                            <w:left w:val="none" w:sz="0" w:space="0" w:color="auto"/>
                            <w:bottom w:val="none" w:sz="0" w:space="0" w:color="auto"/>
                            <w:right w:val="none" w:sz="0" w:space="0" w:color="auto"/>
                          </w:divBdr>
                          <w:divsChild>
                            <w:div w:id="337537383">
                              <w:marLeft w:val="0"/>
                              <w:marRight w:val="0"/>
                              <w:marTop w:val="0"/>
                              <w:marBottom w:val="0"/>
                              <w:divBdr>
                                <w:top w:val="none" w:sz="0" w:space="0" w:color="auto"/>
                                <w:left w:val="none" w:sz="0" w:space="0" w:color="auto"/>
                                <w:bottom w:val="none" w:sz="0" w:space="0" w:color="auto"/>
                                <w:right w:val="none" w:sz="0" w:space="0" w:color="auto"/>
                              </w:divBdr>
                              <w:divsChild>
                                <w:div w:id="15131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462531044">
      <w:bodyDiv w:val="1"/>
      <w:marLeft w:val="0"/>
      <w:marRight w:val="0"/>
      <w:marTop w:val="0"/>
      <w:marBottom w:val="0"/>
      <w:divBdr>
        <w:top w:val="none" w:sz="0" w:space="0" w:color="auto"/>
        <w:left w:val="none" w:sz="0" w:space="0" w:color="auto"/>
        <w:bottom w:val="none" w:sz="0" w:space="0" w:color="auto"/>
        <w:right w:val="none" w:sz="0" w:space="0" w:color="auto"/>
      </w:divBdr>
    </w:div>
    <w:div w:id="1482650404">
      <w:bodyDiv w:val="1"/>
      <w:marLeft w:val="0"/>
      <w:marRight w:val="0"/>
      <w:marTop w:val="0"/>
      <w:marBottom w:val="0"/>
      <w:divBdr>
        <w:top w:val="none" w:sz="0" w:space="0" w:color="auto"/>
        <w:left w:val="none" w:sz="0" w:space="0" w:color="auto"/>
        <w:bottom w:val="none" w:sz="0" w:space="0" w:color="auto"/>
        <w:right w:val="none" w:sz="0" w:space="0" w:color="auto"/>
      </w:divBdr>
      <w:divsChild>
        <w:div w:id="1039089500">
          <w:marLeft w:val="0"/>
          <w:marRight w:val="0"/>
          <w:marTop w:val="0"/>
          <w:marBottom w:val="0"/>
          <w:divBdr>
            <w:top w:val="none" w:sz="0" w:space="0" w:color="auto"/>
            <w:left w:val="none" w:sz="0" w:space="0" w:color="auto"/>
            <w:bottom w:val="none" w:sz="0" w:space="0" w:color="auto"/>
            <w:right w:val="none" w:sz="0" w:space="0" w:color="auto"/>
          </w:divBdr>
          <w:divsChild>
            <w:div w:id="1500732441">
              <w:marLeft w:val="0"/>
              <w:marRight w:val="0"/>
              <w:marTop w:val="0"/>
              <w:marBottom w:val="0"/>
              <w:divBdr>
                <w:top w:val="none" w:sz="0" w:space="0" w:color="auto"/>
                <w:left w:val="none" w:sz="0" w:space="0" w:color="auto"/>
                <w:bottom w:val="none" w:sz="0" w:space="0" w:color="auto"/>
                <w:right w:val="none" w:sz="0" w:space="0" w:color="auto"/>
              </w:divBdr>
              <w:divsChild>
                <w:div w:id="384841671">
                  <w:marLeft w:val="0"/>
                  <w:marRight w:val="0"/>
                  <w:marTop w:val="0"/>
                  <w:marBottom w:val="0"/>
                  <w:divBdr>
                    <w:top w:val="none" w:sz="0" w:space="0" w:color="auto"/>
                    <w:left w:val="none" w:sz="0" w:space="0" w:color="auto"/>
                    <w:bottom w:val="none" w:sz="0" w:space="0" w:color="auto"/>
                    <w:right w:val="none" w:sz="0" w:space="0" w:color="auto"/>
                  </w:divBdr>
                  <w:divsChild>
                    <w:div w:id="1755277130">
                      <w:marLeft w:val="0"/>
                      <w:marRight w:val="0"/>
                      <w:marTop w:val="0"/>
                      <w:marBottom w:val="0"/>
                      <w:divBdr>
                        <w:top w:val="none" w:sz="0" w:space="0" w:color="auto"/>
                        <w:left w:val="none" w:sz="0" w:space="0" w:color="auto"/>
                        <w:bottom w:val="none" w:sz="0" w:space="0" w:color="auto"/>
                        <w:right w:val="none" w:sz="0" w:space="0" w:color="auto"/>
                      </w:divBdr>
                      <w:divsChild>
                        <w:div w:id="947350692">
                          <w:marLeft w:val="0"/>
                          <w:marRight w:val="0"/>
                          <w:marTop w:val="0"/>
                          <w:marBottom w:val="0"/>
                          <w:divBdr>
                            <w:top w:val="none" w:sz="0" w:space="0" w:color="auto"/>
                            <w:left w:val="none" w:sz="0" w:space="0" w:color="auto"/>
                            <w:bottom w:val="none" w:sz="0" w:space="0" w:color="auto"/>
                            <w:right w:val="none" w:sz="0" w:space="0" w:color="auto"/>
                          </w:divBdr>
                          <w:divsChild>
                            <w:div w:id="1896159382">
                              <w:marLeft w:val="0"/>
                              <w:marRight w:val="0"/>
                              <w:marTop w:val="0"/>
                              <w:marBottom w:val="0"/>
                              <w:divBdr>
                                <w:top w:val="none" w:sz="0" w:space="0" w:color="auto"/>
                                <w:left w:val="none" w:sz="0" w:space="0" w:color="auto"/>
                                <w:bottom w:val="none" w:sz="0" w:space="0" w:color="auto"/>
                                <w:right w:val="none" w:sz="0" w:space="0" w:color="auto"/>
                              </w:divBdr>
                              <w:divsChild>
                                <w:div w:id="5081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401577">
      <w:bodyDiv w:val="1"/>
      <w:marLeft w:val="0"/>
      <w:marRight w:val="0"/>
      <w:marTop w:val="0"/>
      <w:marBottom w:val="0"/>
      <w:divBdr>
        <w:top w:val="none" w:sz="0" w:space="0" w:color="auto"/>
        <w:left w:val="none" w:sz="0" w:space="0" w:color="auto"/>
        <w:bottom w:val="none" w:sz="0" w:space="0" w:color="auto"/>
        <w:right w:val="none" w:sz="0" w:space="0" w:color="auto"/>
      </w:divBdr>
    </w:div>
    <w:div w:id="1501501379">
      <w:bodyDiv w:val="1"/>
      <w:marLeft w:val="0"/>
      <w:marRight w:val="0"/>
      <w:marTop w:val="0"/>
      <w:marBottom w:val="0"/>
      <w:divBdr>
        <w:top w:val="none" w:sz="0" w:space="0" w:color="auto"/>
        <w:left w:val="none" w:sz="0" w:space="0" w:color="auto"/>
        <w:bottom w:val="none" w:sz="0" w:space="0" w:color="auto"/>
        <w:right w:val="none" w:sz="0" w:space="0" w:color="auto"/>
      </w:divBdr>
      <w:divsChild>
        <w:div w:id="665210859">
          <w:marLeft w:val="0"/>
          <w:marRight w:val="0"/>
          <w:marTop w:val="0"/>
          <w:marBottom w:val="0"/>
          <w:divBdr>
            <w:top w:val="none" w:sz="0" w:space="0" w:color="auto"/>
            <w:left w:val="none" w:sz="0" w:space="0" w:color="auto"/>
            <w:bottom w:val="none" w:sz="0" w:space="0" w:color="auto"/>
            <w:right w:val="none" w:sz="0" w:space="0" w:color="auto"/>
          </w:divBdr>
          <w:divsChild>
            <w:div w:id="1534925623">
              <w:marLeft w:val="0"/>
              <w:marRight w:val="0"/>
              <w:marTop w:val="0"/>
              <w:marBottom w:val="0"/>
              <w:divBdr>
                <w:top w:val="none" w:sz="0" w:space="0" w:color="auto"/>
                <w:left w:val="none" w:sz="0" w:space="0" w:color="auto"/>
                <w:bottom w:val="none" w:sz="0" w:space="0" w:color="auto"/>
                <w:right w:val="none" w:sz="0" w:space="0" w:color="auto"/>
              </w:divBdr>
            </w:div>
          </w:divsChild>
        </w:div>
        <w:div w:id="205796453">
          <w:marLeft w:val="0"/>
          <w:marRight w:val="0"/>
          <w:marTop w:val="0"/>
          <w:marBottom w:val="0"/>
          <w:divBdr>
            <w:top w:val="none" w:sz="0" w:space="0" w:color="auto"/>
            <w:left w:val="none" w:sz="0" w:space="0" w:color="auto"/>
            <w:bottom w:val="none" w:sz="0" w:space="0" w:color="auto"/>
            <w:right w:val="none" w:sz="0" w:space="0" w:color="auto"/>
          </w:divBdr>
          <w:divsChild>
            <w:div w:id="20479102">
              <w:marLeft w:val="0"/>
              <w:marRight w:val="0"/>
              <w:marTop w:val="0"/>
              <w:marBottom w:val="0"/>
              <w:divBdr>
                <w:top w:val="none" w:sz="0" w:space="0" w:color="auto"/>
                <w:left w:val="none" w:sz="0" w:space="0" w:color="auto"/>
                <w:bottom w:val="none" w:sz="0" w:space="0" w:color="auto"/>
                <w:right w:val="none" w:sz="0" w:space="0" w:color="auto"/>
              </w:divBdr>
            </w:div>
          </w:divsChild>
        </w:div>
        <w:div w:id="1381400442">
          <w:marLeft w:val="0"/>
          <w:marRight w:val="0"/>
          <w:marTop w:val="0"/>
          <w:marBottom w:val="0"/>
          <w:divBdr>
            <w:top w:val="none" w:sz="0" w:space="0" w:color="auto"/>
            <w:left w:val="none" w:sz="0" w:space="0" w:color="auto"/>
            <w:bottom w:val="none" w:sz="0" w:space="0" w:color="auto"/>
            <w:right w:val="none" w:sz="0" w:space="0" w:color="auto"/>
          </w:divBdr>
          <w:divsChild>
            <w:div w:id="557782271">
              <w:marLeft w:val="0"/>
              <w:marRight w:val="0"/>
              <w:marTop w:val="0"/>
              <w:marBottom w:val="0"/>
              <w:divBdr>
                <w:top w:val="none" w:sz="0" w:space="0" w:color="auto"/>
                <w:left w:val="none" w:sz="0" w:space="0" w:color="auto"/>
                <w:bottom w:val="none" w:sz="0" w:space="0" w:color="auto"/>
                <w:right w:val="none" w:sz="0" w:space="0" w:color="auto"/>
              </w:divBdr>
            </w:div>
            <w:div w:id="297416376">
              <w:marLeft w:val="0"/>
              <w:marRight w:val="0"/>
              <w:marTop w:val="0"/>
              <w:marBottom w:val="0"/>
              <w:divBdr>
                <w:top w:val="none" w:sz="0" w:space="0" w:color="auto"/>
                <w:left w:val="none" w:sz="0" w:space="0" w:color="auto"/>
                <w:bottom w:val="none" w:sz="0" w:space="0" w:color="auto"/>
                <w:right w:val="none" w:sz="0" w:space="0" w:color="auto"/>
              </w:divBdr>
            </w:div>
            <w:div w:id="881479238">
              <w:marLeft w:val="0"/>
              <w:marRight w:val="0"/>
              <w:marTop w:val="0"/>
              <w:marBottom w:val="0"/>
              <w:divBdr>
                <w:top w:val="none" w:sz="0" w:space="0" w:color="auto"/>
                <w:left w:val="none" w:sz="0" w:space="0" w:color="auto"/>
                <w:bottom w:val="none" w:sz="0" w:space="0" w:color="auto"/>
                <w:right w:val="none" w:sz="0" w:space="0" w:color="auto"/>
              </w:divBdr>
            </w:div>
            <w:div w:id="2146043293">
              <w:marLeft w:val="0"/>
              <w:marRight w:val="0"/>
              <w:marTop w:val="0"/>
              <w:marBottom w:val="0"/>
              <w:divBdr>
                <w:top w:val="none" w:sz="0" w:space="0" w:color="auto"/>
                <w:left w:val="none" w:sz="0" w:space="0" w:color="auto"/>
                <w:bottom w:val="none" w:sz="0" w:space="0" w:color="auto"/>
                <w:right w:val="none" w:sz="0" w:space="0" w:color="auto"/>
              </w:divBdr>
            </w:div>
            <w:div w:id="544755180">
              <w:marLeft w:val="0"/>
              <w:marRight w:val="0"/>
              <w:marTop w:val="0"/>
              <w:marBottom w:val="0"/>
              <w:divBdr>
                <w:top w:val="none" w:sz="0" w:space="0" w:color="auto"/>
                <w:left w:val="none" w:sz="0" w:space="0" w:color="auto"/>
                <w:bottom w:val="none" w:sz="0" w:space="0" w:color="auto"/>
                <w:right w:val="none" w:sz="0" w:space="0" w:color="auto"/>
              </w:divBdr>
            </w:div>
            <w:div w:id="2125417857">
              <w:marLeft w:val="0"/>
              <w:marRight w:val="0"/>
              <w:marTop w:val="0"/>
              <w:marBottom w:val="0"/>
              <w:divBdr>
                <w:top w:val="none" w:sz="0" w:space="0" w:color="auto"/>
                <w:left w:val="none" w:sz="0" w:space="0" w:color="auto"/>
                <w:bottom w:val="none" w:sz="0" w:space="0" w:color="auto"/>
                <w:right w:val="none" w:sz="0" w:space="0" w:color="auto"/>
              </w:divBdr>
            </w:div>
            <w:div w:id="43067040">
              <w:marLeft w:val="0"/>
              <w:marRight w:val="0"/>
              <w:marTop w:val="0"/>
              <w:marBottom w:val="0"/>
              <w:divBdr>
                <w:top w:val="none" w:sz="0" w:space="0" w:color="auto"/>
                <w:left w:val="none" w:sz="0" w:space="0" w:color="auto"/>
                <w:bottom w:val="none" w:sz="0" w:space="0" w:color="auto"/>
                <w:right w:val="none" w:sz="0" w:space="0" w:color="auto"/>
              </w:divBdr>
            </w:div>
            <w:div w:id="1255095729">
              <w:marLeft w:val="0"/>
              <w:marRight w:val="0"/>
              <w:marTop w:val="0"/>
              <w:marBottom w:val="0"/>
              <w:divBdr>
                <w:top w:val="none" w:sz="0" w:space="0" w:color="auto"/>
                <w:left w:val="none" w:sz="0" w:space="0" w:color="auto"/>
                <w:bottom w:val="none" w:sz="0" w:space="0" w:color="auto"/>
                <w:right w:val="none" w:sz="0" w:space="0" w:color="auto"/>
              </w:divBdr>
            </w:div>
            <w:div w:id="949552314">
              <w:marLeft w:val="0"/>
              <w:marRight w:val="0"/>
              <w:marTop w:val="0"/>
              <w:marBottom w:val="0"/>
              <w:divBdr>
                <w:top w:val="none" w:sz="0" w:space="0" w:color="auto"/>
                <w:left w:val="none" w:sz="0" w:space="0" w:color="auto"/>
                <w:bottom w:val="none" w:sz="0" w:space="0" w:color="auto"/>
                <w:right w:val="none" w:sz="0" w:space="0" w:color="auto"/>
              </w:divBdr>
            </w:div>
          </w:divsChild>
        </w:div>
        <w:div w:id="620259758">
          <w:marLeft w:val="0"/>
          <w:marRight w:val="0"/>
          <w:marTop w:val="0"/>
          <w:marBottom w:val="0"/>
          <w:divBdr>
            <w:top w:val="none" w:sz="0" w:space="0" w:color="auto"/>
            <w:left w:val="none" w:sz="0" w:space="0" w:color="auto"/>
            <w:bottom w:val="none" w:sz="0" w:space="0" w:color="auto"/>
            <w:right w:val="none" w:sz="0" w:space="0" w:color="auto"/>
          </w:divBdr>
          <w:divsChild>
            <w:div w:id="388260778">
              <w:marLeft w:val="0"/>
              <w:marRight w:val="0"/>
              <w:marTop w:val="0"/>
              <w:marBottom w:val="0"/>
              <w:divBdr>
                <w:top w:val="none" w:sz="0" w:space="0" w:color="auto"/>
                <w:left w:val="none" w:sz="0" w:space="0" w:color="auto"/>
                <w:bottom w:val="none" w:sz="0" w:space="0" w:color="auto"/>
                <w:right w:val="none" w:sz="0" w:space="0" w:color="auto"/>
              </w:divBdr>
            </w:div>
          </w:divsChild>
        </w:div>
        <w:div w:id="773131653">
          <w:marLeft w:val="0"/>
          <w:marRight w:val="0"/>
          <w:marTop w:val="0"/>
          <w:marBottom w:val="0"/>
          <w:divBdr>
            <w:top w:val="none" w:sz="0" w:space="0" w:color="auto"/>
            <w:left w:val="none" w:sz="0" w:space="0" w:color="auto"/>
            <w:bottom w:val="none" w:sz="0" w:space="0" w:color="auto"/>
            <w:right w:val="none" w:sz="0" w:space="0" w:color="auto"/>
          </w:divBdr>
          <w:divsChild>
            <w:div w:id="1788159964">
              <w:marLeft w:val="0"/>
              <w:marRight w:val="0"/>
              <w:marTop w:val="0"/>
              <w:marBottom w:val="0"/>
              <w:divBdr>
                <w:top w:val="none" w:sz="0" w:space="0" w:color="auto"/>
                <w:left w:val="none" w:sz="0" w:space="0" w:color="auto"/>
                <w:bottom w:val="none" w:sz="0" w:space="0" w:color="auto"/>
                <w:right w:val="none" w:sz="0" w:space="0" w:color="auto"/>
              </w:divBdr>
            </w:div>
          </w:divsChild>
        </w:div>
        <w:div w:id="1195462194">
          <w:marLeft w:val="0"/>
          <w:marRight w:val="0"/>
          <w:marTop w:val="0"/>
          <w:marBottom w:val="0"/>
          <w:divBdr>
            <w:top w:val="none" w:sz="0" w:space="0" w:color="auto"/>
            <w:left w:val="none" w:sz="0" w:space="0" w:color="auto"/>
            <w:bottom w:val="none" w:sz="0" w:space="0" w:color="auto"/>
            <w:right w:val="none" w:sz="0" w:space="0" w:color="auto"/>
          </w:divBdr>
          <w:divsChild>
            <w:div w:id="668942541">
              <w:marLeft w:val="0"/>
              <w:marRight w:val="0"/>
              <w:marTop w:val="0"/>
              <w:marBottom w:val="0"/>
              <w:divBdr>
                <w:top w:val="none" w:sz="0" w:space="0" w:color="auto"/>
                <w:left w:val="none" w:sz="0" w:space="0" w:color="auto"/>
                <w:bottom w:val="none" w:sz="0" w:space="0" w:color="auto"/>
                <w:right w:val="none" w:sz="0" w:space="0" w:color="auto"/>
              </w:divBdr>
            </w:div>
            <w:div w:id="620963602">
              <w:marLeft w:val="0"/>
              <w:marRight w:val="0"/>
              <w:marTop w:val="0"/>
              <w:marBottom w:val="0"/>
              <w:divBdr>
                <w:top w:val="none" w:sz="0" w:space="0" w:color="auto"/>
                <w:left w:val="none" w:sz="0" w:space="0" w:color="auto"/>
                <w:bottom w:val="none" w:sz="0" w:space="0" w:color="auto"/>
                <w:right w:val="none" w:sz="0" w:space="0" w:color="auto"/>
              </w:divBdr>
            </w:div>
            <w:div w:id="1643658222">
              <w:marLeft w:val="0"/>
              <w:marRight w:val="0"/>
              <w:marTop w:val="0"/>
              <w:marBottom w:val="0"/>
              <w:divBdr>
                <w:top w:val="none" w:sz="0" w:space="0" w:color="auto"/>
                <w:left w:val="none" w:sz="0" w:space="0" w:color="auto"/>
                <w:bottom w:val="none" w:sz="0" w:space="0" w:color="auto"/>
                <w:right w:val="none" w:sz="0" w:space="0" w:color="auto"/>
              </w:divBdr>
            </w:div>
            <w:div w:id="801773306">
              <w:marLeft w:val="0"/>
              <w:marRight w:val="0"/>
              <w:marTop w:val="0"/>
              <w:marBottom w:val="0"/>
              <w:divBdr>
                <w:top w:val="none" w:sz="0" w:space="0" w:color="auto"/>
                <w:left w:val="none" w:sz="0" w:space="0" w:color="auto"/>
                <w:bottom w:val="none" w:sz="0" w:space="0" w:color="auto"/>
                <w:right w:val="none" w:sz="0" w:space="0" w:color="auto"/>
              </w:divBdr>
            </w:div>
            <w:div w:id="1325475627">
              <w:marLeft w:val="0"/>
              <w:marRight w:val="0"/>
              <w:marTop w:val="0"/>
              <w:marBottom w:val="0"/>
              <w:divBdr>
                <w:top w:val="none" w:sz="0" w:space="0" w:color="auto"/>
                <w:left w:val="none" w:sz="0" w:space="0" w:color="auto"/>
                <w:bottom w:val="none" w:sz="0" w:space="0" w:color="auto"/>
                <w:right w:val="none" w:sz="0" w:space="0" w:color="auto"/>
              </w:divBdr>
            </w:div>
            <w:div w:id="605191426">
              <w:marLeft w:val="0"/>
              <w:marRight w:val="0"/>
              <w:marTop w:val="0"/>
              <w:marBottom w:val="0"/>
              <w:divBdr>
                <w:top w:val="none" w:sz="0" w:space="0" w:color="auto"/>
                <w:left w:val="none" w:sz="0" w:space="0" w:color="auto"/>
                <w:bottom w:val="none" w:sz="0" w:space="0" w:color="auto"/>
                <w:right w:val="none" w:sz="0" w:space="0" w:color="auto"/>
              </w:divBdr>
            </w:div>
            <w:div w:id="169176829">
              <w:marLeft w:val="0"/>
              <w:marRight w:val="0"/>
              <w:marTop w:val="0"/>
              <w:marBottom w:val="0"/>
              <w:divBdr>
                <w:top w:val="none" w:sz="0" w:space="0" w:color="auto"/>
                <w:left w:val="none" w:sz="0" w:space="0" w:color="auto"/>
                <w:bottom w:val="none" w:sz="0" w:space="0" w:color="auto"/>
                <w:right w:val="none" w:sz="0" w:space="0" w:color="auto"/>
              </w:divBdr>
            </w:div>
            <w:div w:id="366220772">
              <w:marLeft w:val="0"/>
              <w:marRight w:val="0"/>
              <w:marTop w:val="0"/>
              <w:marBottom w:val="0"/>
              <w:divBdr>
                <w:top w:val="none" w:sz="0" w:space="0" w:color="auto"/>
                <w:left w:val="none" w:sz="0" w:space="0" w:color="auto"/>
                <w:bottom w:val="none" w:sz="0" w:space="0" w:color="auto"/>
                <w:right w:val="none" w:sz="0" w:space="0" w:color="auto"/>
              </w:divBdr>
            </w:div>
            <w:div w:id="1504053017">
              <w:marLeft w:val="0"/>
              <w:marRight w:val="0"/>
              <w:marTop w:val="0"/>
              <w:marBottom w:val="0"/>
              <w:divBdr>
                <w:top w:val="none" w:sz="0" w:space="0" w:color="auto"/>
                <w:left w:val="none" w:sz="0" w:space="0" w:color="auto"/>
                <w:bottom w:val="none" w:sz="0" w:space="0" w:color="auto"/>
                <w:right w:val="none" w:sz="0" w:space="0" w:color="auto"/>
              </w:divBdr>
            </w:div>
          </w:divsChild>
        </w:div>
        <w:div w:id="146673800">
          <w:marLeft w:val="0"/>
          <w:marRight w:val="0"/>
          <w:marTop w:val="0"/>
          <w:marBottom w:val="0"/>
          <w:divBdr>
            <w:top w:val="none" w:sz="0" w:space="0" w:color="auto"/>
            <w:left w:val="none" w:sz="0" w:space="0" w:color="auto"/>
            <w:bottom w:val="none" w:sz="0" w:space="0" w:color="auto"/>
            <w:right w:val="none" w:sz="0" w:space="0" w:color="auto"/>
          </w:divBdr>
          <w:divsChild>
            <w:div w:id="1680814744">
              <w:marLeft w:val="0"/>
              <w:marRight w:val="0"/>
              <w:marTop w:val="0"/>
              <w:marBottom w:val="0"/>
              <w:divBdr>
                <w:top w:val="none" w:sz="0" w:space="0" w:color="auto"/>
                <w:left w:val="none" w:sz="0" w:space="0" w:color="auto"/>
                <w:bottom w:val="none" w:sz="0" w:space="0" w:color="auto"/>
                <w:right w:val="none" w:sz="0" w:space="0" w:color="auto"/>
              </w:divBdr>
            </w:div>
          </w:divsChild>
        </w:div>
        <w:div w:id="244606528">
          <w:marLeft w:val="0"/>
          <w:marRight w:val="0"/>
          <w:marTop w:val="0"/>
          <w:marBottom w:val="0"/>
          <w:divBdr>
            <w:top w:val="none" w:sz="0" w:space="0" w:color="auto"/>
            <w:left w:val="none" w:sz="0" w:space="0" w:color="auto"/>
            <w:bottom w:val="none" w:sz="0" w:space="0" w:color="auto"/>
            <w:right w:val="none" w:sz="0" w:space="0" w:color="auto"/>
          </w:divBdr>
          <w:divsChild>
            <w:div w:id="1051879515">
              <w:marLeft w:val="0"/>
              <w:marRight w:val="0"/>
              <w:marTop w:val="0"/>
              <w:marBottom w:val="0"/>
              <w:divBdr>
                <w:top w:val="none" w:sz="0" w:space="0" w:color="auto"/>
                <w:left w:val="none" w:sz="0" w:space="0" w:color="auto"/>
                <w:bottom w:val="none" w:sz="0" w:space="0" w:color="auto"/>
                <w:right w:val="none" w:sz="0" w:space="0" w:color="auto"/>
              </w:divBdr>
            </w:div>
          </w:divsChild>
        </w:div>
        <w:div w:id="668754577">
          <w:marLeft w:val="0"/>
          <w:marRight w:val="0"/>
          <w:marTop w:val="0"/>
          <w:marBottom w:val="0"/>
          <w:divBdr>
            <w:top w:val="none" w:sz="0" w:space="0" w:color="auto"/>
            <w:left w:val="none" w:sz="0" w:space="0" w:color="auto"/>
            <w:bottom w:val="none" w:sz="0" w:space="0" w:color="auto"/>
            <w:right w:val="none" w:sz="0" w:space="0" w:color="auto"/>
          </w:divBdr>
          <w:divsChild>
            <w:div w:id="1204631966">
              <w:marLeft w:val="0"/>
              <w:marRight w:val="0"/>
              <w:marTop w:val="0"/>
              <w:marBottom w:val="0"/>
              <w:divBdr>
                <w:top w:val="none" w:sz="0" w:space="0" w:color="auto"/>
                <w:left w:val="none" w:sz="0" w:space="0" w:color="auto"/>
                <w:bottom w:val="none" w:sz="0" w:space="0" w:color="auto"/>
                <w:right w:val="none" w:sz="0" w:space="0" w:color="auto"/>
              </w:divBdr>
            </w:div>
            <w:div w:id="26610782">
              <w:marLeft w:val="0"/>
              <w:marRight w:val="0"/>
              <w:marTop w:val="0"/>
              <w:marBottom w:val="0"/>
              <w:divBdr>
                <w:top w:val="none" w:sz="0" w:space="0" w:color="auto"/>
                <w:left w:val="none" w:sz="0" w:space="0" w:color="auto"/>
                <w:bottom w:val="none" w:sz="0" w:space="0" w:color="auto"/>
                <w:right w:val="none" w:sz="0" w:space="0" w:color="auto"/>
              </w:divBdr>
            </w:div>
            <w:div w:id="219483976">
              <w:marLeft w:val="0"/>
              <w:marRight w:val="0"/>
              <w:marTop w:val="0"/>
              <w:marBottom w:val="0"/>
              <w:divBdr>
                <w:top w:val="none" w:sz="0" w:space="0" w:color="auto"/>
                <w:left w:val="none" w:sz="0" w:space="0" w:color="auto"/>
                <w:bottom w:val="none" w:sz="0" w:space="0" w:color="auto"/>
                <w:right w:val="none" w:sz="0" w:space="0" w:color="auto"/>
              </w:divBdr>
            </w:div>
            <w:div w:id="1216506247">
              <w:marLeft w:val="0"/>
              <w:marRight w:val="0"/>
              <w:marTop w:val="0"/>
              <w:marBottom w:val="0"/>
              <w:divBdr>
                <w:top w:val="none" w:sz="0" w:space="0" w:color="auto"/>
                <w:left w:val="none" w:sz="0" w:space="0" w:color="auto"/>
                <w:bottom w:val="none" w:sz="0" w:space="0" w:color="auto"/>
                <w:right w:val="none" w:sz="0" w:space="0" w:color="auto"/>
              </w:divBdr>
            </w:div>
            <w:div w:id="1678270099">
              <w:marLeft w:val="0"/>
              <w:marRight w:val="0"/>
              <w:marTop w:val="0"/>
              <w:marBottom w:val="0"/>
              <w:divBdr>
                <w:top w:val="none" w:sz="0" w:space="0" w:color="auto"/>
                <w:left w:val="none" w:sz="0" w:space="0" w:color="auto"/>
                <w:bottom w:val="none" w:sz="0" w:space="0" w:color="auto"/>
                <w:right w:val="none" w:sz="0" w:space="0" w:color="auto"/>
              </w:divBdr>
            </w:div>
            <w:div w:id="1456371533">
              <w:marLeft w:val="0"/>
              <w:marRight w:val="0"/>
              <w:marTop w:val="0"/>
              <w:marBottom w:val="0"/>
              <w:divBdr>
                <w:top w:val="none" w:sz="0" w:space="0" w:color="auto"/>
                <w:left w:val="none" w:sz="0" w:space="0" w:color="auto"/>
                <w:bottom w:val="none" w:sz="0" w:space="0" w:color="auto"/>
                <w:right w:val="none" w:sz="0" w:space="0" w:color="auto"/>
              </w:divBdr>
            </w:div>
            <w:div w:id="787041168">
              <w:marLeft w:val="0"/>
              <w:marRight w:val="0"/>
              <w:marTop w:val="0"/>
              <w:marBottom w:val="0"/>
              <w:divBdr>
                <w:top w:val="none" w:sz="0" w:space="0" w:color="auto"/>
                <w:left w:val="none" w:sz="0" w:space="0" w:color="auto"/>
                <w:bottom w:val="none" w:sz="0" w:space="0" w:color="auto"/>
                <w:right w:val="none" w:sz="0" w:space="0" w:color="auto"/>
              </w:divBdr>
            </w:div>
            <w:div w:id="1908608961">
              <w:marLeft w:val="0"/>
              <w:marRight w:val="0"/>
              <w:marTop w:val="0"/>
              <w:marBottom w:val="0"/>
              <w:divBdr>
                <w:top w:val="none" w:sz="0" w:space="0" w:color="auto"/>
                <w:left w:val="none" w:sz="0" w:space="0" w:color="auto"/>
                <w:bottom w:val="none" w:sz="0" w:space="0" w:color="auto"/>
                <w:right w:val="none" w:sz="0" w:space="0" w:color="auto"/>
              </w:divBdr>
            </w:div>
            <w:div w:id="1643004735">
              <w:marLeft w:val="0"/>
              <w:marRight w:val="0"/>
              <w:marTop w:val="0"/>
              <w:marBottom w:val="0"/>
              <w:divBdr>
                <w:top w:val="none" w:sz="0" w:space="0" w:color="auto"/>
                <w:left w:val="none" w:sz="0" w:space="0" w:color="auto"/>
                <w:bottom w:val="none" w:sz="0" w:space="0" w:color="auto"/>
                <w:right w:val="none" w:sz="0" w:space="0" w:color="auto"/>
              </w:divBdr>
            </w:div>
            <w:div w:id="1676150343">
              <w:marLeft w:val="0"/>
              <w:marRight w:val="0"/>
              <w:marTop w:val="0"/>
              <w:marBottom w:val="0"/>
              <w:divBdr>
                <w:top w:val="none" w:sz="0" w:space="0" w:color="auto"/>
                <w:left w:val="none" w:sz="0" w:space="0" w:color="auto"/>
                <w:bottom w:val="none" w:sz="0" w:space="0" w:color="auto"/>
                <w:right w:val="none" w:sz="0" w:space="0" w:color="auto"/>
              </w:divBdr>
            </w:div>
            <w:div w:id="1445658637">
              <w:marLeft w:val="0"/>
              <w:marRight w:val="0"/>
              <w:marTop w:val="0"/>
              <w:marBottom w:val="0"/>
              <w:divBdr>
                <w:top w:val="none" w:sz="0" w:space="0" w:color="auto"/>
                <w:left w:val="none" w:sz="0" w:space="0" w:color="auto"/>
                <w:bottom w:val="none" w:sz="0" w:space="0" w:color="auto"/>
                <w:right w:val="none" w:sz="0" w:space="0" w:color="auto"/>
              </w:divBdr>
            </w:div>
            <w:div w:id="2113815614">
              <w:marLeft w:val="0"/>
              <w:marRight w:val="0"/>
              <w:marTop w:val="0"/>
              <w:marBottom w:val="0"/>
              <w:divBdr>
                <w:top w:val="none" w:sz="0" w:space="0" w:color="auto"/>
                <w:left w:val="none" w:sz="0" w:space="0" w:color="auto"/>
                <w:bottom w:val="none" w:sz="0" w:space="0" w:color="auto"/>
                <w:right w:val="none" w:sz="0" w:space="0" w:color="auto"/>
              </w:divBdr>
            </w:div>
            <w:div w:id="1770076458">
              <w:marLeft w:val="0"/>
              <w:marRight w:val="0"/>
              <w:marTop w:val="0"/>
              <w:marBottom w:val="0"/>
              <w:divBdr>
                <w:top w:val="none" w:sz="0" w:space="0" w:color="auto"/>
                <w:left w:val="none" w:sz="0" w:space="0" w:color="auto"/>
                <w:bottom w:val="none" w:sz="0" w:space="0" w:color="auto"/>
                <w:right w:val="none" w:sz="0" w:space="0" w:color="auto"/>
              </w:divBdr>
            </w:div>
            <w:div w:id="1147631617">
              <w:marLeft w:val="0"/>
              <w:marRight w:val="0"/>
              <w:marTop w:val="0"/>
              <w:marBottom w:val="0"/>
              <w:divBdr>
                <w:top w:val="none" w:sz="0" w:space="0" w:color="auto"/>
                <w:left w:val="none" w:sz="0" w:space="0" w:color="auto"/>
                <w:bottom w:val="none" w:sz="0" w:space="0" w:color="auto"/>
                <w:right w:val="none" w:sz="0" w:space="0" w:color="auto"/>
              </w:divBdr>
            </w:div>
            <w:div w:id="689336266">
              <w:marLeft w:val="0"/>
              <w:marRight w:val="0"/>
              <w:marTop w:val="0"/>
              <w:marBottom w:val="0"/>
              <w:divBdr>
                <w:top w:val="none" w:sz="0" w:space="0" w:color="auto"/>
                <w:left w:val="none" w:sz="0" w:space="0" w:color="auto"/>
                <w:bottom w:val="none" w:sz="0" w:space="0" w:color="auto"/>
                <w:right w:val="none" w:sz="0" w:space="0" w:color="auto"/>
              </w:divBdr>
            </w:div>
            <w:div w:id="875116291">
              <w:marLeft w:val="0"/>
              <w:marRight w:val="0"/>
              <w:marTop w:val="0"/>
              <w:marBottom w:val="0"/>
              <w:divBdr>
                <w:top w:val="none" w:sz="0" w:space="0" w:color="auto"/>
                <w:left w:val="none" w:sz="0" w:space="0" w:color="auto"/>
                <w:bottom w:val="none" w:sz="0" w:space="0" w:color="auto"/>
                <w:right w:val="none" w:sz="0" w:space="0" w:color="auto"/>
              </w:divBdr>
            </w:div>
            <w:div w:id="53550809">
              <w:marLeft w:val="0"/>
              <w:marRight w:val="0"/>
              <w:marTop w:val="0"/>
              <w:marBottom w:val="0"/>
              <w:divBdr>
                <w:top w:val="none" w:sz="0" w:space="0" w:color="auto"/>
                <w:left w:val="none" w:sz="0" w:space="0" w:color="auto"/>
                <w:bottom w:val="none" w:sz="0" w:space="0" w:color="auto"/>
                <w:right w:val="none" w:sz="0" w:space="0" w:color="auto"/>
              </w:divBdr>
            </w:div>
            <w:div w:id="249319097">
              <w:marLeft w:val="0"/>
              <w:marRight w:val="0"/>
              <w:marTop w:val="0"/>
              <w:marBottom w:val="0"/>
              <w:divBdr>
                <w:top w:val="none" w:sz="0" w:space="0" w:color="auto"/>
                <w:left w:val="none" w:sz="0" w:space="0" w:color="auto"/>
                <w:bottom w:val="none" w:sz="0" w:space="0" w:color="auto"/>
                <w:right w:val="none" w:sz="0" w:space="0" w:color="auto"/>
              </w:divBdr>
            </w:div>
            <w:div w:id="311756459">
              <w:marLeft w:val="0"/>
              <w:marRight w:val="0"/>
              <w:marTop w:val="0"/>
              <w:marBottom w:val="0"/>
              <w:divBdr>
                <w:top w:val="none" w:sz="0" w:space="0" w:color="auto"/>
                <w:left w:val="none" w:sz="0" w:space="0" w:color="auto"/>
                <w:bottom w:val="none" w:sz="0" w:space="0" w:color="auto"/>
                <w:right w:val="none" w:sz="0" w:space="0" w:color="auto"/>
              </w:divBdr>
            </w:div>
            <w:div w:id="1896504039">
              <w:marLeft w:val="0"/>
              <w:marRight w:val="0"/>
              <w:marTop w:val="0"/>
              <w:marBottom w:val="0"/>
              <w:divBdr>
                <w:top w:val="none" w:sz="0" w:space="0" w:color="auto"/>
                <w:left w:val="none" w:sz="0" w:space="0" w:color="auto"/>
                <w:bottom w:val="none" w:sz="0" w:space="0" w:color="auto"/>
                <w:right w:val="none" w:sz="0" w:space="0" w:color="auto"/>
              </w:divBdr>
            </w:div>
            <w:div w:id="175733036">
              <w:marLeft w:val="0"/>
              <w:marRight w:val="0"/>
              <w:marTop w:val="0"/>
              <w:marBottom w:val="0"/>
              <w:divBdr>
                <w:top w:val="none" w:sz="0" w:space="0" w:color="auto"/>
                <w:left w:val="none" w:sz="0" w:space="0" w:color="auto"/>
                <w:bottom w:val="none" w:sz="0" w:space="0" w:color="auto"/>
                <w:right w:val="none" w:sz="0" w:space="0" w:color="auto"/>
              </w:divBdr>
            </w:div>
            <w:div w:id="1886601031">
              <w:marLeft w:val="0"/>
              <w:marRight w:val="0"/>
              <w:marTop w:val="0"/>
              <w:marBottom w:val="0"/>
              <w:divBdr>
                <w:top w:val="none" w:sz="0" w:space="0" w:color="auto"/>
                <w:left w:val="none" w:sz="0" w:space="0" w:color="auto"/>
                <w:bottom w:val="none" w:sz="0" w:space="0" w:color="auto"/>
                <w:right w:val="none" w:sz="0" w:space="0" w:color="auto"/>
              </w:divBdr>
            </w:div>
            <w:div w:id="657618099">
              <w:marLeft w:val="0"/>
              <w:marRight w:val="0"/>
              <w:marTop w:val="0"/>
              <w:marBottom w:val="0"/>
              <w:divBdr>
                <w:top w:val="none" w:sz="0" w:space="0" w:color="auto"/>
                <w:left w:val="none" w:sz="0" w:space="0" w:color="auto"/>
                <w:bottom w:val="none" w:sz="0" w:space="0" w:color="auto"/>
                <w:right w:val="none" w:sz="0" w:space="0" w:color="auto"/>
              </w:divBdr>
            </w:div>
          </w:divsChild>
        </w:div>
        <w:div w:id="1800958069">
          <w:marLeft w:val="0"/>
          <w:marRight w:val="0"/>
          <w:marTop w:val="0"/>
          <w:marBottom w:val="0"/>
          <w:divBdr>
            <w:top w:val="none" w:sz="0" w:space="0" w:color="auto"/>
            <w:left w:val="none" w:sz="0" w:space="0" w:color="auto"/>
            <w:bottom w:val="none" w:sz="0" w:space="0" w:color="auto"/>
            <w:right w:val="none" w:sz="0" w:space="0" w:color="auto"/>
          </w:divBdr>
          <w:divsChild>
            <w:div w:id="2078287340">
              <w:marLeft w:val="0"/>
              <w:marRight w:val="0"/>
              <w:marTop w:val="0"/>
              <w:marBottom w:val="0"/>
              <w:divBdr>
                <w:top w:val="none" w:sz="0" w:space="0" w:color="auto"/>
                <w:left w:val="none" w:sz="0" w:space="0" w:color="auto"/>
                <w:bottom w:val="none" w:sz="0" w:space="0" w:color="auto"/>
                <w:right w:val="none" w:sz="0" w:space="0" w:color="auto"/>
              </w:divBdr>
            </w:div>
          </w:divsChild>
        </w:div>
        <w:div w:id="1934315035">
          <w:marLeft w:val="0"/>
          <w:marRight w:val="0"/>
          <w:marTop w:val="0"/>
          <w:marBottom w:val="0"/>
          <w:divBdr>
            <w:top w:val="none" w:sz="0" w:space="0" w:color="auto"/>
            <w:left w:val="none" w:sz="0" w:space="0" w:color="auto"/>
            <w:bottom w:val="none" w:sz="0" w:space="0" w:color="auto"/>
            <w:right w:val="none" w:sz="0" w:space="0" w:color="auto"/>
          </w:divBdr>
          <w:divsChild>
            <w:div w:id="1415708835">
              <w:marLeft w:val="0"/>
              <w:marRight w:val="0"/>
              <w:marTop w:val="0"/>
              <w:marBottom w:val="0"/>
              <w:divBdr>
                <w:top w:val="none" w:sz="0" w:space="0" w:color="auto"/>
                <w:left w:val="none" w:sz="0" w:space="0" w:color="auto"/>
                <w:bottom w:val="none" w:sz="0" w:space="0" w:color="auto"/>
                <w:right w:val="none" w:sz="0" w:space="0" w:color="auto"/>
              </w:divBdr>
            </w:div>
          </w:divsChild>
        </w:div>
        <w:div w:id="930816434">
          <w:marLeft w:val="0"/>
          <w:marRight w:val="0"/>
          <w:marTop w:val="0"/>
          <w:marBottom w:val="0"/>
          <w:divBdr>
            <w:top w:val="none" w:sz="0" w:space="0" w:color="auto"/>
            <w:left w:val="none" w:sz="0" w:space="0" w:color="auto"/>
            <w:bottom w:val="none" w:sz="0" w:space="0" w:color="auto"/>
            <w:right w:val="none" w:sz="0" w:space="0" w:color="auto"/>
          </w:divBdr>
          <w:divsChild>
            <w:div w:id="269551659">
              <w:marLeft w:val="0"/>
              <w:marRight w:val="0"/>
              <w:marTop w:val="0"/>
              <w:marBottom w:val="0"/>
              <w:divBdr>
                <w:top w:val="none" w:sz="0" w:space="0" w:color="auto"/>
                <w:left w:val="none" w:sz="0" w:space="0" w:color="auto"/>
                <w:bottom w:val="none" w:sz="0" w:space="0" w:color="auto"/>
                <w:right w:val="none" w:sz="0" w:space="0" w:color="auto"/>
              </w:divBdr>
            </w:div>
            <w:div w:id="1881241731">
              <w:marLeft w:val="0"/>
              <w:marRight w:val="0"/>
              <w:marTop w:val="0"/>
              <w:marBottom w:val="0"/>
              <w:divBdr>
                <w:top w:val="none" w:sz="0" w:space="0" w:color="auto"/>
                <w:left w:val="none" w:sz="0" w:space="0" w:color="auto"/>
                <w:bottom w:val="none" w:sz="0" w:space="0" w:color="auto"/>
                <w:right w:val="none" w:sz="0" w:space="0" w:color="auto"/>
              </w:divBdr>
            </w:div>
            <w:div w:id="1157919890">
              <w:marLeft w:val="0"/>
              <w:marRight w:val="0"/>
              <w:marTop w:val="0"/>
              <w:marBottom w:val="0"/>
              <w:divBdr>
                <w:top w:val="none" w:sz="0" w:space="0" w:color="auto"/>
                <w:left w:val="none" w:sz="0" w:space="0" w:color="auto"/>
                <w:bottom w:val="none" w:sz="0" w:space="0" w:color="auto"/>
                <w:right w:val="none" w:sz="0" w:space="0" w:color="auto"/>
              </w:divBdr>
            </w:div>
            <w:div w:id="608702216">
              <w:marLeft w:val="0"/>
              <w:marRight w:val="0"/>
              <w:marTop w:val="0"/>
              <w:marBottom w:val="0"/>
              <w:divBdr>
                <w:top w:val="none" w:sz="0" w:space="0" w:color="auto"/>
                <w:left w:val="none" w:sz="0" w:space="0" w:color="auto"/>
                <w:bottom w:val="none" w:sz="0" w:space="0" w:color="auto"/>
                <w:right w:val="none" w:sz="0" w:space="0" w:color="auto"/>
              </w:divBdr>
            </w:div>
            <w:div w:id="119689369">
              <w:marLeft w:val="0"/>
              <w:marRight w:val="0"/>
              <w:marTop w:val="0"/>
              <w:marBottom w:val="0"/>
              <w:divBdr>
                <w:top w:val="none" w:sz="0" w:space="0" w:color="auto"/>
                <w:left w:val="none" w:sz="0" w:space="0" w:color="auto"/>
                <w:bottom w:val="none" w:sz="0" w:space="0" w:color="auto"/>
                <w:right w:val="none" w:sz="0" w:space="0" w:color="auto"/>
              </w:divBdr>
            </w:div>
            <w:div w:id="1991513686">
              <w:marLeft w:val="0"/>
              <w:marRight w:val="0"/>
              <w:marTop w:val="0"/>
              <w:marBottom w:val="0"/>
              <w:divBdr>
                <w:top w:val="none" w:sz="0" w:space="0" w:color="auto"/>
                <w:left w:val="none" w:sz="0" w:space="0" w:color="auto"/>
                <w:bottom w:val="none" w:sz="0" w:space="0" w:color="auto"/>
                <w:right w:val="none" w:sz="0" w:space="0" w:color="auto"/>
              </w:divBdr>
            </w:div>
            <w:div w:id="383917392">
              <w:marLeft w:val="0"/>
              <w:marRight w:val="0"/>
              <w:marTop w:val="0"/>
              <w:marBottom w:val="0"/>
              <w:divBdr>
                <w:top w:val="none" w:sz="0" w:space="0" w:color="auto"/>
                <w:left w:val="none" w:sz="0" w:space="0" w:color="auto"/>
                <w:bottom w:val="none" w:sz="0" w:space="0" w:color="auto"/>
                <w:right w:val="none" w:sz="0" w:space="0" w:color="auto"/>
              </w:divBdr>
            </w:div>
            <w:div w:id="869757745">
              <w:marLeft w:val="0"/>
              <w:marRight w:val="0"/>
              <w:marTop w:val="0"/>
              <w:marBottom w:val="0"/>
              <w:divBdr>
                <w:top w:val="none" w:sz="0" w:space="0" w:color="auto"/>
                <w:left w:val="none" w:sz="0" w:space="0" w:color="auto"/>
                <w:bottom w:val="none" w:sz="0" w:space="0" w:color="auto"/>
                <w:right w:val="none" w:sz="0" w:space="0" w:color="auto"/>
              </w:divBdr>
            </w:div>
            <w:div w:id="1122990843">
              <w:marLeft w:val="0"/>
              <w:marRight w:val="0"/>
              <w:marTop w:val="0"/>
              <w:marBottom w:val="0"/>
              <w:divBdr>
                <w:top w:val="none" w:sz="0" w:space="0" w:color="auto"/>
                <w:left w:val="none" w:sz="0" w:space="0" w:color="auto"/>
                <w:bottom w:val="none" w:sz="0" w:space="0" w:color="auto"/>
                <w:right w:val="none" w:sz="0" w:space="0" w:color="auto"/>
              </w:divBdr>
            </w:div>
            <w:div w:id="557284709">
              <w:marLeft w:val="0"/>
              <w:marRight w:val="0"/>
              <w:marTop w:val="0"/>
              <w:marBottom w:val="0"/>
              <w:divBdr>
                <w:top w:val="none" w:sz="0" w:space="0" w:color="auto"/>
                <w:left w:val="none" w:sz="0" w:space="0" w:color="auto"/>
                <w:bottom w:val="none" w:sz="0" w:space="0" w:color="auto"/>
                <w:right w:val="none" w:sz="0" w:space="0" w:color="auto"/>
              </w:divBdr>
            </w:div>
          </w:divsChild>
        </w:div>
        <w:div w:id="1997227014">
          <w:marLeft w:val="0"/>
          <w:marRight w:val="0"/>
          <w:marTop w:val="0"/>
          <w:marBottom w:val="0"/>
          <w:divBdr>
            <w:top w:val="none" w:sz="0" w:space="0" w:color="auto"/>
            <w:left w:val="none" w:sz="0" w:space="0" w:color="auto"/>
            <w:bottom w:val="none" w:sz="0" w:space="0" w:color="auto"/>
            <w:right w:val="none" w:sz="0" w:space="0" w:color="auto"/>
          </w:divBdr>
          <w:divsChild>
            <w:div w:id="1020858329">
              <w:marLeft w:val="0"/>
              <w:marRight w:val="0"/>
              <w:marTop w:val="0"/>
              <w:marBottom w:val="0"/>
              <w:divBdr>
                <w:top w:val="none" w:sz="0" w:space="0" w:color="auto"/>
                <w:left w:val="none" w:sz="0" w:space="0" w:color="auto"/>
                <w:bottom w:val="none" w:sz="0" w:space="0" w:color="auto"/>
                <w:right w:val="none" w:sz="0" w:space="0" w:color="auto"/>
              </w:divBdr>
            </w:div>
          </w:divsChild>
        </w:div>
        <w:div w:id="2136287860">
          <w:marLeft w:val="0"/>
          <w:marRight w:val="0"/>
          <w:marTop w:val="0"/>
          <w:marBottom w:val="0"/>
          <w:divBdr>
            <w:top w:val="none" w:sz="0" w:space="0" w:color="auto"/>
            <w:left w:val="none" w:sz="0" w:space="0" w:color="auto"/>
            <w:bottom w:val="none" w:sz="0" w:space="0" w:color="auto"/>
            <w:right w:val="none" w:sz="0" w:space="0" w:color="auto"/>
          </w:divBdr>
          <w:divsChild>
            <w:div w:id="1162157578">
              <w:marLeft w:val="0"/>
              <w:marRight w:val="0"/>
              <w:marTop w:val="0"/>
              <w:marBottom w:val="0"/>
              <w:divBdr>
                <w:top w:val="none" w:sz="0" w:space="0" w:color="auto"/>
                <w:left w:val="none" w:sz="0" w:space="0" w:color="auto"/>
                <w:bottom w:val="none" w:sz="0" w:space="0" w:color="auto"/>
                <w:right w:val="none" w:sz="0" w:space="0" w:color="auto"/>
              </w:divBdr>
            </w:div>
          </w:divsChild>
        </w:div>
        <w:div w:id="578252302">
          <w:marLeft w:val="0"/>
          <w:marRight w:val="0"/>
          <w:marTop w:val="0"/>
          <w:marBottom w:val="0"/>
          <w:divBdr>
            <w:top w:val="none" w:sz="0" w:space="0" w:color="auto"/>
            <w:left w:val="none" w:sz="0" w:space="0" w:color="auto"/>
            <w:bottom w:val="none" w:sz="0" w:space="0" w:color="auto"/>
            <w:right w:val="none" w:sz="0" w:space="0" w:color="auto"/>
          </w:divBdr>
          <w:divsChild>
            <w:div w:id="1008099294">
              <w:marLeft w:val="0"/>
              <w:marRight w:val="0"/>
              <w:marTop w:val="0"/>
              <w:marBottom w:val="0"/>
              <w:divBdr>
                <w:top w:val="none" w:sz="0" w:space="0" w:color="auto"/>
                <w:left w:val="none" w:sz="0" w:space="0" w:color="auto"/>
                <w:bottom w:val="none" w:sz="0" w:space="0" w:color="auto"/>
                <w:right w:val="none" w:sz="0" w:space="0" w:color="auto"/>
              </w:divBdr>
            </w:div>
            <w:div w:id="1503005494">
              <w:marLeft w:val="0"/>
              <w:marRight w:val="0"/>
              <w:marTop w:val="0"/>
              <w:marBottom w:val="0"/>
              <w:divBdr>
                <w:top w:val="none" w:sz="0" w:space="0" w:color="auto"/>
                <w:left w:val="none" w:sz="0" w:space="0" w:color="auto"/>
                <w:bottom w:val="none" w:sz="0" w:space="0" w:color="auto"/>
                <w:right w:val="none" w:sz="0" w:space="0" w:color="auto"/>
              </w:divBdr>
            </w:div>
            <w:div w:id="601692907">
              <w:marLeft w:val="0"/>
              <w:marRight w:val="0"/>
              <w:marTop w:val="0"/>
              <w:marBottom w:val="0"/>
              <w:divBdr>
                <w:top w:val="none" w:sz="0" w:space="0" w:color="auto"/>
                <w:left w:val="none" w:sz="0" w:space="0" w:color="auto"/>
                <w:bottom w:val="none" w:sz="0" w:space="0" w:color="auto"/>
                <w:right w:val="none" w:sz="0" w:space="0" w:color="auto"/>
              </w:divBdr>
            </w:div>
            <w:div w:id="1060711209">
              <w:marLeft w:val="0"/>
              <w:marRight w:val="0"/>
              <w:marTop w:val="0"/>
              <w:marBottom w:val="0"/>
              <w:divBdr>
                <w:top w:val="none" w:sz="0" w:space="0" w:color="auto"/>
                <w:left w:val="none" w:sz="0" w:space="0" w:color="auto"/>
                <w:bottom w:val="none" w:sz="0" w:space="0" w:color="auto"/>
                <w:right w:val="none" w:sz="0" w:space="0" w:color="auto"/>
              </w:divBdr>
            </w:div>
            <w:div w:id="2113670229">
              <w:marLeft w:val="0"/>
              <w:marRight w:val="0"/>
              <w:marTop w:val="0"/>
              <w:marBottom w:val="0"/>
              <w:divBdr>
                <w:top w:val="none" w:sz="0" w:space="0" w:color="auto"/>
                <w:left w:val="none" w:sz="0" w:space="0" w:color="auto"/>
                <w:bottom w:val="none" w:sz="0" w:space="0" w:color="auto"/>
                <w:right w:val="none" w:sz="0" w:space="0" w:color="auto"/>
              </w:divBdr>
              <w:divsChild>
                <w:div w:id="946810086">
                  <w:marLeft w:val="0"/>
                  <w:marRight w:val="0"/>
                  <w:marTop w:val="30"/>
                  <w:marBottom w:val="30"/>
                  <w:divBdr>
                    <w:top w:val="none" w:sz="0" w:space="0" w:color="auto"/>
                    <w:left w:val="none" w:sz="0" w:space="0" w:color="auto"/>
                    <w:bottom w:val="none" w:sz="0" w:space="0" w:color="auto"/>
                    <w:right w:val="none" w:sz="0" w:space="0" w:color="auto"/>
                  </w:divBdr>
                  <w:divsChild>
                    <w:div w:id="1245919569">
                      <w:marLeft w:val="0"/>
                      <w:marRight w:val="0"/>
                      <w:marTop w:val="0"/>
                      <w:marBottom w:val="0"/>
                      <w:divBdr>
                        <w:top w:val="none" w:sz="0" w:space="0" w:color="auto"/>
                        <w:left w:val="none" w:sz="0" w:space="0" w:color="auto"/>
                        <w:bottom w:val="none" w:sz="0" w:space="0" w:color="auto"/>
                        <w:right w:val="none" w:sz="0" w:space="0" w:color="auto"/>
                      </w:divBdr>
                      <w:divsChild>
                        <w:div w:id="597523894">
                          <w:marLeft w:val="0"/>
                          <w:marRight w:val="0"/>
                          <w:marTop w:val="0"/>
                          <w:marBottom w:val="0"/>
                          <w:divBdr>
                            <w:top w:val="none" w:sz="0" w:space="0" w:color="auto"/>
                            <w:left w:val="none" w:sz="0" w:space="0" w:color="auto"/>
                            <w:bottom w:val="none" w:sz="0" w:space="0" w:color="auto"/>
                            <w:right w:val="none" w:sz="0" w:space="0" w:color="auto"/>
                          </w:divBdr>
                        </w:div>
                      </w:divsChild>
                    </w:div>
                    <w:div w:id="547498822">
                      <w:marLeft w:val="0"/>
                      <w:marRight w:val="0"/>
                      <w:marTop w:val="0"/>
                      <w:marBottom w:val="0"/>
                      <w:divBdr>
                        <w:top w:val="none" w:sz="0" w:space="0" w:color="auto"/>
                        <w:left w:val="none" w:sz="0" w:space="0" w:color="auto"/>
                        <w:bottom w:val="none" w:sz="0" w:space="0" w:color="auto"/>
                        <w:right w:val="none" w:sz="0" w:space="0" w:color="auto"/>
                      </w:divBdr>
                      <w:divsChild>
                        <w:div w:id="1739788433">
                          <w:marLeft w:val="0"/>
                          <w:marRight w:val="0"/>
                          <w:marTop w:val="0"/>
                          <w:marBottom w:val="0"/>
                          <w:divBdr>
                            <w:top w:val="none" w:sz="0" w:space="0" w:color="auto"/>
                            <w:left w:val="none" w:sz="0" w:space="0" w:color="auto"/>
                            <w:bottom w:val="none" w:sz="0" w:space="0" w:color="auto"/>
                            <w:right w:val="none" w:sz="0" w:space="0" w:color="auto"/>
                          </w:divBdr>
                        </w:div>
                      </w:divsChild>
                    </w:div>
                    <w:div w:id="2090232567">
                      <w:marLeft w:val="0"/>
                      <w:marRight w:val="0"/>
                      <w:marTop w:val="0"/>
                      <w:marBottom w:val="0"/>
                      <w:divBdr>
                        <w:top w:val="none" w:sz="0" w:space="0" w:color="auto"/>
                        <w:left w:val="none" w:sz="0" w:space="0" w:color="auto"/>
                        <w:bottom w:val="none" w:sz="0" w:space="0" w:color="auto"/>
                        <w:right w:val="none" w:sz="0" w:space="0" w:color="auto"/>
                      </w:divBdr>
                      <w:divsChild>
                        <w:div w:id="978655400">
                          <w:marLeft w:val="0"/>
                          <w:marRight w:val="0"/>
                          <w:marTop w:val="0"/>
                          <w:marBottom w:val="0"/>
                          <w:divBdr>
                            <w:top w:val="none" w:sz="0" w:space="0" w:color="auto"/>
                            <w:left w:val="none" w:sz="0" w:space="0" w:color="auto"/>
                            <w:bottom w:val="none" w:sz="0" w:space="0" w:color="auto"/>
                            <w:right w:val="none" w:sz="0" w:space="0" w:color="auto"/>
                          </w:divBdr>
                        </w:div>
                      </w:divsChild>
                    </w:div>
                    <w:div w:id="239100423">
                      <w:marLeft w:val="0"/>
                      <w:marRight w:val="0"/>
                      <w:marTop w:val="0"/>
                      <w:marBottom w:val="0"/>
                      <w:divBdr>
                        <w:top w:val="none" w:sz="0" w:space="0" w:color="auto"/>
                        <w:left w:val="none" w:sz="0" w:space="0" w:color="auto"/>
                        <w:bottom w:val="none" w:sz="0" w:space="0" w:color="auto"/>
                        <w:right w:val="none" w:sz="0" w:space="0" w:color="auto"/>
                      </w:divBdr>
                      <w:divsChild>
                        <w:div w:id="678892415">
                          <w:marLeft w:val="0"/>
                          <w:marRight w:val="0"/>
                          <w:marTop w:val="0"/>
                          <w:marBottom w:val="0"/>
                          <w:divBdr>
                            <w:top w:val="none" w:sz="0" w:space="0" w:color="auto"/>
                            <w:left w:val="none" w:sz="0" w:space="0" w:color="auto"/>
                            <w:bottom w:val="none" w:sz="0" w:space="0" w:color="auto"/>
                            <w:right w:val="none" w:sz="0" w:space="0" w:color="auto"/>
                          </w:divBdr>
                        </w:div>
                      </w:divsChild>
                    </w:div>
                    <w:div w:id="960115416">
                      <w:marLeft w:val="0"/>
                      <w:marRight w:val="0"/>
                      <w:marTop w:val="0"/>
                      <w:marBottom w:val="0"/>
                      <w:divBdr>
                        <w:top w:val="none" w:sz="0" w:space="0" w:color="auto"/>
                        <w:left w:val="none" w:sz="0" w:space="0" w:color="auto"/>
                        <w:bottom w:val="none" w:sz="0" w:space="0" w:color="auto"/>
                        <w:right w:val="none" w:sz="0" w:space="0" w:color="auto"/>
                      </w:divBdr>
                      <w:divsChild>
                        <w:div w:id="1290471733">
                          <w:marLeft w:val="0"/>
                          <w:marRight w:val="0"/>
                          <w:marTop w:val="0"/>
                          <w:marBottom w:val="0"/>
                          <w:divBdr>
                            <w:top w:val="none" w:sz="0" w:space="0" w:color="auto"/>
                            <w:left w:val="none" w:sz="0" w:space="0" w:color="auto"/>
                            <w:bottom w:val="none" w:sz="0" w:space="0" w:color="auto"/>
                            <w:right w:val="none" w:sz="0" w:space="0" w:color="auto"/>
                          </w:divBdr>
                        </w:div>
                      </w:divsChild>
                    </w:div>
                    <w:div w:id="1353219554">
                      <w:marLeft w:val="0"/>
                      <w:marRight w:val="0"/>
                      <w:marTop w:val="0"/>
                      <w:marBottom w:val="0"/>
                      <w:divBdr>
                        <w:top w:val="none" w:sz="0" w:space="0" w:color="auto"/>
                        <w:left w:val="none" w:sz="0" w:space="0" w:color="auto"/>
                        <w:bottom w:val="none" w:sz="0" w:space="0" w:color="auto"/>
                        <w:right w:val="none" w:sz="0" w:space="0" w:color="auto"/>
                      </w:divBdr>
                      <w:divsChild>
                        <w:div w:id="458181579">
                          <w:marLeft w:val="0"/>
                          <w:marRight w:val="0"/>
                          <w:marTop w:val="0"/>
                          <w:marBottom w:val="0"/>
                          <w:divBdr>
                            <w:top w:val="none" w:sz="0" w:space="0" w:color="auto"/>
                            <w:left w:val="none" w:sz="0" w:space="0" w:color="auto"/>
                            <w:bottom w:val="none" w:sz="0" w:space="0" w:color="auto"/>
                            <w:right w:val="none" w:sz="0" w:space="0" w:color="auto"/>
                          </w:divBdr>
                        </w:div>
                      </w:divsChild>
                    </w:div>
                    <w:div w:id="1822305795">
                      <w:marLeft w:val="0"/>
                      <w:marRight w:val="0"/>
                      <w:marTop w:val="0"/>
                      <w:marBottom w:val="0"/>
                      <w:divBdr>
                        <w:top w:val="none" w:sz="0" w:space="0" w:color="auto"/>
                        <w:left w:val="none" w:sz="0" w:space="0" w:color="auto"/>
                        <w:bottom w:val="none" w:sz="0" w:space="0" w:color="auto"/>
                        <w:right w:val="none" w:sz="0" w:space="0" w:color="auto"/>
                      </w:divBdr>
                      <w:divsChild>
                        <w:div w:id="1981419207">
                          <w:marLeft w:val="0"/>
                          <w:marRight w:val="0"/>
                          <w:marTop w:val="0"/>
                          <w:marBottom w:val="0"/>
                          <w:divBdr>
                            <w:top w:val="none" w:sz="0" w:space="0" w:color="auto"/>
                            <w:left w:val="none" w:sz="0" w:space="0" w:color="auto"/>
                            <w:bottom w:val="none" w:sz="0" w:space="0" w:color="auto"/>
                            <w:right w:val="none" w:sz="0" w:space="0" w:color="auto"/>
                          </w:divBdr>
                        </w:div>
                      </w:divsChild>
                    </w:div>
                    <w:div w:id="585574426">
                      <w:marLeft w:val="0"/>
                      <w:marRight w:val="0"/>
                      <w:marTop w:val="0"/>
                      <w:marBottom w:val="0"/>
                      <w:divBdr>
                        <w:top w:val="none" w:sz="0" w:space="0" w:color="auto"/>
                        <w:left w:val="none" w:sz="0" w:space="0" w:color="auto"/>
                        <w:bottom w:val="none" w:sz="0" w:space="0" w:color="auto"/>
                        <w:right w:val="none" w:sz="0" w:space="0" w:color="auto"/>
                      </w:divBdr>
                      <w:divsChild>
                        <w:div w:id="1036125178">
                          <w:marLeft w:val="0"/>
                          <w:marRight w:val="0"/>
                          <w:marTop w:val="0"/>
                          <w:marBottom w:val="0"/>
                          <w:divBdr>
                            <w:top w:val="none" w:sz="0" w:space="0" w:color="auto"/>
                            <w:left w:val="none" w:sz="0" w:space="0" w:color="auto"/>
                            <w:bottom w:val="none" w:sz="0" w:space="0" w:color="auto"/>
                            <w:right w:val="none" w:sz="0" w:space="0" w:color="auto"/>
                          </w:divBdr>
                        </w:div>
                      </w:divsChild>
                    </w:div>
                    <w:div w:id="1463039817">
                      <w:marLeft w:val="0"/>
                      <w:marRight w:val="0"/>
                      <w:marTop w:val="0"/>
                      <w:marBottom w:val="0"/>
                      <w:divBdr>
                        <w:top w:val="none" w:sz="0" w:space="0" w:color="auto"/>
                        <w:left w:val="none" w:sz="0" w:space="0" w:color="auto"/>
                        <w:bottom w:val="none" w:sz="0" w:space="0" w:color="auto"/>
                        <w:right w:val="none" w:sz="0" w:space="0" w:color="auto"/>
                      </w:divBdr>
                      <w:divsChild>
                        <w:div w:id="2118064008">
                          <w:marLeft w:val="0"/>
                          <w:marRight w:val="0"/>
                          <w:marTop w:val="0"/>
                          <w:marBottom w:val="0"/>
                          <w:divBdr>
                            <w:top w:val="none" w:sz="0" w:space="0" w:color="auto"/>
                            <w:left w:val="none" w:sz="0" w:space="0" w:color="auto"/>
                            <w:bottom w:val="none" w:sz="0" w:space="0" w:color="auto"/>
                            <w:right w:val="none" w:sz="0" w:space="0" w:color="auto"/>
                          </w:divBdr>
                        </w:div>
                      </w:divsChild>
                    </w:div>
                    <w:div w:id="1413696774">
                      <w:marLeft w:val="0"/>
                      <w:marRight w:val="0"/>
                      <w:marTop w:val="0"/>
                      <w:marBottom w:val="0"/>
                      <w:divBdr>
                        <w:top w:val="none" w:sz="0" w:space="0" w:color="auto"/>
                        <w:left w:val="none" w:sz="0" w:space="0" w:color="auto"/>
                        <w:bottom w:val="none" w:sz="0" w:space="0" w:color="auto"/>
                        <w:right w:val="none" w:sz="0" w:space="0" w:color="auto"/>
                      </w:divBdr>
                      <w:divsChild>
                        <w:div w:id="2005158119">
                          <w:marLeft w:val="0"/>
                          <w:marRight w:val="0"/>
                          <w:marTop w:val="0"/>
                          <w:marBottom w:val="0"/>
                          <w:divBdr>
                            <w:top w:val="none" w:sz="0" w:space="0" w:color="auto"/>
                            <w:left w:val="none" w:sz="0" w:space="0" w:color="auto"/>
                            <w:bottom w:val="none" w:sz="0" w:space="0" w:color="auto"/>
                            <w:right w:val="none" w:sz="0" w:space="0" w:color="auto"/>
                          </w:divBdr>
                        </w:div>
                      </w:divsChild>
                    </w:div>
                    <w:div w:id="600338446">
                      <w:marLeft w:val="0"/>
                      <w:marRight w:val="0"/>
                      <w:marTop w:val="0"/>
                      <w:marBottom w:val="0"/>
                      <w:divBdr>
                        <w:top w:val="none" w:sz="0" w:space="0" w:color="auto"/>
                        <w:left w:val="none" w:sz="0" w:space="0" w:color="auto"/>
                        <w:bottom w:val="none" w:sz="0" w:space="0" w:color="auto"/>
                        <w:right w:val="none" w:sz="0" w:space="0" w:color="auto"/>
                      </w:divBdr>
                      <w:divsChild>
                        <w:div w:id="175078236">
                          <w:marLeft w:val="0"/>
                          <w:marRight w:val="0"/>
                          <w:marTop w:val="0"/>
                          <w:marBottom w:val="0"/>
                          <w:divBdr>
                            <w:top w:val="none" w:sz="0" w:space="0" w:color="auto"/>
                            <w:left w:val="none" w:sz="0" w:space="0" w:color="auto"/>
                            <w:bottom w:val="none" w:sz="0" w:space="0" w:color="auto"/>
                            <w:right w:val="none" w:sz="0" w:space="0" w:color="auto"/>
                          </w:divBdr>
                        </w:div>
                      </w:divsChild>
                    </w:div>
                    <w:div w:id="151456593">
                      <w:marLeft w:val="0"/>
                      <w:marRight w:val="0"/>
                      <w:marTop w:val="0"/>
                      <w:marBottom w:val="0"/>
                      <w:divBdr>
                        <w:top w:val="none" w:sz="0" w:space="0" w:color="auto"/>
                        <w:left w:val="none" w:sz="0" w:space="0" w:color="auto"/>
                        <w:bottom w:val="none" w:sz="0" w:space="0" w:color="auto"/>
                        <w:right w:val="none" w:sz="0" w:space="0" w:color="auto"/>
                      </w:divBdr>
                      <w:divsChild>
                        <w:div w:id="1778089516">
                          <w:marLeft w:val="0"/>
                          <w:marRight w:val="0"/>
                          <w:marTop w:val="0"/>
                          <w:marBottom w:val="0"/>
                          <w:divBdr>
                            <w:top w:val="none" w:sz="0" w:space="0" w:color="auto"/>
                            <w:left w:val="none" w:sz="0" w:space="0" w:color="auto"/>
                            <w:bottom w:val="none" w:sz="0" w:space="0" w:color="auto"/>
                            <w:right w:val="none" w:sz="0" w:space="0" w:color="auto"/>
                          </w:divBdr>
                        </w:div>
                      </w:divsChild>
                    </w:div>
                    <w:div w:id="814027571">
                      <w:marLeft w:val="0"/>
                      <w:marRight w:val="0"/>
                      <w:marTop w:val="0"/>
                      <w:marBottom w:val="0"/>
                      <w:divBdr>
                        <w:top w:val="none" w:sz="0" w:space="0" w:color="auto"/>
                        <w:left w:val="none" w:sz="0" w:space="0" w:color="auto"/>
                        <w:bottom w:val="none" w:sz="0" w:space="0" w:color="auto"/>
                        <w:right w:val="none" w:sz="0" w:space="0" w:color="auto"/>
                      </w:divBdr>
                      <w:divsChild>
                        <w:div w:id="472061307">
                          <w:marLeft w:val="0"/>
                          <w:marRight w:val="0"/>
                          <w:marTop w:val="0"/>
                          <w:marBottom w:val="0"/>
                          <w:divBdr>
                            <w:top w:val="none" w:sz="0" w:space="0" w:color="auto"/>
                            <w:left w:val="none" w:sz="0" w:space="0" w:color="auto"/>
                            <w:bottom w:val="none" w:sz="0" w:space="0" w:color="auto"/>
                            <w:right w:val="none" w:sz="0" w:space="0" w:color="auto"/>
                          </w:divBdr>
                        </w:div>
                      </w:divsChild>
                    </w:div>
                    <w:div w:id="2102069357">
                      <w:marLeft w:val="0"/>
                      <w:marRight w:val="0"/>
                      <w:marTop w:val="0"/>
                      <w:marBottom w:val="0"/>
                      <w:divBdr>
                        <w:top w:val="none" w:sz="0" w:space="0" w:color="auto"/>
                        <w:left w:val="none" w:sz="0" w:space="0" w:color="auto"/>
                        <w:bottom w:val="none" w:sz="0" w:space="0" w:color="auto"/>
                        <w:right w:val="none" w:sz="0" w:space="0" w:color="auto"/>
                      </w:divBdr>
                      <w:divsChild>
                        <w:div w:id="567807063">
                          <w:marLeft w:val="0"/>
                          <w:marRight w:val="0"/>
                          <w:marTop w:val="0"/>
                          <w:marBottom w:val="0"/>
                          <w:divBdr>
                            <w:top w:val="none" w:sz="0" w:space="0" w:color="auto"/>
                            <w:left w:val="none" w:sz="0" w:space="0" w:color="auto"/>
                            <w:bottom w:val="none" w:sz="0" w:space="0" w:color="auto"/>
                            <w:right w:val="none" w:sz="0" w:space="0" w:color="auto"/>
                          </w:divBdr>
                        </w:div>
                      </w:divsChild>
                    </w:div>
                    <w:div w:id="324280587">
                      <w:marLeft w:val="0"/>
                      <w:marRight w:val="0"/>
                      <w:marTop w:val="0"/>
                      <w:marBottom w:val="0"/>
                      <w:divBdr>
                        <w:top w:val="none" w:sz="0" w:space="0" w:color="auto"/>
                        <w:left w:val="none" w:sz="0" w:space="0" w:color="auto"/>
                        <w:bottom w:val="none" w:sz="0" w:space="0" w:color="auto"/>
                        <w:right w:val="none" w:sz="0" w:space="0" w:color="auto"/>
                      </w:divBdr>
                      <w:divsChild>
                        <w:div w:id="1242521063">
                          <w:marLeft w:val="0"/>
                          <w:marRight w:val="0"/>
                          <w:marTop w:val="0"/>
                          <w:marBottom w:val="0"/>
                          <w:divBdr>
                            <w:top w:val="none" w:sz="0" w:space="0" w:color="auto"/>
                            <w:left w:val="none" w:sz="0" w:space="0" w:color="auto"/>
                            <w:bottom w:val="none" w:sz="0" w:space="0" w:color="auto"/>
                            <w:right w:val="none" w:sz="0" w:space="0" w:color="auto"/>
                          </w:divBdr>
                        </w:div>
                      </w:divsChild>
                    </w:div>
                    <w:div w:id="52437070">
                      <w:marLeft w:val="0"/>
                      <w:marRight w:val="0"/>
                      <w:marTop w:val="0"/>
                      <w:marBottom w:val="0"/>
                      <w:divBdr>
                        <w:top w:val="none" w:sz="0" w:space="0" w:color="auto"/>
                        <w:left w:val="none" w:sz="0" w:space="0" w:color="auto"/>
                        <w:bottom w:val="none" w:sz="0" w:space="0" w:color="auto"/>
                        <w:right w:val="none" w:sz="0" w:space="0" w:color="auto"/>
                      </w:divBdr>
                    </w:div>
                    <w:div w:id="1611814022">
                      <w:marLeft w:val="0"/>
                      <w:marRight w:val="0"/>
                      <w:marTop w:val="0"/>
                      <w:marBottom w:val="0"/>
                      <w:divBdr>
                        <w:top w:val="none" w:sz="0" w:space="0" w:color="auto"/>
                        <w:left w:val="none" w:sz="0" w:space="0" w:color="auto"/>
                        <w:bottom w:val="none" w:sz="0" w:space="0" w:color="auto"/>
                        <w:right w:val="none" w:sz="0" w:space="0" w:color="auto"/>
                      </w:divBdr>
                    </w:div>
                    <w:div w:id="1345015551">
                      <w:marLeft w:val="0"/>
                      <w:marRight w:val="0"/>
                      <w:marTop w:val="0"/>
                      <w:marBottom w:val="0"/>
                      <w:divBdr>
                        <w:top w:val="none" w:sz="0" w:space="0" w:color="auto"/>
                        <w:left w:val="none" w:sz="0" w:space="0" w:color="auto"/>
                        <w:bottom w:val="none" w:sz="0" w:space="0" w:color="auto"/>
                        <w:right w:val="none" w:sz="0" w:space="0" w:color="auto"/>
                      </w:divBdr>
                    </w:div>
                    <w:div w:id="161511913">
                      <w:marLeft w:val="0"/>
                      <w:marRight w:val="0"/>
                      <w:marTop w:val="0"/>
                      <w:marBottom w:val="0"/>
                      <w:divBdr>
                        <w:top w:val="none" w:sz="0" w:space="0" w:color="auto"/>
                        <w:left w:val="none" w:sz="0" w:space="0" w:color="auto"/>
                        <w:bottom w:val="none" w:sz="0" w:space="0" w:color="auto"/>
                        <w:right w:val="none" w:sz="0" w:space="0" w:color="auto"/>
                      </w:divBdr>
                    </w:div>
                    <w:div w:id="95899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6552">
              <w:marLeft w:val="0"/>
              <w:marRight w:val="0"/>
              <w:marTop w:val="0"/>
              <w:marBottom w:val="0"/>
              <w:divBdr>
                <w:top w:val="none" w:sz="0" w:space="0" w:color="auto"/>
                <w:left w:val="none" w:sz="0" w:space="0" w:color="auto"/>
                <w:bottom w:val="none" w:sz="0" w:space="0" w:color="auto"/>
                <w:right w:val="none" w:sz="0" w:space="0" w:color="auto"/>
              </w:divBdr>
            </w:div>
          </w:divsChild>
        </w:div>
        <w:div w:id="540283306">
          <w:marLeft w:val="0"/>
          <w:marRight w:val="0"/>
          <w:marTop w:val="0"/>
          <w:marBottom w:val="0"/>
          <w:divBdr>
            <w:top w:val="none" w:sz="0" w:space="0" w:color="auto"/>
            <w:left w:val="none" w:sz="0" w:space="0" w:color="auto"/>
            <w:bottom w:val="none" w:sz="0" w:space="0" w:color="auto"/>
            <w:right w:val="none" w:sz="0" w:space="0" w:color="auto"/>
          </w:divBdr>
          <w:divsChild>
            <w:div w:id="644506408">
              <w:marLeft w:val="0"/>
              <w:marRight w:val="0"/>
              <w:marTop w:val="0"/>
              <w:marBottom w:val="0"/>
              <w:divBdr>
                <w:top w:val="none" w:sz="0" w:space="0" w:color="auto"/>
                <w:left w:val="none" w:sz="0" w:space="0" w:color="auto"/>
                <w:bottom w:val="none" w:sz="0" w:space="0" w:color="auto"/>
                <w:right w:val="none" w:sz="0" w:space="0" w:color="auto"/>
              </w:divBdr>
            </w:div>
            <w:div w:id="631911153">
              <w:marLeft w:val="0"/>
              <w:marRight w:val="0"/>
              <w:marTop w:val="0"/>
              <w:marBottom w:val="0"/>
              <w:divBdr>
                <w:top w:val="none" w:sz="0" w:space="0" w:color="auto"/>
                <w:left w:val="none" w:sz="0" w:space="0" w:color="auto"/>
                <w:bottom w:val="none" w:sz="0" w:space="0" w:color="auto"/>
                <w:right w:val="none" w:sz="0" w:space="0" w:color="auto"/>
              </w:divBdr>
            </w:div>
            <w:div w:id="1821918500">
              <w:marLeft w:val="0"/>
              <w:marRight w:val="0"/>
              <w:marTop w:val="0"/>
              <w:marBottom w:val="0"/>
              <w:divBdr>
                <w:top w:val="none" w:sz="0" w:space="0" w:color="auto"/>
                <w:left w:val="none" w:sz="0" w:space="0" w:color="auto"/>
                <w:bottom w:val="none" w:sz="0" w:space="0" w:color="auto"/>
                <w:right w:val="none" w:sz="0" w:space="0" w:color="auto"/>
              </w:divBdr>
            </w:div>
          </w:divsChild>
        </w:div>
        <w:div w:id="862011386">
          <w:marLeft w:val="0"/>
          <w:marRight w:val="0"/>
          <w:marTop w:val="0"/>
          <w:marBottom w:val="0"/>
          <w:divBdr>
            <w:top w:val="none" w:sz="0" w:space="0" w:color="auto"/>
            <w:left w:val="none" w:sz="0" w:space="0" w:color="auto"/>
            <w:bottom w:val="none" w:sz="0" w:space="0" w:color="auto"/>
            <w:right w:val="none" w:sz="0" w:space="0" w:color="auto"/>
          </w:divBdr>
          <w:divsChild>
            <w:div w:id="923538111">
              <w:marLeft w:val="0"/>
              <w:marRight w:val="0"/>
              <w:marTop w:val="0"/>
              <w:marBottom w:val="0"/>
              <w:divBdr>
                <w:top w:val="none" w:sz="0" w:space="0" w:color="auto"/>
                <w:left w:val="none" w:sz="0" w:space="0" w:color="auto"/>
                <w:bottom w:val="none" w:sz="0" w:space="0" w:color="auto"/>
                <w:right w:val="none" w:sz="0" w:space="0" w:color="auto"/>
              </w:divBdr>
            </w:div>
          </w:divsChild>
        </w:div>
        <w:div w:id="153187016">
          <w:marLeft w:val="0"/>
          <w:marRight w:val="0"/>
          <w:marTop w:val="0"/>
          <w:marBottom w:val="0"/>
          <w:divBdr>
            <w:top w:val="none" w:sz="0" w:space="0" w:color="auto"/>
            <w:left w:val="none" w:sz="0" w:space="0" w:color="auto"/>
            <w:bottom w:val="none" w:sz="0" w:space="0" w:color="auto"/>
            <w:right w:val="none" w:sz="0" w:space="0" w:color="auto"/>
          </w:divBdr>
          <w:divsChild>
            <w:div w:id="1866555440">
              <w:marLeft w:val="0"/>
              <w:marRight w:val="0"/>
              <w:marTop w:val="0"/>
              <w:marBottom w:val="0"/>
              <w:divBdr>
                <w:top w:val="none" w:sz="0" w:space="0" w:color="auto"/>
                <w:left w:val="none" w:sz="0" w:space="0" w:color="auto"/>
                <w:bottom w:val="none" w:sz="0" w:space="0" w:color="auto"/>
                <w:right w:val="none" w:sz="0" w:space="0" w:color="auto"/>
              </w:divBdr>
            </w:div>
            <w:div w:id="1216813724">
              <w:marLeft w:val="0"/>
              <w:marRight w:val="0"/>
              <w:marTop w:val="0"/>
              <w:marBottom w:val="0"/>
              <w:divBdr>
                <w:top w:val="none" w:sz="0" w:space="0" w:color="auto"/>
                <w:left w:val="none" w:sz="0" w:space="0" w:color="auto"/>
                <w:bottom w:val="none" w:sz="0" w:space="0" w:color="auto"/>
                <w:right w:val="none" w:sz="0" w:space="0" w:color="auto"/>
              </w:divBdr>
            </w:div>
            <w:div w:id="1445416764">
              <w:marLeft w:val="0"/>
              <w:marRight w:val="0"/>
              <w:marTop w:val="0"/>
              <w:marBottom w:val="0"/>
              <w:divBdr>
                <w:top w:val="none" w:sz="0" w:space="0" w:color="auto"/>
                <w:left w:val="none" w:sz="0" w:space="0" w:color="auto"/>
                <w:bottom w:val="none" w:sz="0" w:space="0" w:color="auto"/>
                <w:right w:val="none" w:sz="0" w:space="0" w:color="auto"/>
              </w:divBdr>
            </w:div>
            <w:div w:id="1219822256">
              <w:marLeft w:val="0"/>
              <w:marRight w:val="0"/>
              <w:marTop w:val="0"/>
              <w:marBottom w:val="0"/>
              <w:divBdr>
                <w:top w:val="none" w:sz="0" w:space="0" w:color="auto"/>
                <w:left w:val="none" w:sz="0" w:space="0" w:color="auto"/>
                <w:bottom w:val="none" w:sz="0" w:space="0" w:color="auto"/>
                <w:right w:val="none" w:sz="0" w:space="0" w:color="auto"/>
              </w:divBdr>
            </w:div>
            <w:div w:id="2056078356">
              <w:marLeft w:val="0"/>
              <w:marRight w:val="0"/>
              <w:marTop w:val="0"/>
              <w:marBottom w:val="0"/>
              <w:divBdr>
                <w:top w:val="none" w:sz="0" w:space="0" w:color="auto"/>
                <w:left w:val="none" w:sz="0" w:space="0" w:color="auto"/>
                <w:bottom w:val="none" w:sz="0" w:space="0" w:color="auto"/>
                <w:right w:val="none" w:sz="0" w:space="0" w:color="auto"/>
              </w:divBdr>
              <w:divsChild>
                <w:div w:id="1300065277">
                  <w:marLeft w:val="0"/>
                  <w:marRight w:val="0"/>
                  <w:marTop w:val="30"/>
                  <w:marBottom w:val="30"/>
                  <w:divBdr>
                    <w:top w:val="none" w:sz="0" w:space="0" w:color="auto"/>
                    <w:left w:val="none" w:sz="0" w:space="0" w:color="auto"/>
                    <w:bottom w:val="none" w:sz="0" w:space="0" w:color="auto"/>
                    <w:right w:val="none" w:sz="0" w:space="0" w:color="auto"/>
                  </w:divBdr>
                  <w:divsChild>
                    <w:div w:id="1543131450">
                      <w:marLeft w:val="0"/>
                      <w:marRight w:val="0"/>
                      <w:marTop w:val="0"/>
                      <w:marBottom w:val="0"/>
                      <w:divBdr>
                        <w:top w:val="none" w:sz="0" w:space="0" w:color="auto"/>
                        <w:left w:val="none" w:sz="0" w:space="0" w:color="auto"/>
                        <w:bottom w:val="none" w:sz="0" w:space="0" w:color="auto"/>
                        <w:right w:val="none" w:sz="0" w:space="0" w:color="auto"/>
                      </w:divBdr>
                      <w:divsChild>
                        <w:div w:id="173153354">
                          <w:marLeft w:val="0"/>
                          <w:marRight w:val="0"/>
                          <w:marTop w:val="0"/>
                          <w:marBottom w:val="0"/>
                          <w:divBdr>
                            <w:top w:val="none" w:sz="0" w:space="0" w:color="auto"/>
                            <w:left w:val="none" w:sz="0" w:space="0" w:color="auto"/>
                            <w:bottom w:val="none" w:sz="0" w:space="0" w:color="auto"/>
                            <w:right w:val="none" w:sz="0" w:space="0" w:color="auto"/>
                          </w:divBdr>
                        </w:div>
                      </w:divsChild>
                    </w:div>
                    <w:div w:id="333647522">
                      <w:marLeft w:val="0"/>
                      <w:marRight w:val="0"/>
                      <w:marTop w:val="0"/>
                      <w:marBottom w:val="0"/>
                      <w:divBdr>
                        <w:top w:val="none" w:sz="0" w:space="0" w:color="auto"/>
                        <w:left w:val="none" w:sz="0" w:space="0" w:color="auto"/>
                        <w:bottom w:val="none" w:sz="0" w:space="0" w:color="auto"/>
                        <w:right w:val="none" w:sz="0" w:space="0" w:color="auto"/>
                      </w:divBdr>
                      <w:divsChild>
                        <w:div w:id="820579866">
                          <w:marLeft w:val="0"/>
                          <w:marRight w:val="0"/>
                          <w:marTop w:val="0"/>
                          <w:marBottom w:val="0"/>
                          <w:divBdr>
                            <w:top w:val="none" w:sz="0" w:space="0" w:color="auto"/>
                            <w:left w:val="none" w:sz="0" w:space="0" w:color="auto"/>
                            <w:bottom w:val="none" w:sz="0" w:space="0" w:color="auto"/>
                            <w:right w:val="none" w:sz="0" w:space="0" w:color="auto"/>
                          </w:divBdr>
                        </w:div>
                      </w:divsChild>
                    </w:div>
                    <w:div w:id="1260217471">
                      <w:marLeft w:val="0"/>
                      <w:marRight w:val="0"/>
                      <w:marTop w:val="0"/>
                      <w:marBottom w:val="0"/>
                      <w:divBdr>
                        <w:top w:val="none" w:sz="0" w:space="0" w:color="auto"/>
                        <w:left w:val="none" w:sz="0" w:space="0" w:color="auto"/>
                        <w:bottom w:val="none" w:sz="0" w:space="0" w:color="auto"/>
                        <w:right w:val="none" w:sz="0" w:space="0" w:color="auto"/>
                      </w:divBdr>
                      <w:divsChild>
                        <w:div w:id="1585263028">
                          <w:marLeft w:val="0"/>
                          <w:marRight w:val="0"/>
                          <w:marTop w:val="0"/>
                          <w:marBottom w:val="0"/>
                          <w:divBdr>
                            <w:top w:val="none" w:sz="0" w:space="0" w:color="auto"/>
                            <w:left w:val="none" w:sz="0" w:space="0" w:color="auto"/>
                            <w:bottom w:val="none" w:sz="0" w:space="0" w:color="auto"/>
                            <w:right w:val="none" w:sz="0" w:space="0" w:color="auto"/>
                          </w:divBdr>
                        </w:div>
                      </w:divsChild>
                    </w:div>
                    <w:div w:id="1595898599">
                      <w:marLeft w:val="0"/>
                      <w:marRight w:val="0"/>
                      <w:marTop w:val="0"/>
                      <w:marBottom w:val="0"/>
                      <w:divBdr>
                        <w:top w:val="none" w:sz="0" w:space="0" w:color="auto"/>
                        <w:left w:val="none" w:sz="0" w:space="0" w:color="auto"/>
                        <w:bottom w:val="none" w:sz="0" w:space="0" w:color="auto"/>
                        <w:right w:val="none" w:sz="0" w:space="0" w:color="auto"/>
                      </w:divBdr>
                      <w:divsChild>
                        <w:div w:id="355085464">
                          <w:marLeft w:val="0"/>
                          <w:marRight w:val="0"/>
                          <w:marTop w:val="0"/>
                          <w:marBottom w:val="0"/>
                          <w:divBdr>
                            <w:top w:val="none" w:sz="0" w:space="0" w:color="auto"/>
                            <w:left w:val="none" w:sz="0" w:space="0" w:color="auto"/>
                            <w:bottom w:val="none" w:sz="0" w:space="0" w:color="auto"/>
                            <w:right w:val="none" w:sz="0" w:space="0" w:color="auto"/>
                          </w:divBdr>
                        </w:div>
                      </w:divsChild>
                    </w:div>
                    <w:div w:id="546114424">
                      <w:marLeft w:val="0"/>
                      <w:marRight w:val="0"/>
                      <w:marTop w:val="0"/>
                      <w:marBottom w:val="0"/>
                      <w:divBdr>
                        <w:top w:val="none" w:sz="0" w:space="0" w:color="auto"/>
                        <w:left w:val="none" w:sz="0" w:space="0" w:color="auto"/>
                        <w:bottom w:val="none" w:sz="0" w:space="0" w:color="auto"/>
                        <w:right w:val="none" w:sz="0" w:space="0" w:color="auto"/>
                      </w:divBdr>
                      <w:divsChild>
                        <w:div w:id="164632111">
                          <w:marLeft w:val="0"/>
                          <w:marRight w:val="0"/>
                          <w:marTop w:val="0"/>
                          <w:marBottom w:val="0"/>
                          <w:divBdr>
                            <w:top w:val="none" w:sz="0" w:space="0" w:color="auto"/>
                            <w:left w:val="none" w:sz="0" w:space="0" w:color="auto"/>
                            <w:bottom w:val="none" w:sz="0" w:space="0" w:color="auto"/>
                            <w:right w:val="none" w:sz="0" w:space="0" w:color="auto"/>
                          </w:divBdr>
                        </w:div>
                      </w:divsChild>
                    </w:div>
                    <w:div w:id="1110785465">
                      <w:marLeft w:val="0"/>
                      <w:marRight w:val="0"/>
                      <w:marTop w:val="0"/>
                      <w:marBottom w:val="0"/>
                      <w:divBdr>
                        <w:top w:val="none" w:sz="0" w:space="0" w:color="auto"/>
                        <w:left w:val="none" w:sz="0" w:space="0" w:color="auto"/>
                        <w:bottom w:val="none" w:sz="0" w:space="0" w:color="auto"/>
                        <w:right w:val="none" w:sz="0" w:space="0" w:color="auto"/>
                      </w:divBdr>
                      <w:divsChild>
                        <w:div w:id="2124575143">
                          <w:marLeft w:val="0"/>
                          <w:marRight w:val="0"/>
                          <w:marTop w:val="0"/>
                          <w:marBottom w:val="0"/>
                          <w:divBdr>
                            <w:top w:val="none" w:sz="0" w:space="0" w:color="auto"/>
                            <w:left w:val="none" w:sz="0" w:space="0" w:color="auto"/>
                            <w:bottom w:val="none" w:sz="0" w:space="0" w:color="auto"/>
                            <w:right w:val="none" w:sz="0" w:space="0" w:color="auto"/>
                          </w:divBdr>
                        </w:div>
                      </w:divsChild>
                    </w:div>
                    <w:div w:id="645740121">
                      <w:marLeft w:val="0"/>
                      <w:marRight w:val="0"/>
                      <w:marTop w:val="0"/>
                      <w:marBottom w:val="0"/>
                      <w:divBdr>
                        <w:top w:val="none" w:sz="0" w:space="0" w:color="auto"/>
                        <w:left w:val="none" w:sz="0" w:space="0" w:color="auto"/>
                        <w:bottom w:val="none" w:sz="0" w:space="0" w:color="auto"/>
                        <w:right w:val="none" w:sz="0" w:space="0" w:color="auto"/>
                      </w:divBdr>
                      <w:divsChild>
                        <w:div w:id="37165692">
                          <w:marLeft w:val="0"/>
                          <w:marRight w:val="0"/>
                          <w:marTop w:val="0"/>
                          <w:marBottom w:val="0"/>
                          <w:divBdr>
                            <w:top w:val="none" w:sz="0" w:space="0" w:color="auto"/>
                            <w:left w:val="none" w:sz="0" w:space="0" w:color="auto"/>
                            <w:bottom w:val="none" w:sz="0" w:space="0" w:color="auto"/>
                            <w:right w:val="none" w:sz="0" w:space="0" w:color="auto"/>
                          </w:divBdr>
                        </w:div>
                      </w:divsChild>
                    </w:div>
                    <w:div w:id="634412999">
                      <w:marLeft w:val="0"/>
                      <w:marRight w:val="0"/>
                      <w:marTop w:val="0"/>
                      <w:marBottom w:val="0"/>
                      <w:divBdr>
                        <w:top w:val="none" w:sz="0" w:space="0" w:color="auto"/>
                        <w:left w:val="none" w:sz="0" w:space="0" w:color="auto"/>
                        <w:bottom w:val="none" w:sz="0" w:space="0" w:color="auto"/>
                        <w:right w:val="none" w:sz="0" w:space="0" w:color="auto"/>
                      </w:divBdr>
                      <w:divsChild>
                        <w:div w:id="99954609">
                          <w:marLeft w:val="0"/>
                          <w:marRight w:val="0"/>
                          <w:marTop w:val="0"/>
                          <w:marBottom w:val="0"/>
                          <w:divBdr>
                            <w:top w:val="none" w:sz="0" w:space="0" w:color="auto"/>
                            <w:left w:val="none" w:sz="0" w:space="0" w:color="auto"/>
                            <w:bottom w:val="none" w:sz="0" w:space="0" w:color="auto"/>
                            <w:right w:val="none" w:sz="0" w:space="0" w:color="auto"/>
                          </w:divBdr>
                        </w:div>
                      </w:divsChild>
                    </w:div>
                    <w:div w:id="159347865">
                      <w:marLeft w:val="0"/>
                      <w:marRight w:val="0"/>
                      <w:marTop w:val="0"/>
                      <w:marBottom w:val="0"/>
                      <w:divBdr>
                        <w:top w:val="none" w:sz="0" w:space="0" w:color="auto"/>
                        <w:left w:val="none" w:sz="0" w:space="0" w:color="auto"/>
                        <w:bottom w:val="none" w:sz="0" w:space="0" w:color="auto"/>
                        <w:right w:val="none" w:sz="0" w:space="0" w:color="auto"/>
                      </w:divBdr>
                      <w:divsChild>
                        <w:div w:id="33621343">
                          <w:marLeft w:val="0"/>
                          <w:marRight w:val="0"/>
                          <w:marTop w:val="0"/>
                          <w:marBottom w:val="0"/>
                          <w:divBdr>
                            <w:top w:val="none" w:sz="0" w:space="0" w:color="auto"/>
                            <w:left w:val="none" w:sz="0" w:space="0" w:color="auto"/>
                            <w:bottom w:val="none" w:sz="0" w:space="0" w:color="auto"/>
                            <w:right w:val="none" w:sz="0" w:space="0" w:color="auto"/>
                          </w:divBdr>
                        </w:div>
                      </w:divsChild>
                    </w:div>
                    <w:div w:id="403381023">
                      <w:marLeft w:val="0"/>
                      <w:marRight w:val="0"/>
                      <w:marTop w:val="0"/>
                      <w:marBottom w:val="0"/>
                      <w:divBdr>
                        <w:top w:val="none" w:sz="0" w:space="0" w:color="auto"/>
                        <w:left w:val="none" w:sz="0" w:space="0" w:color="auto"/>
                        <w:bottom w:val="none" w:sz="0" w:space="0" w:color="auto"/>
                        <w:right w:val="none" w:sz="0" w:space="0" w:color="auto"/>
                      </w:divBdr>
                      <w:divsChild>
                        <w:div w:id="739181919">
                          <w:marLeft w:val="0"/>
                          <w:marRight w:val="0"/>
                          <w:marTop w:val="0"/>
                          <w:marBottom w:val="0"/>
                          <w:divBdr>
                            <w:top w:val="none" w:sz="0" w:space="0" w:color="auto"/>
                            <w:left w:val="none" w:sz="0" w:space="0" w:color="auto"/>
                            <w:bottom w:val="none" w:sz="0" w:space="0" w:color="auto"/>
                            <w:right w:val="none" w:sz="0" w:space="0" w:color="auto"/>
                          </w:divBdr>
                        </w:div>
                      </w:divsChild>
                    </w:div>
                    <w:div w:id="2095281518">
                      <w:marLeft w:val="0"/>
                      <w:marRight w:val="0"/>
                      <w:marTop w:val="0"/>
                      <w:marBottom w:val="0"/>
                      <w:divBdr>
                        <w:top w:val="none" w:sz="0" w:space="0" w:color="auto"/>
                        <w:left w:val="none" w:sz="0" w:space="0" w:color="auto"/>
                        <w:bottom w:val="none" w:sz="0" w:space="0" w:color="auto"/>
                        <w:right w:val="none" w:sz="0" w:space="0" w:color="auto"/>
                      </w:divBdr>
                      <w:divsChild>
                        <w:div w:id="56754189">
                          <w:marLeft w:val="0"/>
                          <w:marRight w:val="0"/>
                          <w:marTop w:val="0"/>
                          <w:marBottom w:val="0"/>
                          <w:divBdr>
                            <w:top w:val="none" w:sz="0" w:space="0" w:color="auto"/>
                            <w:left w:val="none" w:sz="0" w:space="0" w:color="auto"/>
                            <w:bottom w:val="none" w:sz="0" w:space="0" w:color="auto"/>
                            <w:right w:val="none" w:sz="0" w:space="0" w:color="auto"/>
                          </w:divBdr>
                        </w:div>
                      </w:divsChild>
                    </w:div>
                    <w:div w:id="621814136">
                      <w:marLeft w:val="0"/>
                      <w:marRight w:val="0"/>
                      <w:marTop w:val="0"/>
                      <w:marBottom w:val="0"/>
                      <w:divBdr>
                        <w:top w:val="none" w:sz="0" w:space="0" w:color="auto"/>
                        <w:left w:val="none" w:sz="0" w:space="0" w:color="auto"/>
                        <w:bottom w:val="none" w:sz="0" w:space="0" w:color="auto"/>
                        <w:right w:val="none" w:sz="0" w:space="0" w:color="auto"/>
                      </w:divBdr>
                      <w:divsChild>
                        <w:div w:id="814764135">
                          <w:marLeft w:val="0"/>
                          <w:marRight w:val="0"/>
                          <w:marTop w:val="0"/>
                          <w:marBottom w:val="0"/>
                          <w:divBdr>
                            <w:top w:val="none" w:sz="0" w:space="0" w:color="auto"/>
                            <w:left w:val="none" w:sz="0" w:space="0" w:color="auto"/>
                            <w:bottom w:val="none" w:sz="0" w:space="0" w:color="auto"/>
                            <w:right w:val="none" w:sz="0" w:space="0" w:color="auto"/>
                          </w:divBdr>
                        </w:div>
                      </w:divsChild>
                    </w:div>
                    <w:div w:id="909121030">
                      <w:marLeft w:val="0"/>
                      <w:marRight w:val="0"/>
                      <w:marTop w:val="0"/>
                      <w:marBottom w:val="0"/>
                      <w:divBdr>
                        <w:top w:val="none" w:sz="0" w:space="0" w:color="auto"/>
                        <w:left w:val="none" w:sz="0" w:space="0" w:color="auto"/>
                        <w:bottom w:val="none" w:sz="0" w:space="0" w:color="auto"/>
                        <w:right w:val="none" w:sz="0" w:space="0" w:color="auto"/>
                      </w:divBdr>
                    </w:div>
                    <w:div w:id="1368680807">
                      <w:marLeft w:val="0"/>
                      <w:marRight w:val="0"/>
                      <w:marTop w:val="0"/>
                      <w:marBottom w:val="0"/>
                      <w:divBdr>
                        <w:top w:val="none" w:sz="0" w:space="0" w:color="auto"/>
                        <w:left w:val="none" w:sz="0" w:space="0" w:color="auto"/>
                        <w:bottom w:val="none" w:sz="0" w:space="0" w:color="auto"/>
                        <w:right w:val="none" w:sz="0" w:space="0" w:color="auto"/>
                      </w:divBdr>
                    </w:div>
                    <w:div w:id="6499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8851">
              <w:marLeft w:val="0"/>
              <w:marRight w:val="0"/>
              <w:marTop w:val="0"/>
              <w:marBottom w:val="0"/>
              <w:divBdr>
                <w:top w:val="none" w:sz="0" w:space="0" w:color="auto"/>
                <w:left w:val="none" w:sz="0" w:space="0" w:color="auto"/>
                <w:bottom w:val="none" w:sz="0" w:space="0" w:color="auto"/>
                <w:right w:val="none" w:sz="0" w:space="0" w:color="auto"/>
              </w:divBdr>
            </w:div>
            <w:div w:id="1638559508">
              <w:marLeft w:val="0"/>
              <w:marRight w:val="0"/>
              <w:marTop w:val="0"/>
              <w:marBottom w:val="0"/>
              <w:divBdr>
                <w:top w:val="none" w:sz="0" w:space="0" w:color="auto"/>
                <w:left w:val="none" w:sz="0" w:space="0" w:color="auto"/>
                <w:bottom w:val="none" w:sz="0" w:space="0" w:color="auto"/>
                <w:right w:val="none" w:sz="0" w:space="0" w:color="auto"/>
              </w:divBdr>
            </w:div>
          </w:divsChild>
        </w:div>
        <w:div w:id="2128236108">
          <w:marLeft w:val="0"/>
          <w:marRight w:val="0"/>
          <w:marTop w:val="0"/>
          <w:marBottom w:val="0"/>
          <w:divBdr>
            <w:top w:val="none" w:sz="0" w:space="0" w:color="auto"/>
            <w:left w:val="none" w:sz="0" w:space="0" w:color="auto"/>
            <w:bottom w:val="none" w:sz="0" w:space="0" w:color="auto"/>
            <w:right w:val="none" w:sz="0" w:space="0" w:color="auto"/>
          </w:divBdr>
          <w:divsChild>
            <w:div w:id="31765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81241">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22205">
      <w:bodyDiv w:val="1"/>
      <w:marLeft w:val="0"/>
      <w:marRight w:val="0"/>
      <w:marTop w:val="0"/>
      <w:marBottom w:val="0"/>
      <w:divBdr>
        <w:top w:val="none" w:sz="0" w:space="0" w:color="auto"/>
        <w:left w:val="none" w:sz="0" w:space="0" w:color="auto"/>
        <w:bottom w:val="none" w:sz="0" w:space="0" w:color="auto"/>
        <w:right w:val="none" w:sz="0" w:space="0" w:color="auto"/>
      </w:divBdr>
    </w:div>
    <w:div w:id="1551529829">
      <w:bodyDiv w:val="1"/>
      <w:marLeft w:val="0"/>
      <w:marRight w:val="0"/>
      <w:marTop w:val="0"/>
      <w:marBottom w:val="0"/>
      <w:divBdr>
        <w:top w:val="none" w:sz="0" w:space="0" w:color="auto"/>
        <w:left w:val="none" w:sz="0" w:space="0" w:color="auto"/>
        <w:bottom w:val="none" w:sz="0" w:space="0" w:color="auto"/>
        <w:right w:val="none" w:sz="0" w:space="0" w:color="auto"/>
      </w:divBdr>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65390">
      <w:bodyDiv w:val="1"/>
      <w:marLeft w:val="0"/>
      <w:marRight w:val="0"/>
      <w:marTop w:val="0"/>
      <w:marBottom w:val="0"/>
      <w:divBdr>
        <w:top w:val="none" w:sz="0" w:space="0" w:color="auto"/>
        <w:left w:val="none" w:sz="0" w:space="0" w:color="auto"/>
        <w:bottom w:val="none" w:sz="0" w:space="0" w:color="auto"/>
        <w:right w:val="none" w:sz="0" w:space="0" w:color="auto"/>
      </w:divBdr>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71404">
      <w:bodyDiv w:val="1"/>
      <w:marLeft w:val="0"/>
      <w:marRight w:val="0"/>
      <w:marTop w:val="0"/>
      <w:marBottom w:val="0"/>
      <w:divBdr>
        <w:top w:val="none" w:sz="0" w:space="0" w:color="auto"/>
        <w:left w:val="none" w:sz="0" w:space="0" w:color="auto"/>
        <w:bottom w:val="none" w:sz="0" w:space="0" w:color="auto"/>
        <w:right w:val="none" w:sz="0" w:space="0" w:color="auto"/>
      </w:divBdr>
      <w:divsChild>
        <w:div w:id="2011835874">
          <w:marLeft w:val="0"/>
          <w:marRight w:val="0"/>
          <w:marTop w:val="0"/>
          <w:marBottom w:val="0"/>
          <w:divBdr>
            <w:top w:val="none" w:sz="0" w:space="0" w:color="auto"/>
            <w:left w:val="none" w:sz="0" w:space="0" w:color="auto"/>
            <w:bottom w:val="none" w:sz="0" w:space="0" w:color="auto"/>
            <w:right w:val="none" w:sz="0" w:space="0" w:color="auto"/>
          </w:divBdr>
          <w:divsChild>
            <w:div w:id="2024505229">
              <w:marLeft w:val="0"/>
              <w:marRight w:val="0"/>
              <w:marTop w:val="0"/>
              <w:marBottom w:val="0"/>
              <w:divBdr>
                <w:top w:val="none" w:sz="0" w:space="0" w:color="auto"/>
                <w:left w:val="none" w:sz="0" w:space="0" w:color="auto"/>
                <w:bottom w:val="none" w:sz="0" w:space="0" w:color="auto"/>
                <w:right w:val="none" w:sz="0" w:space="0" w:color="auto"/>
              </w:divBdr>
              <w:divsChild>
                <w:div w:id="1445072139">
                  <w:marLeft w:val="0"/>
                  <w:marRight w:val="0"/>
                  <w:marTop w:val="0"/>
                  <w:marBottom w:val="0"/>
                  <w:divBdr>
                    <w:top w:val="none" w:sz="0" w:space="0" w:color="auto"/>
                    <w:left w:val="none" w:sz="0" w:space="0" w:color="auto"/>
                    <w:bottom w:val="none" w:sz="0" w:space="0" w:color="auto"/>
                    <w:right w:val="none" w:sz="0" w:space="0" w:color="auto"/>
                  </w:divBdr>
                  <w:divsChild>
                    <w:div w:id="1663436346">
                      <w:marLeft w:val="0"/>
                      <w:marRight w:val="0"/>
                      <w:marTop w:val="0"/>
                      <w:marBottom w:val="0"/>
                      <w:divBdr>
                        <w:top w:val="none" w:sz="0" w:space="0" w:color="auto"/>
                        <w:left w:val="none" w:sz="0" w:space="0" w:color="auto"/>
                        <w:bottom w:val="none" w:sz="0" w:space="0" w:color="auto"/>
                        <w:right w:val="none" w:sz="0" w:space="0" w:color="auto"/>
                      </w:divBdr>
                      <w:divsChild>
                        <w:div w:id="601036430">
                          <w:marLeft w:val="0"/>
                          <w:marRight w:val="0"/>
                          <w:marTop w:val="0"/>
                          <w:marBottom w:val="0"/>
                          <w:divBdr>
                            <w:top w:val="none" w:sz="0" w:space="0" w:color="auto"/>
                            <w:left w:val="none" w:sz="0" w:space="0" w:color="auto"/>
                            <w:bottom w:val="none" w:sz="0" w:space="0" w:color="auto"/>
                            <w:right w:val="none" w:sz="0" w:space="0" w:color="auto"/>
                          </w:divBdr>
                          <w:divsChild>
                            <w:div w:id="1877548622">
                              <w:marLeft w:val="0"/>
                              <w:marRight w:val="0"/>
                              <w:marTop w:val="0"/>
                              <w:marBottom w:val="0"/>
                              <w:divBdr>
                                <w:top w:val="none" w:sz="0" w:space="0" w:color="auto"/>
                                <w:left w:val="none" w:sz="0" w:space="0" w:color="auto"/>
                                <w:bottom w:val="none" w:sz="0" w:space="0" w:color="auto"/>
                                <w:right w:val="none" w:sz="0" w:space="0" w:color="auto"/>
                              </w:divBdr>
                              <w:divsChild>
                                <w:div w:id="15842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16476639">
      <w:bodyDiv w:val="1"/>
      <w:marLeft w:val="0"/>
      <w:marRight w:val="0"/>
      <w:marTop w:val="0"/>
      <w:marBottom w:val="0"/>
      <w:divBdr>
        <w:top w:val="none" w:sz="0" w:space="0" w:color="auto"/>
        <w:left w:val="none" w:sz="0" w:space="0" w:color="auto"/>
        <w:bottom w:val="none" w:sz="0" w:space="0" w:color="auto"/>
        <w:right w:val="none" w:sz="0" w:space="0" w:color="auto"/>
      </w:divBdr>
      <w:divsChild>
        <w:div w:id="375932372">
          <w:marLeft w:val="0"/>
          <w:marRight w:val="0"/>
          <w:marTop w:val="0"/>
          <w:marBottom w:val="0"/>
          <w:divBdr>
            <w:top w:val="none" w:sz="0" w:space="0" w:color="auto"/>
            <w:left w:val="none" w:sz="0" w:space="0" w:color="auto"/>
            <w:bottom w:val="none" w:sz="0" w:space="0" w:color="auto"/>
            <w:right w:val="none" w:sz="0" w:space="0" w:color="auto"/>
          </w:divBdr>
          <w:divsChild>
            <w:div w:id="1860388866">
              <w:marLeft w:val="0"/>
              <w:marRight w:val="0"/>
              <w:marTop w:val="0"/>
              <w:marBottom w:val="0"/>
              <w:divBdr>
                <w:top w:val="none" w:sz="0" w:space="0" w:color="auto"/>
                <w:left w:val="none" w:sz="0" w:space="0" w:color="auto"/>
                <w:bottom w:val="none" w:sz="0" w:space="0" w:color="auto"/>
                <w:right w:val="none" w:sz="0" w:space="0" w:color="auto"/>
              </w:divBdr>
              <w:divsChild>
                <w:div w:id="629631063">
                  <w:marLeft w:val="0"/>
                  <w:marRight w:val="0"/>
                  <w:marTop w:val="0"/>
                  <w:marBottom w:val="0"/>
                  <w:divBdr>
                    <w:top w:val="none" w:sz="0" w:space="0" w:color="auto"/>
                    <w:left w:val="none" w:sz="0" w:space="0" w:color="auto"/>
                    <w:bottom w:val="none" w:sz="0" w:space="0" w:color="auto"/>
                    <w:right w:val="none" w:sz="0" w:space="0" w:color="auto"/>
                  </w:divBdr>
                  <w:divsChild>
                    <w:div w:id="1322657425">
                      <w:marLeft w:val="0"/>
                      <w:marRight w:val="0"/>
                      <w:marTop w:val="0"/>
                      <w:marBottom w:val="0"/>
                      <w:divBdr>
                        <w:top w:val="none" w:sz="0" w:space="0" w:color="auto"/>
                        <w:left w:val="none" w:sz="0" w:space="0" w:color="auto"/>
                        <w:bottom w:val="none" w:sz="0" w:space="0" w:color="auto"/>
                        <w:right w:val="none" w:sz="0" w:space="0" w:color="auto"/>
                      </w:divBdr>
                      <w:divsChild>
                        <w:div w:id="2127460686">
                          <w:marLeft w:val="0"/>
                          <w:marRight w:val="0"/>
                          <w:marTop w:val="0"/>
                          <w:marBottom w:val="0"/>
                          <w:divBdr>
                            <w:top w:val="none" w:sz="0" w:space="0" w:color="auto"/>
                            <w:left w:val="none" w:sz="0" w:space="0" w:color="auto"/>
                            <w:bottom w:val="none" w:sz="0" w:space="0" w:color="auto"/>
                            <w:right w:val="none" w:sz="0" w:space="0" w:color="auto"/>
                          </w:divBdr>
                          <w:divsChild>
                            <w:div w:id="1861965326">
                              <w:marLeft w:val="0"/>
                              <w:marRight w:val="0"/>
                              <w:marTop w:val="0"/>
                              <w:marBottom w:val="0"/>
                              <w:divBdr>
                                <w:top w:val="none" w:sz="0" w:space="0" w:color="auto"/>
                                <w:left w:val="none" w:sz="0" w:space="0" w:color="auto"/>
                                <w:bottom w:val="none" w:sz="0" w:space="0" w:color="auto"/>
                                <w:right w:val="none" w:sz="0" w:space="0" w:color="auto"/>
                              </w:divBdr>
                              <w:divsChild>
                                <w:div w:id="503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3438991">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30869">
      <w:bodyDiv w:val="1"/>
      <w:marLeft w:val="0"/>
      <w:marRight w:val="0"/>
      <w:marTop w:val="0"/>
      <w:marBottom w:val="0"/>
      <w:divBdr>
        <w:top w:val="none" w:sz="0" w:space="0" w:color="auto"/>
        <w:left w:val="none" w:sz="0" w:space="0" w:color="auto"/>
        <w:bottom w:val="none" w:sz="0" w:space="0" w:color="auto"/>
        <w:right w:val="none" w:sz="0" w:space="0" w:color="auto"/>
      </w:divBdr>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9125">
      <w:bodyDiv w:val="1"/>
      <w:marLeft w:val="0"/>
      <w:marRight w:val="0"/>
      <w:marTop w:val="0"/>
      <w:marBottom w:val="0"/>
      <w:divBdr>
        <w:top w:val="none" w:sz="0" w:space="0" w:color="auto"/>
        <w:left w:val="none" w:sz="0" w:space="0" w:color="auto"/>
        <w:bottom w:val="none" w:sz="0" w:space="0" w:color="auto"/>
        <w:right w:val="none" w:sz="0" w:space="0" w:color="auto"/>
      </w:divBdr>
      <w:divsChild>
        <w:div w:id="83696611">
          <w:marLeft w:val="0"/>
          <w:marRight w:val="0"/>
          <w:marTop w:val="0"/>
          <w:marBottom w:val="0"/>
          <w:divBdr>
            <w:top w:val="none" w:sz="0" w:space="0" w:color="auto"/>
            <w:left w:val="none" w:sz="0" w:space="0" w:color="auto"/>
            <w:bottom w:val="none" w:sz="0" w:space="0" w:color="auto"/>
            <w:right w:val="none" w:sz="0" w:space="0" w:color="auto"/>
          </w:divBdr>
          <w:divsChild>
            <w:div w:id="906301324">
              <w:marLeft w:val="0"/>
              <w:marRight w:val="0"/>
              <w:marTop w:val="0"/>
              <w:marBottom w:val="0"/>
              <w:divBdr>
                <w:top w:val="none" w:sz="0" w:space="0" w:color="auto"/>
                <w:left w:val="none" w:sz="0" w:space="0" w:color="auto"/>
                <w:bottom w:val="none" w:sz="0" w:space="0" w:color="auto"/>
                <w:right w:val="none" w:sz="0" w:space="0" w:color="auto"/>
              </w:divBdr>
              <w:divsChild>
                <w:div w:id="515658285">
                  <w:marLeft w:val="0"/>
                  <w:marRight w:val="0"/>
                  <w:marTop w:val="0"/>
                  <w:marBottom w:val="0"/>
                  <w:divBdr>
                    <w:top w:val="none" w:sz="0" w:space="0" w:color="auto"/>
                    <w:left w:val="none" w:sz="0" w:space="0" w:color="auto"/>
                    <w:bottom w:val="none" w:sz="0" w:space="0" w:color="auto"/>
                    <w:right w:val="none" w:sz="0" w:space="0" w:color="auto"/>
                  </w:divBdr>
                  <w:divsChild>
                    <w:div w:id="364795811">
                      <w:marLeft w:val="0"/>
                      <w:marRight w:val="0"/>
                      <w:marTop w:val="0"/>
                      <w:marBottom w:val="0"/>
                      <w:divBdr>
                        <w:top w:val="none" w:sz="0" w:space="0" w:color="auto"/>
                        <w:left w:val="none" w:sz="0" w:space="0" w:color="auto"/>
                        <w:bottom w:val="none" w:sz="0" w:space="0" w:color="auto"/>
                        <w:right w:val="none" w:sz="0" w:space="0" w:color="auto"/>
                      </w:divBdr>
                      <w:divsChild>
                        <w:div w:id="1773361012">
                          <w:marLeft w:val="0"/>
                          <w:marRight w:val="0"/>
                          <w:marTop w:val="0"/>
                          <w:marBottom w:val="0"/>
                          <w:divBdr>
                            <w:top w:val="none" w:sz="0" w:space="0" w:color="auto"/>
                            <w:left w:val="none" w:sz="0" w:space="0" w:color="auto"/>
                            <w:bottom w:val="none" w:sz="0" w:space="0" w:color="auto"/>
                            <w:right w:val="none" w:sz="0" w:space="0" w:color="auto"/>
                          </w:divBdr>
                          <w:divsChild>
                            <w:div w:id="1635594980">
                              <w:marLeft w:val="0"/>
                              <w:marRight w:val="0"/>
                              <w:marTop w:val="0"/>
                              <w:marBottom w:val="0"/>
                              <w:divBdr>
                                <w:top w:val="none" w:sz="0" w:space="0" w:color="auto"/>
                                <w:left w:val="none" w:sz="0" w:space="0" w:color="auto"/>
                                <w:bottom w:val="none" w:sz="0" w:space="0" w:color="auto"/>
                                <w:right w:val="none" w:sz="0" w:space="0" w:color="auto"/>
                              </w:divBdr>
                              <w:divsChild>
                                <w:div w:id="96839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9751">
      <w:bodyDiv w:val="1"/>
      <w:marLeft w:val="0"/>
      <w:marRight w:val="0"/>
      <w:marTop w:val="0"/>
      <w:marBottom w:val="0"/>
      <w:divBdr>
        <w:top w:val="none" w:sz="0" w:space="0" w:color="auto"/>
        <w:left w:val="none" w:sz="0" w:space="0" w:color="auto"/>
        <w:bottom w:val="none" w:sz="0" w:space="0" w:color="auto"/>
        <w:right w:val="none" w:sz="0" w:space="0" w:color="auto"/>
      </w:divBdr>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4286">
      <w:bodyDiv w:val="1"/>
      <w:marLeft w:val="0"/>
      <w:marRight w:val="0"/>
      <w:marTop w:val="0"/>
      <w:marBottom w:val="0"/>
      <w:divBdr>
        <w:top w:val="none" w:sz="0" w:space="0" w:color="auto"/>
        <w:left w:val="none" w:sz="0" w:space="0" w:color="auto"/>
        <w:bottom w:val="none" w:sz="0" w:space="0" w:color="auto"/>
        <w:right w:val="none" w:sz="0" w:space="0" w:color="auto"/>
      </w:divBdr>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0230">
      <w:bodyDiv w:val="1"/>
      <w:marLeft w:val="0"/>
      <w:marRight w:val="0"/>
      <w:marTop w:val="0"/>
      <w:marBottom w:val="0"/>
      <w:divBdr>
        <w:top w:val="none" w:sz="0" w:space="0" w:color="auto"/>
        <w:left w:val="none" w:sz="0" w:space="0" w:color="auto"/>
        <w:bottom w:val="none" w:sz="0" w:space="0" w:color="auto"/>
        <w:right w:val="none" w:sz="0" w:space="0" w:color="auto"/>
      </w:divBdr>
    </w:div>
    <w:div w:id="1836997455">
      <w:bodyDiv w:val="1"/>
      <w:marLeft w:val="0"/>
      <w:marRight w:val="0"/>
      <w:marTop w:val="0"/>
      <w:marBottom w:val="0"/>
      <w:divBdr>
        <w:top w:val="none" w:sz="0" w:space="0" w:color="auto"/>
        <w:left w:val="none" w:sz="0" w:space="0" w:color="auto"/>
        <w:bottom w:val="none" w:sz="0" w:space="0" w:color="auto"/>
        <w:right w:val="none" w:sz="0" w:space="0" w:color="auto"/>
      </w:divBdr>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34882">
      <w:bodyDiv w:val="1"/>
      <w:marLeft w:val="0"/>
      <w:marRight w:val="0"/>
      <w:marTop w:val="0"/>
      <w:marBottom w:val="0"/>
      <w:divBdr>
        <w:top w:val="none" w:sz="0" w:space="0" w:color="auto"/>
        <w:left w:val="none" w:sz="0" w:space="0" w:color="auto"/>
        <w:bottom w:val="none" w:sz="0" w:space="0" w:color="auto"/>
        <w:right w:val="none" w:sz="0" w:space="0" w:color="auto"/>
      </w:divBdr>
      <w:divsChild>
        <w:div w:id="1140924207">
          <w:marLeft w:val="0"/>
          <w:marRight w:val="0"/>
          <w:marTop w:val="0"/>
          <w:marBottom w:val="0"/>
          <w:divBdr>
            <w:top w:val="none" w:sz="0" w:space="0" w:color="auto"/>
            <w:left w:val="none" w:sz="0" w:space="0" w:color="auto"/>
            <w:bottom w:val="none" w:sz="0" w:space="0" w:color="auto"/>
            <w:right w:val="none" w:sz="0" w:space="0" w:color="auto"/>
          </w:divBdr>
          <w:divsChild>
            <w:div w:id="294604584">
              <w:marLeft w:val="0"/>
              <w:marRight w:val="0"/>
              <w:marTop w:val="0"/>
              <w:marBottom w:val="0"/>
              <w:divBdr>
                <w:top w:val="none" w:sz="0" w:space="0" w:color="auto"/>
                <w:left w:val="none" w:sz="0" w:space="0" w:color="auto"/>
                <w:bottom w:val="none" w:sz="0" w:space="0" w:color="auto"/>
                <w:right w:val="none" w:sz="0" w:space="0" w:color="auto"/>
              </w:divBdr>
              <w:divsChild>
                <w:div w:id="1046755112">
                  <w:marLeft w:val="0"/>
                  <w:marRight w:val="0"/>
                  <w:marTop w:val="0"/>
                  <w:marBottom w:val="0"/>
                  <w:divBdr>
                    <w:top w:val="none" w:sz="0" w:space="0" w:color="auto"/>
                    <w:left w:val="none" w:sz="0" w:space="0" w:color="auto"/>
                    <w:bottom w:val="none" w:sz="0" w:space="0" w:color="auto"/>
                    <w:right w:val="none" w:sz="0" w:space="0" w:color="auto"/>
                  </w:divBdr>
                  <w:divsChild>
                    <w:div w:id="1356733277">
                      <w:marLeft w:val="0"/>
                      <w:marRight w:val="0"/>
                      <w:marTop w:val="0"/>
                      <w:marBottom w:val="0"/>
                      <w:divBdr>
                        <w:top w:val="none" w:sz="0" w:space="0" w:color="auto"/>
                        <w:left w:val="none" w:sz="0" w:space="0" w:color="auto"/>
                        <w:bottom w:val="none" w:sz="0" w:space="0" w:color="auto"/>
                        <w:right w:val="none" w:sz="0" w:space="0" w:color="auto"/>
                      </w:divBdr>
                      <w:divsChild>
                        <w:div w:id="33503275">
                          <w:marLeft w:val="0"/>
                          <w:marRight w:val="0"/>
                          <w:marTop w:val="0"/>
                          <w:marBottom w:val="0"/>
                          <w:divBdr>
                            <w:top w:val="none" w:sz="0" w:space="0" w:color="auto"/>
                            <w:left w:val="none" w:sz="0" w:space="0" w:color="auto"/>
                            <w:bottom w:val="none" w:sz="0" w:space="0" w:color="auto"/>
                            <w:right w:val="none" w:sz="0" w:space="0" w:color="auto"/>
                          </w:divBdr>
                          <w:divsChild>
                            <w:div w:id="1428380842">
                              <w:marLeft w:val="0"/>
                              <w:marRight w:val="0"/>
                              <w:marTop w:val="0"/>
                              <w:marBottom w:val="0"/>
                              <w:divBdr>
                                <w:top w:val="none" w:sz="0" w:space="0" w:color="auto"/>
                                <w:left w:val="none" w:sz="0" w:space="0" w:color="auto"/>
                                <w:bottom w:val="none" w:sz="0" w:space="0" w:color="auto"/>
                                <w:right w:val="none" w:sz="0" w:space="0" w:color="auto"/>
                              </w:divBdr>
                              <w:divsChild>
                                <w:div w:id="205908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6699358">
      <w:bodyDiv w:val="1"/>
      <w:marLeft w:val="0"/>
      <w:marRight w:val="0"/>
      <w:marTop w:val="0"/>
      <w:marBottom w:val="0"/>
      <w:divBdr>
        <w:top w:val="none" w:sz="0" w:space="0" w:color="auto"/>
        <w:left w:val="none" w:sz="0" w:space="0" w:color="auto"/>
        <w:bottom w:val="none" w:sz="0" w:space="0" w:color="auto"/>
        <w:right w:val="none" w:sz="0" w:space="0" w:color="auto"/>
      </w:divBdr>
    </w:div>
    <w:div w:id="1899626951">
      <w:bodyDiv w:val="1"/>
      <w:marLeft w:val="0"/>
      <w:marRight w:val="0"/>
      <w:marTop w:val="0"/>
      <w:marBottom w:val="0"/>
      <w:divBdr>
        <w:top w:val="none" w:sz="0" w:space="0" w:color="auto"/>
        <w:left w:val="none" w:sz="0" w:space="0" w:color="auto"/>
        <w:bottom w:val="none" w:sz="0" w:space="0" w:color="auto"/>
        <w:right w:val="none" w:sz="0" w:space="0" w:color="auto"/>
      </w:divBdr>
    </w:div>
    <w:div w:id="1902015387">
      <w:bodyDiv w:val="1"/>
      <w:marLeft w:val="0"/>
      <w:marRight w:val="0"/>
      <w:marTop w:val="0"/>
      <w:marBottom w:val="0"/>
      <w:divBdr>
        <w:top w:val="none" w:sz="0" w:space="0" w:color="auto"/>
        <w:left w:val="none" w:sz="0" w:space="0" w:color="auto"/>
        <w:bottom w:val="none" w:sz="0" w:space="0" w:color="auto"/>
        <w:right w:val="none" w:sz="0" w:space="0" w:color="auto"/>
      </w:divBdr>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6441">
      <w:bodyDiv w:val="1"/>
      <w:marLeft w:val="0"/>
      <w:marRight w:val="0"/>
      <w:marTop w:val="0"/>
      <w:marBottom w:val="0"/>
      <w:divBdr>
        <w:top w:val="none" w:sz="0" w:space="0" w:color="auto"/>
        <w:left w:val="none" w:sz="0" w:space="0" w:color="auto"/>
        <w:bottom w:val="none" w:sz="0" w:space="0" w:color="auto"/>
        <w:right w:val="none" w:sz="0" w:space="0" w:color="auto"/>
      </w:divBdr>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891">
      <w:bodyDiv w:val="1"/>
      <w:marLeft w:val="0"/>
      <w:marRight w:val="0"/>
      <w:marTop w:val="0"/>
      <w:marBottom w:val="0"/>
      <w:divBdr>
        <w:top w:val="none" w:sz="0" w:space="0" w:color="auto"/>
        <w:left w:val="none" w:sz="0" w:space="0" w:color="auto"/>
        <w:bottom w:val="none" w:sz="0" w:space="0" w:color="auto"/>
        <w:right w:val="none" w:sz="0" w:space="0" w:color="auto"/>
      </w:divBdr>
      <w:divsChild>
        <w:div w:id="374817293">
          <w:marLeft w:val="0"/>
          <w:marRight w:val="0"/>
          <w:marTop w:val="0"/>
          <w:marBottom w:val="0"/>
          <w:divBdr>
            <w:top w:val="none" w:sz="0" w:space="0" w:color="auto"/>
            <w:left w:val="none" w:sz="0" w:space="0" w:color="auto"/>
            <w:bottom w:val="none" w:sz="0" w:space="0" w:color="auto"/>
            <w:right w:val="none" w:sz="0" w:space="0" w:color="auto"/>
          </w:divBdr>
          <w:divsChild>
            <w:div w:id="1752503194">
              <w:marLeft w:val="0"/>
              <w:marRight w:val="0"/>
              <w:marTop w:val="0"/>
              <w:marBottom w:val="0"/>
              <w:divBdr>
                <w:top w:val="none" w:sz="0" w:space="0" w:color="auto"/>
                <w:left w:val="none" w:sz="0" w:space="0" w:color="auto"/>
                <w:bottom w:val="none" w:sz="0" w:space="0" w:color="auto"/>
                <w:right w:val="none" w:sz="0" w:space="0" w:color="auto"/>
              </w:divBdr>
              <w:divsChild>
                <w:div w:id="1462115189">
                  <w:marLeft w:val="0"/>
                  <w:marRight w:val="0"/>
                  <w:marTop w:val="0"/>
                  <w:marBottom w:val="0"/>
                  <w:divBdr>
                    <w:top w:val="none" w:sz="0" w:space="0" w:color="auto"/>
                    <w:left w:val="none" w:sz="0" w:space="0" w:color="auto"/>
                    <w:bottom w:val="none" w:sz="0" w:space="0" w:color="auto"/>
                    <w:right w:val="none" w:sz="0" w:space="0" w:color="auto"/>
                  </w:divBdr>
                  <w:divsChild>
                    <w:div w:id="993728406">
                      <w:marLeft w:val="0"/>
                      <w:marRight w:val="0"/>
                      <w:marTop w:val="0"/>
                      <w:marBottom w:val="0"/>
                      <w:divBdr>
                        <w:top w:val="none" w:sz="0" w:space="0" w:color="auto"/>
                        <w:left w:val="none" w:sz="0" w:space="0" w:color="auto"/>
                        <w:bottom w:val="none" w:sz="0" w:space="0" w:color="auto"/>
                        <w:right w:val="none" w:sz="0" w:space="0" w:color="auto"/>
                      </w:divBdr>
                      <w:divsChild>
                        <w:div w:id="1005210584">
                          <w:marLeft w:val="0"/>
                          <w:marRight w:val="0"/>
                          <w:marTop w:val="0"/>
                          <w:marBottom w:val="0"/>
                          <w:divBdr>
                            <w:top w:val="none" w:sz="0" w:space="0" w:color="auto"/>
                            <w:left w:val="none" w:sz="0" w:space="0" w:color="auto"/>
                            <w:bottom w:val="none" w:sz="0" w:space="0" w:color="auto"/>
                            <w:right w:val="none" w:sz="0" w:space="0" w:color="auto"/>
                          </w:divBdr>
                          <w:divsChild>
                            <w:div w:id="1800682992">
                              <w:marLeft w:val="0"/>
                              <w:marRight w:val="0"/>
                              <w:marTop w:val="0"/>
                              <w:marBottom w:val="0"/>
                              <w:divBdr>
                                <w:top w:val="none" w:sz="0" w:space="0" w:color="auto"/>
                                <w:left w:val="none" w:sz="0" w:space="0" w:color="auto"/>
                                <w:bottom w:val="none" w:sz="0" w:space="0" w:color="auto"/>
                                <w:right w:val="none" w:sz="0" w:space="0" w:color="auto"/>
                              </w:divBdr>
                              <w:divsChild>
                                <w:div w:id="19880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34815">
      <w:bodyDiv w:val="1"/>
      <w:marLeft w:val="0"/>
      <w:marRight w:val="0"/>
      <w:marTop w:val="0"/>
      <w:marBottom w:val="0"/>
      <w:divBdr>
        <w:top w:val="none" w:sz="0" w:space="0" w:color="auto"/>
        <w:left w:val="none" w:sz="0" w:space="0" w:color="auto"/>
        <w:bottom w:val="none" w:sz="0" w:space="0" w:color="auto"/>
        <w:right w:val="none" w:sz="0" w:space="0" w:color="auto"/>
      </w:divBdr>
    </w:div>
    <w:div w:id="2018074606">
      <w:bodyDiv w:val="1"/>
      <w:marLeft w:val="0"/>
      <w:marRight w:val="0"/>
      <w:marTop w:val="0"/>
      <w:marBottom w:val="0"/>
      <w:divBdr>
        <w:top w:val="none" w:sz="0" w:space="0" w:color="auto"/>
        <w:left w:val="none" w:sz="0" w:space="0" w:color="auto"/>
        <w:bottom w:val="none" w:sz="0" w:space="0" w:color="auto"/>
        <w:right w:val="none" w:sz="0" w:space="0" w:color="auto"/>
      </w:divBdr>
    </w:div>
    <w:div w:id="2036075037">
      <w:bodyDiv w:val="1"/>
      <w:marLeft w:val="0"/>
      <w:marRight w:val="0"/>
      <w:marTop w:val="0"/>
      <w:marBottom w:val="0"/>
      <w:divBdr>
        <w:top w:val="none" w:sz="0" w:space="0" w:color="auto"/>
        <w:left w:val="none" w:sz="0" w:space="0" w:color="auto"/>
        <w:bottom w:val="none" w:sz="0" w:space="0" w:color="auto"/>
        <w:right w:val="none" w:sz="0" w:space="0" w:color="auto"/>
      </w:divBdr>
      <w:divsChild>
        <w:div w:id="1375539408">
          <w:marLeft w:val="0"/>
          <w:marRight w:val="0"/>
          <w:marTop w:val="0"/>
          <w:marBottom w:val="0"/>
          <w:divBdr>
            <w:top w:val="none" w:sz="0" w:space="0" w:color="auto"/>
            <w:left w:val="none" w:sz="0" w:space="0" w:color="auto"/>
            <w:bottom w:val="none" w:sz="0" w:space="0" w:color="auto"/>
            <w:right w:val="none" w:sz="0" w:space="0" w:color="auto"/>
          </w:divBdr>
          <w:divsChild>
            <w:div w:id="1089542922">
              <w:marLeft w:val="0"/>
              <w:marRight w:val="0"/>
              <w:marTop w:val="0"/>
              <w:marBottom w:val="0"/>
              <w:divBdr>
                <w:top w:val="none" w:sz="0" w:space="0" w:color="auto"/>
                <w:left w:val="none" w:sz="0" w:space="0" w:color="auto"/>
                <w:bottom w:val="none" w:sz="0" w:space="0" w:color="auto"/>
                <w:right w:val="none" w:sz="0" w:space="0" w:color="auto"/>
              </w:divBdr>
              <w:divsChild>
                <w:div w:id="1554459806">
                  <w:marLeft w:val="0"/>
                  <w:marRight w:val="0"/>
                  <w:marTop w:val="0"/>
                  <w:marBottom w:val="0"/>
                  <w:divBdr>
                    <w:top w:val="none" w:sz="0" w:space="0" w:color="auto"/>
                    <w:left w:val="none" w:sz="0" w:space="0" w:color="auto"/>
                    <w:bottom w:val="none" w:sz="0" w:space="0" w:color="auto"/>
                    <w:right w:val="none" w:sz="0" w:space="0" w:color="auto"/>
                  </w:divBdr>
                  <w:divsChild>
                    <w:div w:id="1720785504">
                      <w:marLeft w:val="0"/>
                      <w:marRight w:val="0"/>
                      <w:marTop w:val="0"/>
                      <w:marBottom w:val="0"/>
                      <w:divBdr>
                        <w:top w:val="none" w:sz="0" w:space="0" w:color="auto"/>
                        <w:left w:val="none" w:sz="0" w:space="0" w:color="auto"/>
                        <w:bottom w:val="none" w:sz="0" w:space="0" w:color="auto"/>
                        <w:right w:val="none" w:sz="0" w:space="0" w:color="auto"/>
                      </w:divBdr>
                      <w:divsChild>
                        <w:div w:id="1691834497">
                          <w:marLeft w:val="0"/>
                          <w:marRight w:val="0"/>
                          <w:marTop w:val="0"/>
                          <w:marBottom w:val="0"/>
                          <w:divBdr>
                            <w:top w:val="none" w:sz="0" w:space="0" w:color="auto"/>
                            <w:left w:val="none" w:sz="0" w:space="0" w:color="auto"/>
                            <w:bottom w:val="none" w:sz="0" w:space="0" w:color="auto"/>
                            <w:right w:val="none" w:sz="0" w:space="0" w:color="auto"/>
                          </w:divBdr>
                          <w:divsChild>
                            <w:div w:id="1186138525">
                              <w:marLeft w:val="0"/>
                              <w:marRight w:val="0"/>
                              <w:marTop w:val="0"/>
                              <w:marBottom w:val="0"/>
                              <w:divBdr>
                                <w:top w:val="none" w:sz="0" w:space="0" w:color="auto"/>
                                <w:left w:val="none" w:sz="0" w:space="0" w:color="auto"/>
                                <w:bottom w:val="none" w:sz="0" w:space="0" w:color="auto"/>
                                <w:right w:val="none" w:sz="0" w:space="0" w:color="auto"/>
                              </w:divBdr>
                              <w:divsChild>
                                <w:div w:id="15031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8114">
      <w:bodyDiv w:val="1"/>
      <w:marLeft w:val="0"/>
      <w:marRight w:val="0"/>
      <w:marTop w:val="0"/>
      <w:marBottom w:val="0"/>
      <w:divBdr>
        <w:top w:val="none" w:sz="0" w:space="0" w:color="auto"/>
        <w:left w:val="none" w:sz="0" w:space="0" w:color="auto"/>
        <w:bottom w:val="none" w:sz="0" w:space="0" w:color="auto"/>
        <w:right w:val="none" w:sz="0" w:space="0" w:color="auto"/>
      </w:divBdr>
    </w:div>
    <w:div w:id="2052873642">
      <w:bodyDiv w:val="1"/>
      <w:marLeft w:val="0"/>
      <w:marRight w:val="0"/>
      <w:marTop w:val="0"/>
      <w:marBottom w:val="0"/>
      <w:divBdr>
        <w:top w:val="none" w:sz="0" w:space="0" w:color="auto"/>
        <w:left w:val="none" w:sz="0" w:space="0" w:color="auto"/>
        <w:bottom w:val="none" w:sz="0" w:space="0" w:color="auto"/>
        <w:right w:val="none" w:sz="0" w:space="0" w:color="auto"/>
      </w:divBdr>
      <w:divsChild>
        <w:div w:id="1833369977">
          <w:marLeft w:val="0"/>
          <w:marRight w:val="0"/>
          <w:marTop w:val="0"/>
          <w:marBottom w:val="0"/>
          <w:divBdr>
            <w:top w:val="none" w:sz="0" w:space="0" w:color="auto"/>
            <w:left w:val="none" w:sz="0" w:space="0" w:color="auto"/>
            <w:bottom w:val="none" w:sz="0" w:space="0" w:color="auto"/>
            <w:right w:val="none" w:sz="0" w:space="0" w:color="auto"/>
          </w:divBdr>
          <w:divsChild>
            <w:div w:id="1194656374">
              <w:marLeft w:val="0"/>
              <w:marRight w:val="0"/>
              <w:marTop w:val="0"/>
              <w:marBottom w:val="0"/>
              <w:divBdr>
                <w:top w:val="none" w:sz="0" w:space="0" w:color="auto"/>
                <w:left w:val="none" w:sz="0" w:space="0" w:color="auto"/>
                <w:bottom w:val="none" w:sz="0" w:space="0" w:color="auto"/>
                <w:right w:val="none" w:sz="0" w:space="0" w:color="auto"/>
              </w:divBdr>
            </w:div>
          </w:divsChild>
        </w:div>
        <w:div w:id="1296252446">
          <w:marLeft w:val="0"/>
          <w:marRight w:val="0"/>
          <w:marTop w:val="0"/>
          <w:marBottom w:val="0"/>
          <w:divBdr>
            <w:top w:val="none" w:sz="0" w:space="0" w:color="auto"/>
            <w:left w:val="none" w:sz="0" w:space="0" w:color="auto"/>
            <w:bottom w:val="none" w:sz="0" w:space="0" w:color="auto"/>
            <w:right w:val="none" w:sz="0" w:space="0" w:color="auto"/>
          </w:divBdr>
          <w:divsChild>
            <w:div w:id="104158126">
              <w:marLeft w:val="0"/>
              <w:marRight w:val="0"/>
              <w:marTop w:val="0"/>
              <w:marBottom w:val="0"/>
              <w:divBdr>
                <w:top w:val="none" w:sz="0" w:space="0" w:color="auto"/>
                <w:left w:val="none" w:sz="0" w:space="0" w:color="auto"/>
                <w:bottom w:val="none" w:sz="0" w:space="0" w:color="auto"/>
                <w:right w:val="none" w:sz="0" w:space="0" w:color="auto"/>
              </w:divBdr>
            </w:div>
          </w:divsChild>
        </w:div>
        <w:div w:id="1495878332">
          <w:marLeft w:val="0"/>
          <w:marRight w:val="0"/>
          <w:marTop w:val="0"/>
          <w:marBottom w:val="0"/>
          <w:divBdr>
            <w:top w:val="none" w:sz="0" w:space="0" w:color="auto"/>
            <w:left w:val="none" w:sz="0" w:space="0" w:color="auto"/>
            <w:bottom w:val="none" w:sz="0" w:space="0" w:color="auto"/>
            <w:right w:val="none" w:sz="0" w:space="0" w:color="auto"/>
          </w:divBdr>
          <w:divsChild>
            <w:div w:id="752550021">
              <w:marLeft w:val="0"/>
              <w:marRight w:val="0"/>
              <w:marTop w:val="0"/>
              <w:marBottom w:val="0"/>
              <w:divBdr>
                <w:top w:val="none" w:sz="0" w:space="0" w:color="auto"/>
                <w:left w:val="none" w:sz="0" w:space="0" w:color="auto"/>
                <w:bottom w:val="none" w:sz="0" w:space="0" w:color="auto"/>
                <w:right w:val="none" w:sz="0" w:space="0" w:color="auto"/>
              </w:divBdr>
            </w:div>
            <w:div w:id="1724521848">
              <w:marLeft w:val="0"/>
              <w:marRight w:val="0"/>
              <w:marTop w:val="0"/>
              <w:marBottom w:val="0"/>
              <w:divBdr>
                <w:top w:val="none" w:sz="0" w:space="0" w:color="auto"/>
                <w:left w:val="none" w:sz="0" w:space="0" w:color="auto"/>
                <w:bottom w:val="none" w:sz="0" w:space="0" w:color="auto"/>
                <w:right w:val="none" w:sz="0" w:space="0" w:color="auto"/>
              </w:divBdr>
            </w:div>
            <w:div w:id="282427211">
              <w:marLeft w:val="0"/>
              <w:marRight w:val="0"/>
              <w:marTop w:val="0"/>
              <w:marBottom w:val="0"/>
              <w:divBdr>
                <w:top w:val="none" w:sz="0" w:space="0" w:color="auto"/>
                <w:left w:val="none" w:sz="0" w:space="0" w:color="auto"/>
                <w:bottom w:val="none" w:sz="0" w:space="0" w:color="auto"/>
                <w:right w:val="none" w:sz="0" w:space="0" w:color="auto"/>
              </w:divBdr>
            </w:div>
            <w:div w:id="72242502">
              <w:marLeft w:val="0"/>
              <w:marRight w:val="0"/>
              <w:marTop w:val="0"/>
              <w:marBottom w:val="0"/>
              <w:divBdr>
                <w:top w:val="none" w:sz="0" w:space="0" w:color="auto"/>
                <w:left w:val="none" w:sz="0" w:space="0" w:color="auto"/>
                <w:bottom w:val="none" w:sz="0" w:space="0" w:color="auto"/>
                <w:right w:val="none" w:sz="0" w:space="0" w:color="auto"/>
              </w:divBdr>
            </w:div>
            <w:div w:id="452332299">
              <w:marLeft w:val="0"/>
              <w:marRight w:val="0"/>
              <w:marTop w:val="0"/>
              <w:marBottom w:val="0"/>
              <w:divBdr>
                <w:top w:val="none" w:sz="0" w:space="0" w:color="auto"/>
                <w:left w:val="none" w:sz="0" w:space="0" w:color="auto"/>
                <w:bottom w:val="none" w:sz="0" w:space="0" w:color="auto"/>
                <w:right w:val="none" w:sz="0" w:space="0" w:color="auto"/>
              </w:divBdr>
            </w:div>
            <w:div w:id="494956657">
              <w:marLeft w:val="0"/>
              <w:marRight w:val="0"/>
              <w:marTop w:val="0"/>
              <w:marBottom w:val="0"/>
              <w:divBdr>
                <w:top w:val="none" w:sz="0" w:space="0" w:color="auto"/>
                <w:left w:val="none" w:sz="0" w:space="0" w:color="auto"/>
                <w:bottom w:val="none" w:sz="0" w:space="0" w:color="auto"/>
                <w:right w:val="none" w:sz="0" w:space="0" w:color="auto"/>
              </w:divBdr>
            </w:div>
            <w:div w:id="1343052546">
              <w:marLeft w:val="0"/>
              <w:marRight w:val="0"/>
              <w:marTop w:val="0"/>
              <w:marBottom w:val="0"/>
              <w:divBdr>
                <w:top w:val="none" w:sz="0" w:space="0" w:color="auto"/>
                <w:left w:val="none" w:sz="0" w:space="0" w:color="auto"/>
                <w:bottom w:val="none" w:sz="0" w:space="0" w:color="auto"/>
                <w:right w:val="none" w:sz="0" w:space="0" w:color="auto"/>
              </w:divBdr>
            </w:div>
            <w:div w:id="2012053472">
              <w:marLeft w:val="0"/>
              <w:marRight w:val="0"/>
              <w:marTop w:val="0"/>
              <w:marBottom w:val="0"/>
              <w:divBdr>
                <w:top w:val="none" w:sz="0" w:space="0" w:color="auto"/>
                <w:left w:val="none" w:sz="0" w:space="0" w:color="auto"/>
                <w:bottom w:val="none" w:sz="0" w:space="0" w:color="auto"/>
                <w:right w:val="none" w:sz="0" w:space="0" w:color="auto"/>
              </w:divBdr>
            </w:div>
            <w:div w:id="1797679200">
              <w:marLeft w:val="0"/>
              <w:marRight w:val="0"/>
              <w:marTop w:val="0"/>
              <w:marBottom w:val="0"/>
              <w:divBdr>
                <w:top w:val="none" w:sz="0" w:space="0" w:color="auto"/>
                <w:left w:val="none" w:sz="0" w:space="0" w:color="auto"/>
                <w:bottom w:val="none" w:sz="0" w:space="0" w:color="auto"/>
                <w:right w:val="none" w:sz="0" w:space="0" w:color="auto"/>
              </w:divBdr>
            </w:div>
          </w:divsChild>
        </w:div>
        <w:div w:id="606885514">
          <w:marLeft w:val="0"/>
          <w:marRight w:val="0"/>
          <w:marTop w:val="0"/>
          <w:marBottom w:val="0"/>
          <w:divBdr>
            <w:top w:val="none" w:sz="0" w:space="0" w:color="auto"/>
            <w:left w:val="none" w:sz="0" w:space="0" w:color="auto"/>
            <w:bottom w:val="none" w:sz="0" w:space="0" w:color="auto"/>
            <w:right w:val="none" w:sz="0" w:space="0" w:color="auto"/>
          </w:divBdr>
          <w:divsChild>
            <w:div w:id="945886090">
              <w:marLeft w:val="0"/>
              <w:marRight w:val="0"/>
              <w:marTop w:val="0"/>
              <w:marBottom w:val="0"/>
              <w:divBdr>
                <w:top w:val="none" w:sz="0" w:space="0" w:color="auto"/>
                <w:left w:val="none" w:sz="0" w:space="0" w:color="auto"/>
                <w:bottom w:val="none" w:sz="0" w:space="0" w:color="auto"/>
                <w:right w:val="none" w:sz="0" w:space="0" w:color="auto"/>
              </w:divBdr>
            </w:div>
          </w:divsChild>
        </w:div>
        <w:div w:id="899293792">
          <w:marLeft w:val="0"/>
          <w:marRight w:val="0"/>
          <w:marTop w:val="0"/>
          <w:marBottom w:val="0"/>
          <w:divBdr>
            <w:top w:val="none" w:sz="0" w:space="0" w:color="auto"/>
            <w:left w:val="none" w:sz="0" w:space="0" w:color="auto"/>
            <w:bottom w:val="none" w:sz="0" w:space="0" w:color="auto"/>
            <w:right w:val="none" w:sz="0" w:space="0" w:color="auto"/>
          </w:divBdr>
          <w:divsChild>
            <w:div w:id="24600888">
              <w:marLeft w:val="0"/>
              <w:marRight w:val="0"/>
              <w:marTop w:val="0"/>
              <w:marBottom w:val="0"/>
              <w:divBdr>
                <w:top w:val="none" w:sz="0" w:space="0" w:color="auto"/>
                <w:left w:val="none" w:sz="0" w:space="0" w:color="auto"/>
                <w:bottom w:val="none" w:sz="0" w:space="0" w:color="auto"/>
                <w:right w:val="none" w:sz="0" w:space="0" w:color="auto"/>
              </w:divBdr>
            </w:div>
          </w:divsChild>
        </w:div>
        <w:div w:id="284846863">
          <w:marLeft w:val="0"/>
          <w:marRight w:val="0"/>
          <w:marTop w:val="0"/>
          <w:marBottom w:val="0"/>
          <w:divBdr>
            <w:top w:val="none" w:sz="0" w:space="0" w:color="auto"/>
            <w:left w:val="none" w:sz="0" w:space="0" w:color="auto"/>
            <w:bottom w:val="none" w:sz="0" w:space="0" w:color="auto"/>
            <w:right w:val="none" w:sz="0" w:space="0" w:color="auto"/>
          </w:divBdr>
          <w:divsChild>
            <w:div w:id="1408767863">
              <w:marLeft w:val="0"/>
              <w:marRight w:val="0"/>
              <w:marTop w:val="0"/>
              <w:marBottom w:val="0"/>
              <w:divBdr>
                <w:top w:val="none" w:sz="0" w:space="0" w:color="auto"/>
                <w:left w:val="none" w:sz="0" w:space="0" w:color="auto"/>
                <w:bottom w:val="none" w:sz="0" w:space="0" w:color="auto"/>
                <w:right w:val="none" w:sz="0" w:space="0" w:color="auto"/>
              </w:divBdr>
            </w:div>
            <w:div w:id="762381898">
              <w:marLeft w:val="0"/>
              <w:marRight w:val="0"/>
              <w:marTop w:val="0"/>
              <w:marBottom w:val="0"/>
              <w:divBdr>
                <w:top w:val="none" w:sz="0" w:space="0" w:color="auto"/>
                <w:left w:val="none" w:sz="0" w:space="0" w:color="auto"/>
                <w:bottom w:val="none" w:sz="0" w:space="0" w:color="auto"/>
                <w:right w:val="none" w:sz="0" w:space="0" w:color="auto"/>
              </w:divBdr>
            </w:div>
            <w:div w:id="1469783865">
              <w:marLeft w:val="0"/>
              <w:marRight w:val="0"/>
              <w:marTop w:val="0"/>
              <w:marBottom w:val="0"/>
              <w:divBdr>
                <w:top w:val="none" w:sz="0" w:space="0" w:color="auto"/>
                <w:left w:val="none" w:sz="0" w:space="0" w:color="auto"/>
                <w:bottom w:val="none" w:sz="0" w:space="0" w:color="auto"/>
                <w:right w:val="none" w:sz="0" w:space="0" w:color="auto"/>
              </w:divBdr>
            </w:div>
            <w:div w:id="1726223452">
              <w:marLeft w:val="0"/>
              <w:marRight w:val="0"/>
              <w:marTop w:val="0"/>
              <w:marBottom w:val="0"/>
              <w:divBdr>
                <w:top w:val="none" w:sz="0" w:space="0" w:color="auto"/>
                <w:left w:val="none" w:sz="0" w:space="0" w:color="auto"/>
                <w:bottom w:val="none" w:sz="0" w:space="0" w:color="auto"/>
                <w:right w:val="none" w:sz="0" w:space="0" w:color="auto"/>
              </w:divBdr>
            </w:div>
            <w:div w:id="1054624278">
              <w:marLeft w:val="0"/>
              <w:marRight w:val="0"/>
              <w:marTop w:val="0"/>
              <w:marBottom w:val="0"/>
              <w:divBdr>
                <w:top w:val="none" w:sz="0" w:space="0" w:color="auto"/>
                <w:left w:val="none" w:sz="0" w:space="0" w:color="auto"/>
                <w:bottom w:val="none" w:sz="0" w:space="0" w:color="auto"/>
                <w:right w:val="none" w:sz="0" w:space="0" w:color="auto"/>
              </w:divBdr>
            </w:div>
            <w:div w:id="778718648">
              <w:marLeft w:val="0"/>
              <w:marRight w:val="0"/>
              <w:marTop w:val="0"/>
              <w:marBottom w:val="0"/>
              <w:divBdr>
                <w:top w:val="none" w:sz="0" w:space="0" w:color="auto"/>
                <w:left w:val="none" w:sz="0" w:space="0" w:color="auto"/>
                <w:bottom w:val="none" w:sz="0" w:space="0" w:color="auto"/>
                <w:right w:val="none" w:sz="0" w:space="0" w:color="auto"/>
              </w:divBdr>
            </w:div>
            <w:div w:id="715012668">
              <w:marLeft w:val="0"/>
              <w:marRight w:val="0"/>
              <w:marTop w:val="0"/>
              <w:marBottom w:val="0"/>
              <w:divBdr>
                <w:top w:val="none" w:sz="0" w:space="0" w:color="auto"/>
                <w:left w:val="none" w:sz="0" w:space="0" w:color="auto"/>
                <w:bottom w:val="none" w:sz="0" w:space="0" w:color="auto"/>
                <w:right w:val="none" w:sz="0" w:space="0" w:color="auto"/>
              </w:divBdr>
            </w:div>
            <w:div w:id="890381254">
              <w:marLeft w:val="0"/>
              <w:marRight w:val="0"/>
              <w:marTop w:val="0"/>
              <w:marBottom w:val="0"/>
              <w:divBdr>
                <w:top w:val="none" w:sz="0" w:space="0" w:color="auto"/>
                <w:left w:val="none" w:sz="0" w:space="0" w:color="auto"/>
                <w:bottom w:val="none" w:sz="0" w:space="0" w:color="auto"/>
                <w:right w:val="none" w:sz="0" w:space="0" w:color="auto"/>
              </w:divBdr>
            </w:div>
            <w:div w:id="2020303829">
              <w:marLeft w:val="0"/>
              <w:marRight w:val="0"/>
              <w:marTop w:val="0"/>
              <w:marBottom w:val="0"/>
              <w:divBdr>
                <w:top w:val="none" w:sz="0" w:space="0" w:color="auto"/>
                <w:left w:val="none" w:sz="0" w:space="0" w:color="auto"/>
                <w:bottom w:val="none" w:sz="0" w:space="0" w:color="auto"/>
                <w:right w:val="none" w:sz="0" w:space="0" w:color="auto"/>
              </w:divBdr>
            </w:div>
          </w:divsChild>
        </w:div>
        <w:div w:id="1949044675">
          <w:marLeft w:val="0"/>
          <w:marRight w:val="0"/>
          <w:marTop w:val="0"/>
          <w:marBottom w:val="0"/>
          <w:divBdr>
            <w:top w:val="none" w:sz="0" w:space="0" w:color="auto"/>
            <w:left w:val="none" w:sz="0" w:space="0" w:color="auto"/>
            <w:bottom w:val="none" w:sz="0" w:space="0" w:color="auto"/>
            <w:right w:val="none" w:sz="0" w:space="0" w:color="auto"/>
          </w:divBdr>
          <w:divsChild>
            <w:div w:id="1491672002">
              <w:marLeft w:val="0"/>
              <w:marRight w:val="0"/>
              <w:marTop w:val="0"/>
              <w:marBottom w:val="0"/>
              <w:divBdr>
                <w:top w:val="none" w:sz="0" w:space="0" w:color="auto"/>
                <w:left w:val="none" w:sz="0" w:space="0" w:color="auto"/>
                <w:bottom w:val="none" w:sz="0" w:space="0" w:color="auto"/>
                <w:right w:val="none" w:sz="0" w:space="0" w:color="auto"/>
              </w:divBdr>
            </w:div>
          </w:divsChild>
        </w:div>
        <w:div w:id="481507529">
          <w:marLeft w:val="0"/>
          <w:marRight w:val="0"/>
          <w:marTop w:val="0"/>
          <w:marBottom w:val="0"/>
          <w:divBdr>
            <w:top w:val="none" w:sz="0" w:space="0" w:color="auto"/>
            <w:left w:val="none" w:sz="0" w:space="0" w:color="auto"/>
            <w:bottom w:val="none" w:sz="0" w:space="0" w:color="auto"/>
            <w:right w:val="none" w:sz="0" w:space="0" w:color="auto"/>
          </w:divBdr>
          <w:divsChild>
            <w:div w:id="764351934">
              <w:marLeft w:val="0"/>
              <w:marRight w:val="0"/>
              <w:marTop w:val="0"/>
              <w:marBottom w:val="0"/>
              <w:divBdr>
                <w:top w:val="none" w:sz="0" w:space="0" w:color="auto"/>
                <w:left w:val="none" w:sz="0" w:space="0" w:color="auto"/>
                <w:bottom w:val="none" w:sz="0" w:space="0" w:color="auto"/>
                <w:right w:val="none" w:sz="0" w:space="0" w:color="auto"/>
              </w:divBdr>
            </w:div>
          </w:divsChild>
        </w:div>
        <w:div w:id="1634018186">
          <w:marLeft w:val="0"/>
          <w:marRight w:val="0"/>
          <w:marTop w:val="0"/>
          <w:marBottom w:val="0"/>
          <w:divBdr>
            <w:top w:val="none" w:sz="0" w:space="0" w:color="auto"/>
            <w:left w:val="none" w:sz="0" w:space="0" w:color="auto"/>
            <w:bottom w:val="none" w:sz="0" w:space="0" w:color="auto"/>
            <w:right w:val="none" w:sz="0" w:space="0" w:color="auto"/>
          </w:divBdr>
          <w:divsChild>
            <w:div w:id="426774536">
              <w:marLeft w:val="0"/>
              <w:marRight w:val="0"/>
              <w:marTop w:val="0"/>
              <w:marBottom w:val="0"/>
              <w:divBdr>
                <w:top w:val="none" w:sz="0" w:space="0" w:color="auto"/>
                <w:left w:val="none" w:sz="0" w:space="0" w:color="auto"/>
                <w:bottom w:val="none" w:sz="0" w:space="0" w:color="auto"/>
                <w:right w:val="none" w:sz="0" w:space="0" w:color="auto"/>
              </w:divBdr>
            </w:div>
            <w:div w:id="398139088">
              <w:marLeft w:val="0"/>
              <w:marRight w:val="0"/>
              <w:marTop w:val="0"/>
              <w:marBottom w:val="0"/>
              <w:divBdr>
                <w:top w:val="none" w:sz="0" w:space="0" w:color="auto"/>
                <w:left w:val="none" w:sz="0" w:space="0" w:color="auto"/>
                <w:bottom w:val="none" w:sz="0" w:space="0" w:color="auto"/>
                <w:right w:val="none" w:sz="0" w:space="0" w:color="auto"/>
              </w:divBdr>
            </w:div>
            <w:div w:id="447622286">
              <w:marLeft w:val="0"/>
              <w:marRight w:val="0"/>
              <w:marTop w:val="0"/>
              <w:marBottom w:val="0"/>
              <w:divBdr>
                <w:top w:val="none" w:sz="0" w:space="0" w:color="auto"/>
                <w:left w:val="none" w:sz="0" w:space="0" w:color="auto"/>
                <w:bottom w:val="none" w:sz="0" w:space="0" w:color="auto"/>
                <w:right w:val="none" w:sz="0" w:space="0" w:color="auto"/>
              </w:divBdr>
            </w:div>
            <w:div w:id="1654796215">
              <w:marLeft w:val="0"/>
              <w:marRight w:val="0"/>
              <w:marTop w:val="0"/>
              <w:marBottom w:val="0"/>
              <w:divBdr>
                <w:top w:val="none" w:sz="0" w:space="0" w:color="auto"/>
                <w:left w:val="none" w:sz="0" w:space="0" w:color="auto"/>
                <w:bottom w:val="none" w:sz="0" w:space="0" w:color="auto"/>
                <w:right w:val="none" w:sz="0" w:space="0" w:color="auto"/>
              </w:divBdr>
            </w:div>
            <w:div w:id="51655420">
              <w:marLeft w:val="0"/>
              <w:marRight w:val="0"/>
              <w:marTop w:val="0"/>
              <w:marBottom w:val="0"/>
              <w:divBdr>
                <w:top w:val="none" w:sz="0" w:space="0" w:color="auto"/>
                <w:left w:val="none" w:sz="0" w:space="0" w:color="auto"/>
                <w:bottom w:val="none" w:sz="0" w:space="0" w:color="auto"/>
                <w:right w:val="none" w:sz="0" w:space="0" w:color="auto"/>
              </w:divBdr>
            </w:div>
            <w:div w:id="321276832">
              <w:marLeft w:val="0"/>
              <w:marRight w:val="0"/>
              <w:marTop w:val="0"/>
              <w:marBottom w:val="0"/>
              <w:divBdr>
                <w:top w:val="none" w:sz="0" w:space="0" w:color="auto"/>
                <w:left w:val="none" w:sz="0" w:space="0" w:color="auto"/>
                <w:bottom w:val="none" w:sz="0" w:space="0" w:color="auto"/>
                <w:right w:val="none" w:sz="0" w:space="0" w:color="auto"/>
              </w:divBdr>
            </w:div>
            <w:div w:id="1068722555">
              <w:marLeft w:val="0"/>
              <w:marRight w:val="0"/>
              <w:marTop w:val="0"/>
              <w:marBottom w:val="0"/>
              <w:divBdr>
                <w:top w:val="none" w:sz="0" w:space="0" w:color="auto"/>
                <w:left w:val="none" w:sz="0" w:space="0" w:color="auto"/>
                <w:bottom w:val="none" w:sz="0" w:space="0" w:color="auto"/>
                <w:right w:val="none" w:sz="0" w:space="0" w:color="auto"/>
              </w:divBdr>
            </w:div>
            <w:div w:id="1958100053">
              <w:marLeft w:val="0"/>
              <w:marRight w:val="0"/>
              <w:marTop w:val="0"/>
              <w:marBottom w:val="0"/>
              <w:divBdr>
                <w:top w:val="none" w:sz="0" w:space="0" w:color="auto"/>
                <w:left w:val="none" w:sz="0" w:space="0" w:color="auto"/>
                <w:bottom w:val="none" w:sz="0" w:space="0" w:color="auto"/>
                <w:right w:val="none" w:sz="0" w:space="0" w:color="auto"/>
              </w:divBdr>
            </w:div>
            <w:div w:id="797647506">
              <w:marLeft w:val="0"/>
              <w:marRight w:val="0"/>
              <w:marTop w:val="0"/>
              <w:marBottom w:val="0"/>
              <w:divBdr>
                <w:top w:val="none" w:sz="0" w:space="0" w:color="auto"/>
                <w:left w:val="none" w:sz="0" w:space="0" w:color="auto"/>
                <w:bottom w:val="none" w:sz="0" w:space="0" w:color="auto"/>
                <w:right w:val="none" w:sz="0" w:space="0" w:color="auto"/>
              </w:divBdr>
            </w:div>
            <w:div w:id="1147014773">
              <w:marLeft w:val="0"/>
              <w:marRight w:val="0"/>
              <w:marTop w:val="0"/>
              <w:marBottom w:val="0"/>
              <w:divBdr>
                <w:top w:val="none" w:sz="0" w:space="0" w:color="auto"/>
                <w:left w:val="none" w:sz="0" w:space="0" w:color="auto"/>
                <w:bottom w:val="none" w:sz="0" w:space="0" w:color="auto"/>
                <w:right w:val="none" w:sz="0" w:space="0" w:color="auto"/>
              </w:divBdr>
            </w:div>
            <w:div w:id="1028289082">
              <w:marLeft w:val="0"/>
              <w:marRight w:val="0"/>
              <w:marTop w:val="0"/>
              <w:marBottom w:val="0"/>
              <w:divBdr>
                <w:top w:val="none" w:sz="0" w:space="0" w:color="auto"/>
                <w:left w:val="none" w:sz="0" w:space="0" w:color="auto"/>
                <w:bottom w:val="none" w:sz="0" w:space="0" w:color="auto"/>
                <w:right w:val="none" w:sz="0" w:space="0" w:color="auto"/>
              </w:divBdr>
            </w:div>
            <w:div w:id="195167416">
              <w:marLeft w:val="0"/>
              <w:marRight w:val="0"/>
              <w:marTop w:val="0"/>
              <w:marBottom w:val="0"/>
              <w:divBdr>
                <w:top w:val="none" w:sz="0" w:space="0" w:color="auto"/>
                <w:left w:val="none" w:sz="0" w:space="0" w:color="auto"/>
                <w:bottom w:val="none" w:sz="0" w:space="0" w:color="auto"/>
                <w:right w:val="none" w:sz="0" w:space="0" w:color="auto"/>
              </w:divBdr>
            </w:div>
            <w:div w:id="589659035">
              <w:marLeft w:val="0"/>
              <w:marRight w:val="0"/>
              <w:marTop w:val="0"/>
              <w:marBottom w:val="0"/>
              <w:divBdr>
                <w:top w:val="none" w:sz="0" w:space="0" w:color="auto"/>
                <w:left w:val="none" w:sz="0" w:space="0" w:color="auto"/>
                <w:bottom w:val="none" w:sz="0" w:space="0" w:color="auto"/>
                <w:right w:val="none" w:sz="0" w:space="0" w:color="auto"/>
              </w:divBdr>
            </w:div>
            <w:div w:id="1292395465">
              <w:marLeft w:val="0"/>
              <w:marRight w:val="0"/>
              <w:marTop w:val="0"/>
              <w:marBottom w:val="0"/>
              <w:divBdr>
                <w:top w:val="none" w:sz="0" w:space="0" w:color="auto"/>
                <w:left w:val="none" w:sz="0" w:space="0" w:color="auto"/>
                <w:bottom w:val="none" w:sz="0" w:space="0" w:color="auto"/>
                <w:right w:val="none" w:sz="0" w:space="0" w:color="auto"/>
              </w:divBdr>
            </w:div>
            <w:div w:id="948203180">
              <w:marLeft w:val="0"/>
              <w:marRight w:val="0"/>
              <w:marTop w:val="0"/>
              <w:marBottom w:val="0"/>
              <w:divBdr>
                <w:top w:val="none" w:sz="0" w:space="0" w:color="auto"/>
                <w:left w:val="none" w:sz="0" w:space="0" w:color="auto"/>
                <w:bottom w:val="none" w:sz="0" w:space="0" w:color="auto"/>
                <w:right w:val="none" w:sz="0" w:space="0" w:color="auto"/>
              </w:divBdr>
            </w:div>
            <w:div w:id="1601138941">
              <w:marLeft w:val="0"/>
              <w:marRight w:val="0"/>
              <w:marTop w:val="0"/>
              <w:marBottom w:val="0"/>
              <w:divBdr>
                <w:top w:val="none" w:sz="0" w:space="0" w:color="auto"/>
                <w:left w:val="none" w:sz="0" w:space="0" w:color="auto"/>
                <w:bottom w:val="none" w:sz="0" w:space="0" w:color="auto"/>
                <w:right w:val="none" w:sz="0" w:space="0" w:color="auto"/>
              </w:divBdr>
            </w:div>
            <w:div w:id="1427851095">
              <w:marLeft w:val="0"/>
              <w:marRight w:val="0"/>
              <w:marTop w:val="0"/>
              <w:marBottom w:val="0"/>
              <w:divBdr>
                <w:top w:val="none" w:sz="0" w:space="0" w:color="auto"/>
                <w:left w:val="none" w:sz="0" w:space="0" w:color="auto"/>
                <w:bottom w:val="none" w:sz="0" w:space="0" w:color="auto"/>
                <w:right w:val="none" w:sz="0" w:space="0" w:color="auto"/>
              </w:divBdr>
            </w:div>
            <w:div w:id="1658533900">
              <w:marLeft w:val="0"/>
              <w:marRight w:val="0"/>
              <w:marTop w:val="0"/>
              <w:marBottom w:val="0"/>
              <w:divBdr>
                <w:top w:val="none" w:sz="0" w:space="0" w:color="auto"/>
                <w:left w:val="none" w:sz="0" w:space="0" w:color="auto"/>
                <w:bottom w:val="none" w:sz="0" w:space="0" w:color="auto"/>
                <w:right w:val="none" w:sz="0" w:space="0" w:color="auto"/>
              </w:divBdr>
            </w:div>
            <w:div w:id="752429636">
              <w:marLeft w:val="0"/>
              <w:marRight w:val="0"/>
              <w:marTop w:val="0"/>
              <w:marBottom w:val="0"/>
              <w:divBdr>
                <w:top w:val="none" w:sz="0" w:space="0" w:color="auto"/>
                <w:left w:val="none" w:sz="0" w:space="0" w:color="auto"/>
                <w:bottom w:val="none" w:sz="0" w:space="0" w:color="auto"/>
                <w:right w:val="none" w:sz="0" w:space="0" w:color="auto"/>
              </w:divBdr>
            </w:div>
            <w:div w:id="1197308931">
              <w:marLeft w:val="0"/>
              <w:marRight w:val="0"/>
              <w:marTop w:val="0"/>
              <w:marBottom w:val="0"/>
              <w:divBdr>
                <w:top w:val="none" w:sz="0" w:space="0" w:color="auto"/>
                <w:left w:val="none" w:sz="0" w:space="0" w:color="auto"/>
                <w:bottom w:val="none" w:sz="0" w:space="0" w:color="auto"/>
                <w:right w:val="none" w:sz="0" w:space="0" w:color="auto"/>
              </w:divBdr>
            </w:div>
            <w:div w:id="2016229219">
              <w:marLeft w:val="0"/>
              <w:marRight w:val="0"/>
              <w:marTop w:val="0"/>
              <w:marBottom w:val="0"/>
              <w:divBdr>
                <w:top w:val="none" w:sz="0" w:space="0" w:color="auto"/>
                <w:left w:val="none" w:sz="0" w:space="0" w:color="auto"/>
                <w:bottom w:val="none" w:sz="0" w:space="0" w:color="auto"/>
                <w:right w:val="none" w:sz="0" w:space="0" w:color="auto"/>
              </w:divBdr>
            </w:div>
            <w:div w:id="275605383">
              <w:marLeft w:val="0"/>
              <w:marRight w:val="0"/>
              <w:marTop w:val="0"/>
              <w:marBottom w:val="0"/>
              <w:divBdr>
                <w:top w:val="none" w:sz="0" w:space="0" w:color="auto"/>
                <w:left w:val="none" w:sz="0" w:space="0" w:color="auto"/>
                <w:bottom w:val="none" w:sz="0" w:space="0" w:color="auto"/>
                <w:right w:val="none" w:sz="0" w:space="0" w:color="auto"/>
              </w:divBdr>
            </w:div>
            <w:div w:id="1105273954">
              <w:marLeft w:val="0"/>
              <w:marRight w:val="0"/>
              <w:marTop w:val="0"/>
              <w:marBottom w:val="0"/>
              <w:divBdr>
                <w:top w:val="none" w:sz="0" w:space="0" w:color="auto"/>
                <w:left w:val="none" w:sz="0" w:space="0" w:color="auto"/>
                <w:bottom w:val="none" w:sz="0" w:space="0" w:color="auto"/>
                <w:right w:val="none" w:sz="0" w:space="0" w:color="auto"/>
              </w:divBdr>
            </w:div>
          </w:divsChild>
        </w:div>
        <w:div w:id="1017464350">
          <w:marLeft w:val="0"/>
          <w:marRight w:val="0"/>
          <w:marTop w:val="0"/>
          <w:marBottom w:val="0"/>
          <w:divBdr>
            <w:top w:val="none" w:sz="0" w:space="0" w:color="auto"/>
            <w:left w:val="none" w:sz="0" w:space="0" w:color="auto"/>
            <w:bottom w:val="none" w:sz="0" w:space="0" w:color="auto"/>
            <w:right w:val="none" w:sz="0" w:space="0" w:color="auto"/>
          </w:divBdr>
          <w:divsChild>
            <w:div w:id="1911572687">
              <w:marLeft w:val="0"/>
              <w:marRight w:val="0"/>
              <w:marTop w:val="0"/>
              <w:marBottom w:val="0"/>
              <w:divBdr>
                <w:top w:val="none" w:sz="0" w:space="0" w:color="auto"/>
                <w:left w:val="none" w:sz="0" w:space="0" w:color="auto"/>
                <w:bottom w:val="none" w:sz="0" w:space="0" w:color="auto"/>
                <w:right w:val="none" w:sz="0" w:space="0" w:color="auto"/>
              </w:divBdr>
            </w:div>
          </w:divsChild>
        </w:div>
        <w:div w:id="318929261">
          <w:marLeft w:val="0"/>
          <w:marRight w:val="0"/>
          <w:marTop w:val="0"/>
          <w:marBottom w:val="0"/>
          <w:divBdr>
            <w:top w:val="none" w:sz="0" w:space="0" w:color="auto"/>
            <w:left w:val="none" w:sz="0" w:space="0" w:color="auto"/>
            <w:bottom w:val="none" w:sz="0" w:space="0" w:color="auto"/>
            <w:right w:val="none" w:sz="0" w:space="0" w:color="auto"/>
          </w:divBdr>
          <w:divsChild>
            <w:div w:id="52702705">
              <w:marLeft w:val="0"/>
              <w:marRight w:val="0"/>
              <w:marTop w:val="0"/>
              <w:marBottom w:val="0"/>
              <w:divBdr>
                <w:top w:val="none" w:sz="0" w:space="0" w:color="auto"/>
                <w:left w:val="none" w:sz="0" w:space="0" w:color="auto"/>
                <w:bottom w:val="none" w:sz="0" w:space="0" w:color="auto"/>
                <w:right w:val="none" w:sz="0" w:space="0" w:color="auto"/>
              </w:divBdr>
            </w:div>
          </w:divsChild>
        </w:div>
        <w:div w:id="1673949025">
          <w:marLeft w:val="0"/>
          <w:marRight w:val="0"/>
          <w:marTop w:val="0"/>
          <w:marBottom w:val="0"/>
          <w:divBdr>
            <w:top w:val="none" w:sz="0" w:space="0" w:color="auto"/>
            <w:left w:val="none" w:sz="0" w:space="0" w:color="auto"/>
            <w:bottom w:val="none" w:sz="0" w:space="0" w:color="auto"/>
            <w:right w:val="none" w:sz="0" w:space="0" w:color="auto"/>
          </w:divBdr>
          <w:divsChild>
            <w:div w:id="153568664">
              <w:marLeft w:val="0"/>
              <w:marRight w:val="0"/>
              <w:marTop w:val="0"/>
              <w:marBottom w:val="0"/>
              <w:divBdr>
                <w:top w:val="none" w:sz="0" w:space="0" w:color="auto"/>
                <w:left w:val="none" w:sz="0" w:space="0" w:color="auto"/>
                <w:bottom w:val="none" w:sz="0" w:space="0" w:color="auto"/>
                <w:right w:val="none" w:sz="0" w:space="0" w:color="auto"/>
              </w:divBdr>
            </w:div>
            <w:div w:id="1814565865">
              <w:marLeft w:val="0"/>
              <w:marRight w:val="0"/>
              <w:marTop w:val="0"/>
              <w:marBottom w:val="0"/>
              <w:divBdr>
                <w:top w:val="none" w:sz="0" w:space="0" w:color="auto"/>
                <w:left w:val="none" w:sz="0" w:space="0" w:color="auto"/>
                <w:bottom w:val="none" w:sz="0" w:space="0" w:color="auto"/>
                <w:right w:val="none" w:sz="0" w:space="0" w:color="auto"/>
              </w:divBdr>
            </w:div>
            <w:div w:id="291324600">
              <w:marLeft w:val="0"/>
              <w:marRight w:val="0"/>
              <w:marTop w:val="0"/>
              <w:marBottom w:val="0"/>
              <w:divBdr>
                <w:top w:val="none" w:sz="0" w:space="0" w:color="auto"/>
                <w:left w:val="none" w:sz="0" w:space="0" w:color="auto"/>
                <w:bottom w:val="none" w:sz="0" w:space="0" w:color="auto"/>
                <w:right w:val="none" w:sz="0" w:space="0" w:color="auto"/>
              </w:divBdr>
            </w:div>
            <w:div w:id="1318725162">
              <w:marLeft w:val="0"/>
              <w:marRight w:val="0"/>
              <w:marTop w:val="0"/>
              <w:marBottom w:val="0"/>
              <w:divBdr>
                <w:top w:val="none" w:sz="0" w:space="0" w:color="auto"/>
                <w:left w:val="none" w:sz="0" w:space="0" w:color="auto"/>
                <w:bottom w:val="none" w:sz="0" w:space="0" w:color="auto"/>
                <w:right w:val="none" w:sz="0" w:space="0" w:color="auto"/>
              </w:divBdr>
            </w:div>
            <w:div w:id="1986274178">
              <w:marLeft w:val="0"/>
              <w:marRight w:val="0"/>
              <w:marTop w:val="0"/>
              <w:marBottom w:val="0"/>
              <w:divBdr>
                <w:top w:val="none" w:sz="0" w:space="0" w:color="auto"/>
                <w:left w:val="none" w:sz="0" w:space="0" w:color="auto"/>
                <w:bottom w:val="none" w:sz="0" w:space="0" w:color="auto"/>
                <w:right w:val="none" w:sz="0" w:space="0" w:color="auto"/>
              </w:divBdr>
            </w:div>
            <w:div w:id="218325490">
              <w:marLeft w:val="0"/>
              <w:marRight w:val="0"/>
              <w:marTop w:val="0"/>
              <w:marBottom w:val="0"/>
              <w:divBdr>
                <w:top w:val="none" w:sz="0" w:space="0" w:color="auto"/>
                <w:left w:val="none" w:sz="0" w:space="0" w:color="auto"/>
                <w:bottom w:val="none" w:sz="0" w:space="0" w:color="auto"/>
                <w:right w:val="none" w:sz="0" w:space="0" w:color="auto"/>
              </w:divBdr>
            </w:div>
            <w:div w:id="1941453558">
              <w:marLeft w:val="0"/>
              <w:marRight w:val="0"/>
              <w:marTop w:val="0"/>
              <w:marBottom w:val="0"/>
              <w:divBdr>
                <w:top w:val="none" w:sz="0" w:space="0" w:color="auto"/>
                <w:left w:val="none" w:sz="0" w:space="0" w:color="auto"/>
                <w:bottom w:val="none" w:sz="0" w:space="0" w:color="auto"/>
                <w:right w:val="none" w:sz="0" w:space="0" w:color="auto"/>
              </w:divBdr>
            </w:div>
            <w:div w:id="2076656361">
              <w:marLeft w:val="0"/>
              <w:marRight w:val="0"/>
              <w:marTop w:val="0"/>
              <w:marBottom w:val="0"/>
              <w:divBdr>
                <w:top w:val="none" w:sz="0" w:space="0" w:color="auto"/>
                <w:left w:val="none" w:sz="0" w:space="0" w:color="auto"/>
                <w:bottom w:val="none" w:sz="0" w:space="0" w:color="auto"/>
                <w:right w:val="none" w:sz="0" w:space="0" w:color="auto"/>
              </w:divBdr>
            </w:div>
            <w:div w:id="1954971254">
              <w:marLeft w:val="0"/>
              <w:marRight w:val="0"/>
              <w:marTop w:val="0"/>
              <w:marBottom w:val="0"/>
              <w:divBdr>
                <w:top w:val="none" w:sz="0" w:space="0" w:color="auto"/>
                <w:left w:val="none" w:sz="0" w:space="0" w:color="auto"/>
                <w:bottom w:val="none" w:sz="0" w:space="0" w:color="auto"/>
                <w:right w:val="none" w:sz="0" w:space="0" w:color="auto"/>
              </w:divBdr>
            </w:div>
            <w:div w:id="451747277">
              <w:marLeft w:val="0"/>
              <w:marRight w:val="0"/>
              <w:marTop w:val="0"/>
              <w:marBottom w:val="0"/>
              <w:divBdr>
                <w:top w:val="none" w:sz="0" w:space="0" w:color="auto"/>
                <w:left w:val="none" w:sz="0" w:space="0" w:color="auto"/>
                <w:bottom w:val="none" w:sz="0" w:space="0" w:color="auto"/>
                <w:right w:val="none" w:sz="0" w:space="0" w:color="auto"/>
              </w:divBdr>
            </w:div>
          </w:divsChild>
        </w:div>
        <w:div w:id="1745834754">
          <w:marLeft w:val="0"/>
          <w:marRight w:val="0"/>
          <w:marTop w:val="0"/>
          <w:marBottom w:val="0"/>
          <w:divBdr>
            <w:top w:val="none" w:sz="0" w:space="0" w:color="auto"/>
            <w:left w:val="none" w:sz="0" w:space="0" w:color="auto"/>
            <w:bottom w:val="none" w:sz="0" w:space="0" w:color="auto"/>
            <w:right w:val="none" w:sz="0" w:space="0" w:color="auto"/>
          </w:divBdr>
          <w:divsChild>
            <w:div w:id="2045060768">
              <w:marLeft w:val="0"/>
              <w:marRight w:val="0"/>
              <w:marTop w:val="0"/>
              <w:marBottom w:val="0"/>
              <w:divBdr>
                <w:top w:val="none" w:sz="0" w:space="0" w:color="auto"/>
                <w:left w:val="none" w:sz="0" w:space="0" w:color="auto"/>
                <w:bottom w:val="none" w:sz="0" w:space="0" w:color="auto"/>
                <w:right w:val="none" w:sz="0" w:space="0" w:color="auto"/>
              </w:divBdr>
            </w:div>
          </w:divsChild>
        </w:div>
        <w:div w:id="707604835">
          <w:marLeft w:val="0"/>
          <w:marRight w:val="0"/>
          <w:marTop w:val="0"/>
          <w:marBottom w:val="0"/>
          <w:divBdr>
            <w:top w:val="none" w:sz="0" w:space="0" w:color="auto"/>
            <w:left w:val="none" w:sz="0" w:space="0" w:color="auto"/>
            <w:bottom w:val="none" w:sz="0" w:space="0" w:color="auto"/>
            <w:right w:val="none" w:sz="0" w:space="0" w:color="auto"/>
          </w:divBdr>
          <w:divsChild>
            <w:div w:id="528684468">
              <w:marLeft w:val="0"/>
              <w:marRight w:val="0"/>
              <w:marTop w:val="0"/>
              <w:marBottom w:val="0"/>
              <w:divBdr>
                <w:top w:val="none" w:sz="0" w:space="0" w:color="auto"/>
                <w:left w:val="none" w:sz="0" w:space="0" w:color="auto"/>
                <w:bottom w:val="none" w:sz="0" w:space="0" w:color="auto"/>
                <w:right w:val="none" w:sz="0" w:space="0" w:color="auto"/>
              </w:divBdr>
            </w:div>
          </w:divsChild>
        </w:div>
        <w:div w:id="1721828112">
          <w:marLeft w:val="0"/>
          <w:marRight w:val="0"/>
          <w:marTop w:val="0"/>
          <w:marBottom w:val="0"/>
          <w:divBdr>
            <w:top w:val="none" w:sz="0" w:space="0" w:color="auto"/>
            <w:left w:val="none" w:sz="0" w:space="0" w:color="auto"/>
            <w:bottom w:val="none" w:sz="0" w:space="0" w:color="auto"/>
            <w:right w:val="none" w:sz="0" w:space="0" w:color="auto"/>
          </w:divBdr>
          <w:divsChild>
            <w:div w:id="650522148">
              <w:marLeft w:val="0"/>
              <w:marRight w:val="0"/>
              <w:marTop w:val="0"/>
              <w:marBottom w:val="0"/>
              <w:divBdr>
                <w:top w:val="none" w:sz="0" w:space="0" w:color="auto"/>
                <w:left w:val="none" w:sz="0" w:space="0" w:color="auto"/>
                <w:bottom w:val="none" w:sz="0" w:space="0" w:color="auto"/>
                <w:right w:val="none" w:sz="0" w:space="0" w:color="auto"/>
              </w:divBdr>
            </w:div>
            <w:div w:id="845677041">
              <w:marLeft w:val="0"/>
              <w:marRight w:val="0"/>
              <w:marTop w:val="0"/>
              <w:marBottom w:val="0"/>
              <w:divBdr>
                <w:top w:val="none" w:sz="0" w:space="0" w:color="auto"/>
                <w:left w:val="none" w:sz="0" w:space="0" w:color="auto"/>
                <w:bottom w:val="none" w:sz="0" w:space="0" w:color="auto"/>
                <w:right w:val="none" w:sz="0" w:space="0" w:color="auto"/>
              </w:divBdr>
            </w:div>
            <w:div w:id="2012293524">
              <w:marLeft w:val="0"/>
              <w:marRight w:val="0"/>
              <w:marTop w:val="0"/>
              <w:marBottom w:val="0"/>
              <w:divBdr>
                <w:top w:val="none" w:sz="0" w:space="0" w:color="auto"/>
                <w:left w:val="none" w:sz="0" w:space="0" w:color="auto"/>
                <w:bottom w:val="none" w:sz="0" w:space="0" w:color="auto"/>
                <w:right w:val="none" w:sz="0" w:space="0" w:color="auto"/>
              </w:divBdr>
            </w:div>
            <w:div w:id="715160160">
              <w:marLeft w:val="0"/>
              <w:marRight w:val="0"/>
              <w:marTop w:val="0"/>
              <w:marBottom w:val="0"/>
              <w:divBdr>
                <w:top w:val="none" w:sz="0" w:space="0" w:color="auto"/>
                <w:left w:val="none" w:sz="0" w:space="0" w:color="auto"/>
                <w:bottom w:val="none" w:sz="0" w:space="0" w:color="auto"/>
                <w:right w:val="none" w:sz="0" w:space="0" w:color="auto"/>
              </w:divBdr>
            </w:div>
            <w:div w:id="722994613">
              <w:marLeft w:val="0"/>
              <w:marRight w:val="0"/>
              <w:marTop w:val="0"/>
              <w:marBottom w:val="0"/>
              <w:divBdr>
                <w:top w:val="none" w:sz="0" w:space="0" w:color="auto"/>
                <w:left w:val="none" w:sz="0" w:space="0" w:color="auto"/>
                <w:bottom w:val="none" w:sz="0" w:space="0" w:color="auto"/>
                <w:right w:val="none" w:sz="0" w:space="0" w:color="auto"/>
              </w:divBdr>
              <w:divsChild>
                <w:div w:id="44568458">
                  <w:marLeft w:val="0"/>
                  <w:marRight w:val="0"/>
                  <w:marTop w:val="30"/>
                  <w:marBottom w:val="30"/>
                  <w:divBdr>
                    <w:top w:val="none" w:sz="0" w:space="0" w:color="auto"/>
                    <w:left w:val="none" w:sz="0" w:space="0" w:color="auto"/>
                    <w:bottom w:val="none" w:sz="0" w:space="0" w:color="auto"/>
                    <w:right w:val="none" w:sz="0" w:space="0" w:color="auto"/>
                  </w:divBdr>
                  <w:divsChild>
                    <w:div w:id="696349160">
                      <w:marLeft w:val="0"/>
                      <w:marRight w:val="0"/>
                      <w:marTop w:val="0"/>
                      <w:marBottom w:val="0"/>
                      <w:divBdr>
                        <w:top w:val="none" w:sz="0" w:space="0" w:color="auto"/>
                        <w:left w:val="none" w:sz="0" w:space="0" w:color="auto"/>
                        <w:bottom w:val="none" w:sz="0" w:space="0" w:color="auto"/>
                        <w:right w:val="none" w:sz="0" w:space="0" w:color="auto"/>
                      </w:divBdr>
                      <w:divsChild>
                        <w:div w:id="1530027826">
                          <w:marLeft w:val="0"/>
                          <w:marRight w:val="0"/>
                          <w:marTop w:val="0"/>
                          <w:marBottom w:val="0"/>
                          <w:divBdr>
                            <w:top w:val="none" w:sz="0" w:space="0" w:color="auto"/>
                            <w:left w:val="none" w:sz="0" w:space="0" w:color="auto"/>
                            <w:bottom w:val="none" w:sz="0" w:space="0" w:color="auto"/>
                            <w:right w:val="none" w:sz="0" w:space="0" w:color="auto"/>
                          </w:divBdr>
                        </w:div>
                      </w:divsChild>
                    </w:div>
                    <w:div w:id="1799643959">
                      <w:marLeft w:val="0"/>
                      <w:marRight w:val="0"/>
                      <w:marTop w:val="0"/>
                      <w:marBottom w:val="0"/>
                      <w:divBdr>
                        <w:top w:val="none" w:sz="0" w:space="0" w:color="auto"/>
                        <w:left w:val="none" w:sz="0" w:space="0" w:color="auto"/>
                        <w:bottom w:val="none" w:sz="0" w:space="0" w:color="auto"/>
                        <w:right w:val="none" w:sz="0" w:space="0" w:color="auto"/>
                      </w:divBdr>
                      <w:divsChild>
                        <w:div w:id="134882653">
                          <w:marLeft w:val="0"/>
                          <w:marRight w:val="0"/>
                          <w:marTop w:val="0"/>
                          <w:marBottom w:val="0"/>
                          <w:divBdr>
                            <w:top w:val="none" w:sz="0" w:space="0" w:color="auto"/>
                            <w:left w:val="none" w:sz="0" w:space="0" w:color="auto"/>
                            <w:bottom w:val="none" w:sz="0" w:space="0" w:color="auto"/>
                            <w:right w:val="none" w:sz="0" w:space="0" w:color="auto"/>
                          </w:divBdr>
                        </w:div>
                      </w:divsChild>
                    </w:div>
                    <w:div w:id="807868086">
                      <w:marLeft w:val="0"/>
                      <w:marRight w:val="0"/>
                      <w:marTop w:val="0"/>
                      <w:marBottom w:val="0"/>
                      <w:divBdr>
                        <w:top w:val="none" w:sz="0" w:space="0" w:color="auto"/>
                        <w:left w:val="none" w:sz="0" w:space="0" w:color="auto"/>
                        <w:bottom w:val="none" w:sz="0" w:space="0" w:color="auto"/>
                        <w:right w:val="none" w:sz="0" w:space="0" w:color="auto"/>
                      </w:divBdr>
                      <w:divsChild>
                        <w:div w:id="1258834043">
                          <w:marLeft w:val="0"/>
                          <w:marRight w:val="0"/>
                          <w:marTop w:val="0"/>
                          <w:marBottom w:val="0"/>
                          <w:divBdr>
                            <w:top w:val="none" w:sz="0" w:space="0" w:color="auto"/>
                            <w:left w:val="none" w:sz="0" w:space="0" w:color="auto"/>
                            <w:bottom w:val="none" w:sz="0" w:space="0" w:color="auto"/>
                            <w:right w:val="none" w:sz="0" w:space="0" w:color="auto"/>
                          </w:divBdr>
                        </w:div>
                      </w:divsChild>
                    </w:div>
                    <w:div w:id="145437396">
                      <w:marLeft w:val="0"/>
                      <w:marRight w:val="0"/>
                      <w:marTop w:val="0"/>
                      <w:marBottom w:val="0"/>
                      <w:divBdr>
                        <w:top w:val="none" w:sz="0" w:space="0" w:color="auto"/>
                        <w:left w:val="none" w:sz="0" w:space="0" w:color="auto"/>
                        <w:bottom w:val="none" w:sz="0" w:space="0" w:color="auto"/>
                        <w:right w:val="none" w:sz="0" w:space="0" w:color="auto"/>
                      </w:divBdr>
                      <w:divsChild>
                        <w:div w:id="1483541989">
                          <w:marLeft w:val="0"/>
                          <w:marRight w:val="0"/>
                          <w:marTop w:val="0"/>
                          <w:marBottom w:val="0"/>
                          <w:divBdr>
                            <w:top w:val="none" w:sz="0" w:space="0" w:color="auto"/>
                            <w:left w:val="none" w:sz="0" w:space="0" w:color="auto"/>
                            <w:bottom w:val="none" w:sz="0" w:space="0" w:color="auto"/>
                            <w:right w:val="none" w:sz="0" w:space="0" w:color="auto"/>
                          </w:divBdr>
                        </w:div>
                      </w:divsChild>
                    </w:div>
                    <w:div w:id="1664620062">
                      <w:marLeft w:val="0"/>
                      <w:marRight w:val="0"/>
                      <w:marTop w:val="0"/>
                      <w:marBottom w:val="0"/>
                      <w:divBdr>
                        <w:top w:val="none" w:sz="0" w:space="0" w:color="auto"/>
                        <w:left w:val="none" w:sz="0" w:space="0" w:color="auto"/>
                        <w:bottom w:val="none" w:sz="0" w:space="0" w:color="auto"/>
                        <w:right w:val="none" w:sz="0" w:space="0" w:color="auto"/>
                      </w:divBdr>
                      <w:divsChild>
                        <w:div w:id="2035881074">
                          <w:marLeft w:val="0"/>
                          <w:marRight w:val="0"/>
                          <w:marTop w:val="0"/>
                          <w:marBottom w:val="0"/>
                          <w:divBdr>
                            <w:top w:val="none" w:sz="0" w:space="0" w:color="auto"/>
                            <w:left w:val="none" w:sz="0" w:space="0" w:color="auto"/>
                            <w:bottom w:val="none" w:sz="0" w:space="0" w:color="auto"/>
                            <w:right w:val="none" w:sz="0" w:space="0" w:color="auto"/>
                          </w:divBdr>
                        </w:div>
                      </w:divsChild>
                    </w:div>
                    <w:div w:id="399058886">
                      <w:marLeft w:val="0"/>
                      <w:marRight w:val="0"/>
                      <w:marTop w:val="0"/>
                      <w:marBottom w:val="0"/>
                      <w:divBdr>
                        <w:top w:val="none" w:sz="0" w:space="0" w:color="auto"/>
                        <w:left w:val="none" w:sz="0" w:space="0" w:color="auto"/>
                        <w:bottom w:val="none" w:sz="0" w:space="0" w:color="auto"/>
                        <w:right w:val="none" w:sz="0" w:space="0" w:color="auto"/>
                      </w:divBdr>
                      <w:divsChild>
                        <w:div w:id="372777997">
                          <w:marLeft w:val="0"/>
                          <w:marRight w:val="0"/>
                          <w:marTop w:val="0"/>
                          <w:marBottom w:val="0"/>
                          <w:divBdr>
                            <w:top w:val="none" w:sz="0" w:space="0" w:color="auto"/>
                            <w:left w:val="none" w:sz="0" w:space="0" w:color="auto"/>
                            <w:bottom w:val="none" w:sz="0" w:space="0" w:color="auto"/>
                            <w:right w:val="none" w:sz="0" w:space="0" w:color="auto"/>
                          </w:divBdr>
                        </w:div>
                      </w:divsChild>
                    </w:div>
                    <w:div w:id="1113281052">
                      <w:marLeft w:val="0"/>
                      <w:marRight w:val="0"/>
                      <w:marTop w:val="0"/>
                      <w:marBottom w:val="0"/>
                      <w:divBdr>
                        <w:top w:val="none" w:sz="0" w:space="0" w:color="auto"/>
                        <w:left w:val="none" w:sz="0" w:space="0" w:color="auto"/>
                        <w:bottom w:val="none" w:sz="0" w:space="0" w:color="auto"/>
                        <w:right w:val="none" w:sz="0" w:space="0" w:color="auto"/>
                      </w:divBdr>
                      <w:divsChild>
                        <w:div w:id="2003200276">
                          <w:marLeft w:val="0"/>
                          <w:marRight w:val="0"/>
                          <w:marTop w:val="0"/>
                          <w:marBottom w:val="0"/>
                          <w:divBdr>
                            <w:top w:val="none" w:sz="0" w:space="0" w:color="auto"/>
                            <w:left w:val="none" w:sz="0" w:space="0" w:color="auto"/>
                            <w:bottom w:val="none" w:sz="0" w:space="0" w:color="auto"/>
                            <w:right w:val="none" w:sz="0" w:space="0" w:color="auto"/>
                          </w:divBdr>
                        </w:div>
                      </w:divsChild>
                    </w:div>
                    <w:div w:id="124549422">
                      <w:marLeft w:val="0"/>
                      <w:marRight w:val="0"/>
                      <w:marTop w:val="0"/>
                      <w:marBottom w:val="0"/>
                      <w:divBdr>
                        <w:top w:val="none" w:sz="0" w:space="0" w:color="auto"/>
                        <w:left w:val="none" w:sz="0" w:space="0" w:color="auto"/>
                        <w:bottom w:val="none" w:sz="0" w:space="0" w:color="auto"/>
                        <w:right w:val="none" w:sz="0" w:space="0" w:color="auto"/>
                      </w:divBdr>
                      <w:divsChild>
                        <w:div w:id="466044970">
                          <w:marLeft w:val="0"/>
                          <w:marRight w:val="0"/>
                          <w:marTop w:val="0"/>
                          <w:marBottom w:val="0"/>
                          <w:divBdr>
                            <w:top w:val="none" w:sz="0" w:space="0" w:color="auto"/>
                            <w:left w:val="none" w:sz="0" w:space="0" w:color="auto"/>
                            <w:bottom w:val="none" w:sz="0" w:space="0" w:color="auto"/>
                            <w:right w:val="none" w:sz="0" w:space="0" w:color="auto"/>
                          </w:divBdr>
                        </w:div>
                      </w:divsChild>
                    </w:div>
                    <w:div w:id="1110275577">
                      <w:marLeft w:val="0"/>
                      <w:marRight w:val="0"/>
                      <w:marTop w:val="0"/>
                      <w:marBottom w:val="0"/>
                      <w:divBdr>
                        <w:top w:val="none" w:sz="0" w:space="0" w:color="auto"/>
                        <w:left w:val="none" w:sz="0" w:space="0" w:color="auto"/>
                        <w:bottom w:val="none" w:sz="0" w:space="0" w:color="auto"/>
                        <w:right w:val="none" w:sz="0" w:space="0" w:color="auto"/>
                      </w:divBdr>
                      <w:divsChild>
                        <w:div w:id="408425702">
                          <w:marLeft w:val="0"/>
                          <w:marRight w:val="0"/>
                          <w:marTop w:val="0"/>
                          <w:marBottom w:val="0"/>
                          <w:divBdr>
                            <w:top w:val="none" w:sz="0" w:space="0" w:color="auto"/>
                            <w:left w:val="none" w:sz="0" w:space="0" w:color="auto"/>
                            <w:bottom w:val="none" w:sz="0" w:space="0" w:color="auto"/>
                            <w:right w:val="none" w:sz="0" w:space="0" w:color="auto"/>
                          </w:divBdr>
                        </w:div>
                      </w:divsChild>
                    </w:div>
                    <w:div w:id="2003505417">
                      <w:marLeft w:val="0"/>
                      <w:marRight w:val="0"/>
                      <w:marTop w:val="0"/>
                      <w:marBottom w:val="0"/>
                      <w:divBdr>
                        <w:top w:val="none" w:sz="0" w:space="0" w:color="auto"/>
                        <w:left w:val="none" w:sz="0" w:space="0" w:color="auto"/>
                        <w:bottom w:val="none" w:sz="0" w:space="0" w:color="auto"/>
                        <w:right w:val="none" w:sz="0" w:space="0" w:color="auto"/>
                      </w:divBdr>
                      <w:divsChild>
                        <w:div w:id="244338873">
                          <w:marLeft w:val="0"/>
                          <w:marRight w:val="0"/>
                          <w:marTop w:val="0"/>
                          <w:marBottom w:val="0"/>
                          <w:divBdr>
                            <w:top w:val="none" w:sz="0" w:space="0" w:color="auto"/>
                            <w:left w:val="none" w:sz="0" w:space="0" w:color="auto"/>
                            <w:bottom w:val="none" w:sz="0" w:space="0" w:color="auto"/>
                            <w:right w:val="none" w:sz="0" w:space="0" w:color="auto"/>
                          </w:divBdr>
                        </w:div>
                      </w:divsChild>
                    </w:div>
                    <w:div w:id="1200583849">
                      <w:marLeft w:val="0"/>
                      <w:marRight w:val="0"/>
                      <w:marTop w:val="0"/>
                      <w:marBottom w:val="0"/>
                      <w:divBdr>
                        <w:top w:val="none" w:sz="0" w:space="0" w:color="auto"/>
                        <w:left w:val="none" w:sz="0" w:space="0" w:color="auto"/>
                        <w:bottom w:val="none" w:sz="0" w:space="0" w:color="auto"/>
                        <w:right w:val="none" w:sz="0" w:space="0" w:color="auto"/>
                      </w:divBdr>
                      <w:divsChild>
                        <w:div w:id="382798170">
                          <w:marLeft w:val="0"/>
                          <w:marRight w:val="0"/>
                          <w:marTop w:val="0"/>
                          <w:marBottom w:val="0"/>
                          <w:divBdr>
                            <w:top w:val="none" w:sz="0" w:space="0" w:color="auto"/>
                            <w:left w:val="none" w:sz="0" w:space="0" w:color="auto"/>
                            <w:bottom w:val="none" w:sz="0" w:space="0" w:color="auto"/>
                            <w:right w:val="none" w:sz="0" w:space="0" w:color="auto"/>
                          </w:divBdr>
                        </w:div>
                      </w:divsChild>
                    </w:div>
                    <w:div w:id="2024628558">
                      <w:marLeft w:val="0"/>
                      <w:marRight w:val="0"/>
                      <w:marTop w:val="0"/>
                      <w:marBottom w:val="0"/>
                      <w:divBdr>
                        <w:top w:val="none" w:sz="0" w:space="0" w:color="auto"/>
                        <w:left w:val="none" w:sz="0" w:space="0" w:color="auto"/>
                        <w:bottom w:val="none" w:sz="0" w:space="0" w:color="auto"/>
                        <w:right w:val="none" w:sz="0" w:space="0" w:color="auto"/>
                      </w:divBdr>
                      <w:divsChild>
                        <w:div w:id="754785692">
                          <w:marLeft w:val="0"/>
                          <w:marRight w:val="0"/>
                          <w:marTop w:val="0"/>
                          <w:marBottom w:val="0"/>
                          <w:divBdr>
                            <w:top w:val="none" w:sz="0" w:space="0" w:color="auto"/>
                            <w:left w:val="none" w:sz="0" w:space="0" w:color="auto"/>
                            <w:bottom w:val="none" w:sz="0" w:space="0" w:color="auto"/>
                            <w:right w:val="none" w:sz="0" w:space="0" w:color="auto"/>
                          </w:divBdr>
                        </w:div>
                      </w:divsChild>
                    </w:div>
                    <w:div w:id="427388333">
                      <w:marLeft w:val="0"/>
                      <w:marRight w:val="0"/>
                      <w:marTop w:val="0"/>
                      <w:marBottom w:val="0"/>
                      <w:divBdr>
                        <w:top w:val="none" w:sz="0" w:space="0" w:color="auto"/>
                        <w:left w:val="none" w:sz="0" w:space="0" w:color="auto"/>
                        <w:bottom w:val="none" w:sz="0" w:space="0" w:color="auto"/>
                        <w:right w:val="none" w:sz="0" w:space="0" w:color="auto"/>
                      </w:divBdr>
                      <w:divsChild>
                        <w:div w:id="311063407">
                          <w:marLeft w:val="0"/>
                          <w:marRight w:val="0"/>
                          <w:marTop w:val="0"/>
                          <w:marBottom w:val="0"/>
                          <w:divBdr>
                            <w:top w:val="none" w:sz="0" w:space="0" w:color="auto"/>
                            <w:left w:val="none" w:sz="0" w:space="0" w:color="auto"/>
                            <w:bottom w:val="none" w:sz="0" w:space="0" w:color="auto"/>
                            <w:right w:val="none" w:sz="0" w:space="0" w:color="auto"/>
                          </w:divBdr>
                        </w:div>
                      </w:divsChild>
                    </w:div>
                    <w:div w:id="1818721549">
                      <w:marLeft w:val="0"/>
                      <w:marRight w:val="0"/>
                      <w:marTop w:val="0"/>
                      <w:marBottom w:val="0"/>
                      <w:divBdr>
                        <w:top w:val="none" w:sz="0" w:space="0" w:color="auto"/>
                        <w:left w:val="none" w:sz="0" w:space="0" w:color="auto"/>
                        <w:bottom w:val="none" w:sz="0" w:space="0" w:color="auto"/>
                        <w:right w:val="none" w:sz="0" w:space="0" w:color="auto"/>
                      </w:divBdr>
                      <w:divsChild>
                        <w:div w:id="724178344">
                          <w:marLeft w:val="0"/>
                          <w:marRight w:val="0"/>
                          <w:marTop w:val="0"/>
                          <w:marBottom w:val="0"/>
                          <w:divBdr>
                            <w:top w:val="none" w:sz="0" w:space="0" w:color="auto"/>
                            <w:left w:val="none" w:sz="0" w:space="0" w:color="auto"/>
                            <w:bottom w:val="none" w:sz="0" w:space="0" w:color="auto"/>
                            <w:right w:val="none" w:sz="0" w:space="0" w:color="auto"/>
                          </w:divBdr>
                        </w:div>
                      </w:divsChild>
                    </w:div>
                    <w:div w:id="329219840">
                      <w:marLeft w:val="0"/>
                      <w:marRight w:val="0"/>
                      <w:marTop w:val="0"/>
                      <w:marBottom w:val="0"/>
                      <w:divBdr>
                        <w:top w:val="none" w:sz="0" w:space="0" w:color="auto"/>
                        <w:left w:val="none" w:sz="0" w:space="0" w:color="auto"/>
                        <w:bottom w:val="none" w:sz="0" w:space="0" w:color="auto"/>
                        <w:right w:val="none" w:sz="0" w:space="0" w:color="auto"/>
                      </w:divBdr>
                      <w:divsChild>
                        <w:div w:id="447625671">
                          <w:marLeft w:val="0"/>
                          <w:marRight w:val="0"/>
                          <w:marTop w:val="0"/>
                          <w:marBottom w:val="0"/>
                          <w:divBdr>
                            <w:top w:val="none" w:sz="0" w:space="0" w:color="auto"/>
                            <w:left w:val="none" w:sz="0" w:space="0" w:color="auto"/>
                            <w:bottom w:val="none" w:sz="0" w:space="0" w:color="auto"/>
                            <w:right w:val="none" w:sz="0" w:space="0" w:color="auto"/>
                          </w:divBdr>
                        </w:div>
                      </w:divsChild>
                    </w:div>
                    <w:div w:id="1931234372">
                      <w:marLeft w:val="0"/>
                      <w:marRight w:val="0"/>
                      <w:marTop w:val="0"/>
                      <w:marBottom w:val="0"/>
                      <w:divBdr>
                        <w:top w:val="none" w:sz="0" w:space="0" w:color="auto"/>
                        <w:left w:val="none" w:sz="0" w:space="0" w:color="auto"/>
                        <w:bottom w:val="none" w:sz="0" w:space="0" w:color="auto"/>
                        <w:right w:val="none" w:sz="0" w:space="0" w:color="auto"/>
                      </w:divBdr>
                    </w:div>
                    <w:div w:id="454758417">
                      <w:marLeft w:val="0"/>
                      <w:marRight w:val="0"/>
                      <w:marTop w:val="0"/>
                      <w:marBottom w:val="0"/>
                      <w:divBdr>
                        <w:top w:val="none" w:sz="0" w:space="0" w:color="auto"/>
                        <w:left w:val="none" w:sz="0" w:space="0" w:color="auto"/>
                        <w:bottom w:val="none" w:sz="0" w:space="0" w:color="auto"/>
                        <w:right w:val="none" w:sz="0" w:space="0" w:color="auto"/>
                      </w:divBdr>
                    </w:div>
                    <w:div w:id="1112553545">
                      <w:marLeft w:val="0"/>
                      <w:marRight w:val="0"/>
                      <w:marTop w:val="0"/>
                      <w:marBottom w:val="0"/>
                      <w:divBdr>
                        <w:top w:val="none" w:sz="0" w:space="0" w:color="auto"/>
                        <w:left w:val="none" w:sz="0" w:space="0" w:color="auto"/>
                        <w:bottom w:val="none" w:sz="0" w:space="0" w:color="auto"/>
                        <w:right w:val="none" w:sz="0" w:space="0" w:color="auto"/>
                      </w:divBdr>
                    </w:div>
                    <w:div w:id="978151220">
                      <w:marLeft w:val="0"/>
                      <w:marRight w:val="0"/>
                      <w:marTop w:val="0"/>
                      <w:marBottom w:val="0"/>
                      <w:divBdr>
                        <w:top w:val="none" w:sz="0" w:space="0" w:color="auto"/>
                        <w:left w:val="none" w:sz="0" w:space="0" w:color="auto"/>
                        <w:bottom w:val="none" w:sz="0" w:space="0" w:color="auto"/>
                        <w:right w:val="none" w:sz="0" w:space="0" w:color="auto"/>
                      </w:divBdr>
                    </w:div>
                    <w:div w:id="187819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838530">
              <w:marLeft w:val="0"/>
              <w:marRight w:val="0"/>
              <w:marTop w:val="0"/>
              <w:marBottom w:val="0"/>
              <w:divBdr>
                <w:top w:val="none" w:sz="0" w:space="0" w:color="auto"/>
                <w:left w:val="none" w:sz="0" w:space="0" w:color="auto"/>
                <w:bottom w:val="none" w:sz="0" w:space="0" w:color="auto"/>
                <w:right w:val="none" w:sz="0" w:space="0" w:color="auto"/>
              </w:divBdr>
            </w:div>
          </w:divsChild>
        </w:div>
        <w:div w:id="1064837701">
          <w:marLeft w:val="0"/>
          <w:marRight w:val="0"/>
          <w:marTop w:val="0"/>
          <w:marBottom w:val="0"/>
          <w:divBdr>
            <w:top w:val="none" w:sz="0" w:space="0" w:color="auto"/>
            <w:left w:val="none" w:sz="0" w:space="0" w:color="auto"/>
            <w:bottom w:val="none" w:sz="0" w:space="0" w:color="auto"/>
            <w:right w:val="none" w:sz="0" w:space="0" w:color="auto"/>
          </w:divBdr>
          <w:divsChild>
            <w:div w:id="2017809173">
              <w:marLeft w:val="0"/>
              <w:marRight w:val="0"/>
              <w:marTop w:val="0"/>
              <w:marBottom w:val="0"/>
              <w:divBdr>
                <w:top w:val="none" w:sz="0" w:space="0" w:color="auto"/>
                <w:left w:val="none" w:sz="0" w:space="0" w:color="auto"/>
                <w:bottom w:val="none" w:sz="0" w:space="0" w:color="auto"/>
                <w:right w:val="none" w:sz="0" w:space="0" w:color="auto"/>
              </w:divBdr>
            </w:div>
            <w:div w:id="1855413765">
              <w:marLeft w:val="0"/>
              <w:marRight w:val="0"/>
              <w:marTop w:val="0"/>
              <w:marBottom w:val="0"/>
              <w:divBdr>
                <w:top w:val="none" w:sz="0" w:space="0" w:color="auto"/>
                <w:left w:val="none" w:sz="0" w:space="0" w:color="auto"/>
                <w:bottom w:val="none" w:sz="0" w:space="0" w:color="auto"/>
                <w:right w:val="none" w:sz="0" w:space="0" w:color="auto"/>
              </w:divBdr>
            </w:div>
            <w:div w:id="2060589293">
              <w:marLeft w:val="0"/>
              <w:marRight w:val="0"/>
              <w:marTop w:val="0"/>
              <w:marBottom w:val="0"/>
              <w:divBdr>
                <w:top w:val="none" w:sz="0" w:space="0" w:color="auto"/>
                <w:left w:val="none" w:sz="0" w:space="0" w:color="auto"/>
                <w:bottom w:val="none" w:sz="0" w:space="0" w:color="auto"/>
                <w:right w:val="none" w:sz="0" w:space="0" w:color="auto"/>
              </w:divBdr>
            </w:div>
          </w:divsChild>
        </w:div>
        <w:div w:id="477455296">
          <w:marLeft w:val="0"/>
          <w:marRight w:val="0"/>
          <w:marTop w:val="0"/>
          <w:marBottom w:val="0"/>
          <w:divBdr>
            <w:top w:val="none" w:sz="0" w:space="0" w:color="auto"/>
            <w:left w:val="none" w:sz="0" w:space="0" w:color="auto"/>
            <w:bottom w:val="none" w:sz="0" w:space="0" w:color="auto"/>
            <w:right w:val="none" w:sz="0" w:space="0" w:color="auto"/>
          </w:divBdr>
          <w:divsChild>
            <w:div w:id="1128164837">
              <w:marLeft w:val="0"/>
              <w:marRight w:val="0"/>
              <w:marTop w:val="0"/>
              <w:marBottom w:val="0"/>
              <w:divBdr>
                <w:top w:val="none" w:sz="0" w:space="0" w:color="auto"/>
                <w:left w:val="none" w:sz="0" w:space="0" w:color="auto"/>
                <w:bottom w:val="none" w:sz="0" w:space="0" w:color="auto"/>
                <w:right w:val="none" w:sz="0" w:space="0" w:color="auto"/>
              </w:divBdr>
            </w:div>
          </w:divsChild>
        </w:div>
        <w:div w:id="334112089">
          <w:marLeft w:val="0"/>
          <w:marRight w:val="0"/>
          <w:marTop w:val="0"/>
          <w:marBottom w:val="0"/>
          <w:divBdr>
            <w:top w:val="none" w:sz="0" w:space="0" w:color="auto"/>
            <w:left w:val="none" w:sz="0" w:space="0" w:color="auto"/>
            <w:bottom w:val="none" w:sz="0" w:space="0" w:color="auto"/>
            <w:right w:val="none" w:sz="0" w:space="0" w:color="auto"/>
          </w:divBdr>
          <w:divsChild>
            <w:div w:id="1868368439">
              <w:marLeft w:val="0"/>
              <w:marRight w:val="0"/>
              <w:marTop w:val="0"/>
              <w:marBottom w:val="0"/>
              <w:divBdr>
                <w:top w:val="none" w:sz="0" w:space="0" w:color="auto"/>
                <w:left w:val="none" w:sz="0" w:space="0" w:color="auto"/>
                <w:bottom w:val="none" w:sz="0" w:space="0" w:color="auto"/>
                <w:right w:val="none" w:sz="0" w:space="0" w:color="auto"/>
              </w:divBdr>
            </w:div>
            <w:div w:id="2088185046">
              <w:marLeft w:val="0"/>
              <w:marRight w:val="0"/>
              <w:marTop w:val="0"/>
              <w:marBottom w:val="0"/>
              <w:divBdr>
                <w:top w:val="none" w:sz="0" w:space="0" w:color="auto"/>
                <w:left w:val="none" w:sz="0" w:space="0" w:color="auto"/>
                <w:bottom w:val="none" w:sz="0" w:space="0" w:color="auto"/>
                <w:right w:val="none" w:sz="0" w:space="0" w:color="auto"/>
              </w:divBdr>
            </w:div>
            <w:div w:id="837577326">
              <w:marLeft w:val="0"/>
              <w:marRight w:val="0"/>
              <w:marTop w:val="0"/>
              <w:marBottom w:val="0"/>
              <w:divBdr>
                <w:top w:val="none" w:sz="0" w:space="0" w:color="auto"/>
                <w:left w:val="none" w:sz="0" w:space="0" w:color="auto"/>
                <w:bottom w:val="none" w:sz="0" w:space="0" w:color="auto"/>
                <w:right w:val="none" w:sz="0" w:space="0" w:color="auto"/>
              </w:divBdr>
            </w:div>
            <w:div w:id="621115244">
              <w:marLeft w:val="0"/>
              <w:marRight w:val="0"/>
              <w:marTop w:val="0"/>
              <w:marBottom w:val="0"/>
              <w:divBdr>
                <w:top w:val="none" w:sz="0" w:space="0" w:color="auto"/>
                <w:left w:val="none" w:sz="0" w:space="0" w:color="auto"/>
                <w:bottom w:val="none" w:sz="0" w:space="0" w:color="auto"/>
                <w:right w:val="none" w:sz="0" w:space="0" w:color="auto"/>
              </w:divBdr>
            </w:div>
            <w:div w:id="878396219">
              <w:marLeft w:val="0"/>
              <w:marRight w:val="0"/>
              <w:marTop w:val="0"/>
              <w:marBottom w:val="0"/>
              <w:divBdr>
                <w:top w:val="none" w:sz="0" w:space="0" w:color="auto"/>
                <w:left w:val="none" w:sz="0" w:space="0" w:color="auto"/>
                <w:bottom w:val="none" w:sz="0" w:space="0" w:color="auto"/>
                <w:right w:val="none" w:sz="0" w:space="0" w:color="auto"/>
              </w:divBdr>
              <w:divsChild>
                <w:div w:id="1401366675">
                  <w:marLeft w:val="0"/>
                  <w:marRight w:val="0"/>
                  <w:marTop w:val="30"/>
                  <w:marBottom w:val="30"/>
                  <w:divBdr>
                    <w:top w:val="none" w:sz="0" w:space="0" w:color="auto"/>
                    <w:left w:val="none" w:sz="0" w:space="0" w:color="auto"/>
                    <w:bottom w:val="none" w:sz="0" w:space="0" w:color="auto"/>
                    <w:right w:val="none" w:sz="0" w:space="0" w:color="auto"/>
                  </w:divBdr>
                  <w:divsChild>
                    <w:div w:id="1139802273">
                      <w:marLeft w:val="0"/>
                      <w:marRight w:val="0"/>
                      <w:marTop w:val="0"/>
                      <w:marBottom w:val="0"/>
                      <w:divBdr>
                        <w:top w:val="none" w:sz="0" w:space="0" w:color="auto"/>
                        <w:left w:val="none" w:sz="0" w:space="0" w:color="auto"/>
                        <w:bottom w:val="none" w:sz="0" w:space="0" w:color="auto"/>
                        <w:right w:val="none" w:sz="0" w:space="0" w:color="auto"/>
                      </w:divBdr>
                      <w:divsChild>
                        <w:div w:id="319389249">
                          <w:marLeft w:val="0"/>
                          <w:marRight w:val="0"/>
                          <w:marTop w:val="0"/>
                          <w:marBottom w:val="0"/>
                          <w:divBdr>
                            <w:top w:val="none" w:sz="0" w:space="0" w:color="auto"/>
                            <w:left w:val="none" w:sz="0" w:space="0" w:color="auto"/>
                            <w:bottom w:val="none" w:sz="0" w:space="0" w:color="auto"/>
                            <w:right w:val="none" w:sz="0" w:space="0" w:color="auto"/>
                          </w:divBdr>
                        </w:div>
                      </w:divsChild>
                    </w:div>
                    <w:div w:id="1468162248">
                      <w:marLeft w:val="0"/>
                      <w:marRight w:val="0"/>
                      <w:marTop w:val="0"/>
                      <w:marBottom w:val="0"/>
                      <w:divBdr>
                        <w:top w:val="none" w:sz="0" w:space="0" w:color="auto"/>
                        <w:left w:val="none" w:sz="0" w:space="0" w:color="auto"/>
                        <w:bottom w:val="none" w:sz="0" w:space="0" w:color="auto"/>
                        <w:right w:val="none" w:sz="0" w:space="0" w:color="auto"/>
                      </w:divBdr>
                      <w:divsChild>
                        <w:div w:id="991257693">
                          <w:marLeft w:val="0"/>
                          <w:marRight w:val="0"/>
                          <w:marTop w:val="0"/>
                          <w:marBottom w:val="0"/>
                          <w:divBdr>
                            <w:top w:val="none" w:sz="0" w:space="0" w:color="auto"/>
                            <w:left w:val="none" w:sz="0" w:space="0" w:color="auto"/>
                            <w:bottom w:val="none" w:sz="0" w:space="0" w:color="auto"/>
                            <w:right w:val="none" w:sz="0" w:space="0" w:color="auto"/>
                          </w:divBdr>
                        </w:div>
                      </w:divsChild>
                    </w:div>
                    <w:div w:id="1757894762">
                      <w:marLeft w:val="0"/>
                      <w:marRight w:val="0"/>
                      <w:marTop w:val="0"/>
                      <w:marBottom w:val="0"/>
                      <w:divBdr>
                        <w:top w:val="none" w:sz="0" w:space="0" w:color="auto"/>
                        <w:left w:val="none" w:sz="0" w:space="0" w:color="auto"/>
                        <w:bottom w:val="none" w:sz="0" w:space="0" w:color="auto"/>
                        <w:right w:val="none" w:sz="0" w:space="0" w:color="auto"/>
                      </w:divBdr>
                      <w:divsChild>
                        <w:div w:id="239602938">
                          <w:marLeft w:val="0"/>
                          <w:marRight w:val="0"/>
                          <w:marTop w:val="0"/>
                          <w:marBottom w:val="0"/>
                          <w:divBdr>
                            <w:top w:val="none" w:sz="0" w:space="0" w:color="auto"/>
                            <w:left w:val="none" w:sz="0" w:space="0" w:color="auto"/>
                            <w:bottom w:val="none" w:sz="0" w:space="0" w:color="auto"/>
                            <w:right w:val="none" w:sz="0" w:space="0" w:color="auto"/>
                          </w:divBdr>
                        </w:div>
                      </w:divsChild>
                    </w:div>
                    <w:div w:id="1062484256">
                      <w:marLeft w:val="0"/>
                      <w:marRight w:val="0"/>
                      <w:marTop w:val="0"/>
                      <w:marBottom w:val="0"/>
                      <w:divBdr>
                        <w:top w:val="none" w:sz="0" w:space="0" w:color="auto"/>
                        <w:left w:val="none" w:sz="0" w:space="0" w:color="auto"/>
                        <w:bottom w:val="none" w:sz="0" w:space="0" w:color="auto"/>
                        <w:right w:val="none" w:sz="0" w:space="0" w:color="auto"/>
                      </w:divBdr>
                      <w:divsChild>
                        <w:div w:id="135606053">
                          <w:marLeft w:val="0"/>
                          <w:marRight w:val="0"/>
                          <w:marTop w:val="0"/>
                          <w:marBottom w:val="0"/>
                          <w:divBdr>
                            <w:top w:val="none" w:sz="0" w:space="0" w:color="auto"/>
                            <w:left w:val="none" w:sz="0" w:space="0" w:color="auto"/>
                            <w:bottom w:val="none" w:sz="0" w:space="0" w:color="auto"/>
                            <w:right w:val="none" w:sz="0" w:space="0" w:color="auto"/>
                          </w:divBdr>
                        </w:div>
                      </w:divsChild>
                    </w:div>
                    <w:div w:id="1403522523">
                      <w:marLeft w:val="0"/>
                      <w:marRight w:val="0"/>
                      <w:marTop w:val="0"/>
                      <w:marBottom w:val="0"/>
                      <w:divBdr>
                        <w:top w:val="none" w:sz="0" w:space="0" w:color="auto"/>
                        <w:left w:val="none" w:sz="0" w:space="0" w:color="auto"/>
                        <w:bottom w:val="none" w:sz="0" w:space="0" w:color="auto"/>
                        <w:right w:val="none" w:sz="0" w:space="0" w:color="auto"/>
                      </w:divBdr>
                      <w:divsChild>
                        <w:div w:id="194735147">
                          <w:marLeft w:val="0"/>
                          <w:marRight w:val="0"/>
                          <w:marTop w:val="0"/>
                          <w:marBottom w:val="0"/>
                          <w:divBdr>
                            <w:top w:val="none" w:sz="0" w:space="0" w:color="auto"/>
                            <w:left w:val="none" w:sz="0" w:space="0" w:color="auto"/>
                            <w:bottom w:val="none" w:sz="0" w:space="0" w:color="auto"/>
                            <w:right w:val="none" w:sz="0" w:space="0" w:color="auto"/>
                          </w:divBdr>
                        </w:div>
                      </w:divsChild>
                    </w:div>
                    <w:div w:id="2024162593">
                      <w:marLeft w:val="0"/>
                      <w:marRight w:val="0"/>
                      <w:marTop w:val="0"/>
                      <w:marBottom w:val="0"/>
                      <w:divBdr>
                        <w:top w:val="none" w:sz="0" w:space="0" w:color="auto"/>
                        <w:left w:val="none" w:sz="0" w:space="0" w:color="auto"/>
                        <w:bottom w:val="none" w:sz="0" w:space="0" w:color="auto"/>
                        <w:right w:val="none" w:sz="0" w:space="0" w:color="auto"/>
                      </w:divBdr>
                      <w:divsChild>
                        <w:div w:id="296223554">
                          <w:marLeft w:val="0"/>
                          <w:marRight w:val="0"/>
                          <w:marTop w:val="0"/>
                          <w:marBottom w:val="0"/>
                          <w:divBdr>
                            <w:top w:val="none" w:sz="0" w:space="0" w:color="auto"/>
                            <w:left w:val="none" w:sz="0" w:space="0" w:color="auto"/>
                            <w:bottom w:val="none" w:sz="0" w:space="0" w:color="auto"/>
                            <w:right w:val="none" w:sz="0" w:space="0" w:color="auto"/>
                          </w:divBdr>
                        </w:div>
                      </w:divsChild>
                    </w:div>
                    <w:div w:id="598567897">
                      <w:marLeft w:val="0"/>
                      <w:marRight w:val="0"/>
                      <w:marTop w:val="0"/>
                      <w:marBottom w:val="0"/>
                      <w:divBdr>
                        <w:top w:val="none" w:sz="0" w:space="0" w:color="auto"/>
                        <w:left w:val="none" w:sz="0" w:space="0" w:color="auto"/>
                        <w:bottom w:val="none" w:sz="0" w:space="0" w:color="auto"/>
                        <w:right w:val="none" w:sz="0" w:space="0" w:color="auto"/>
                      </w:divBdr>
                      <w:divsChild>
                        <w:div w:id="638650072">
                          <w:marLeft w:val="0"/>
                          <w:marRight w:val="0"/>
                          <w:marTop w:val="0"/>
                          <w:marBottom w:val="0"/>
                          <w:divBdr>
                            <w:top w:val="none" w:sz="0" w:space="0" w:color="auto"/>
                            <w:left w:val="none" w:sz="0" w:space="0" w:color="auto"/>
                            <w:bottom w:val="none" w:sz="0" w:space="0" w:color="auto"/>
                            <w:right w:val="none" w:sz="0" w:space="0" w:color="auto"/>
                          </w:divBdr>
                        </w:div>
                      </w:divsChild>
                    </w:div>
                    <w:div w:id="598559303">
                      <w:marLeft w:val="0"/>
                      <w:marRight w:val="0"/>
                      <w:marTop w:val="0"/>
                      <w:marBottom w:val="0"/>
                      <w:divBdr>
                        <w:top w:val="none" w:sz="0" w:space="0" w:color="auto"/>
                        <w:left w:val="none" w:sz="0" w:space="0" w:color="auto"/>
                        <w:bottom w:val="none" w:sz="0" w:space="0" w:color="auto"/>
                        <w:right w:val="none" w:sz="0" w:space="0" w:color="auto"/>
                      </w:divBdr>
                      <w:divsChild>
                        <w:div w:id="444543157">
                          <w:marLeft w:val="0"/>
                          <w:marRight w:val="0"/>
                          <w:marTop w:val="0"/>
                          <w:marBottom w:val="0"/>
                          <w:divBdr>
                            <w:top w:val="none" w:sz="0" w:space="0" w:color="auto"/>
                            <w:left w:val="none" w:sz="0" w:space="0" w:color="auto"/>
                            <w:bottom w:val="none" w:sz="0" w:space="0" w:color="auto"/>
                            <w:right w:val="none" w:sz="0" w:space="0" w:color="auto"/>
                          </w:divBdr>
                        </w:div>
                      </w:divsChild>
                    </w:div>
                    <w:div w:id="1936397308">
                      <w:marLeft w:val="0"/>
                      <w:marRight w:val="0"/>
                      <w:marTop w:val="0"/>
                      <w:marBottom w:val="0"/>
                      <w:divBdr>
                        <w:top w:val="none" w:sz="0" w:space="0" w:color="auto"/>
                        <w:left w:val="none" w:sz="0" w:space="0" w:color="auto"/>
                        <w:bottom w:val="none" w:sz="0" w:space="0" w:color="auto"/>
                        <w:right w:val="none" w:sz="0" w:space="0" w:color="auto"/>
                      </w:divBdr>
                      <w:divsChild>
                        <w:div w:id="336932700">
                          <w:marLeft w:val="0"/>
                          <w:marRight w:val="0"/>
                          <w:marTop w:val="0"/>
                          <w:marBottom w:val="0"/>
                          <w:divBdr>
                            <w:top w:val="none" w:sz="0" w:space="0" w:color="auto"/>
                            <w:left w:val="none" w:sz="0" w:space="0" w:color="auto"/>
                            <w:bottom w:val="none" w:sz="0" w:space="0" w:color="auto"/>
                            <w:right w:val="none" w:sz="0" w:space="0" w:color="auto"/>
                          </w:divBdr>
                        </w:div>
                      </w:divsChild>
                    </w:div>
                    <w:div w:id="466751258">
                      <w:marLeft w:val="0"/>
                      <w:marRight w:val="0"/>
                      <w:marTop w:val="0"/>
                      <w:marBottom w:val="0"/>
                      <w:divBdr>
                        <w:top w:val="none" w:sz="0" w:space="0" w:color="auto"/>
                        <w:left w:val="none" w:sz="0" w:space="0" w:color="auto"/>
                        <w:bottom w:val="none" w:sz="0" w:space="0" w:color="auto"/>
                        <w:right w:val="none" w:sz="0" w:space="0" w:color="auto"/>
                      </w:divBdr>
                      <w:divsChild>
                        <w:div w:id="828834306">
                          <w:marLeft w:val="0"/>
                          <w:marRight w:val="0"/>
                          <w:marTop w:val="0"/>
                          <w:marBottom w:val="0"/>
                          <w:divBdr>
                            <w:top w:val="none" w:sz="0" w:space="0" w:color="auto"/>
                            <w:left w:val="none" w:sz="0" w:space="0" w:color="auto"/>
                            <w:bottom w:val="none" w:sz="0" w:space="0" w:color="auto"/>
                            <w:right w:val="none" w:sz="0" w:space="0" w:color="auto"/>
                          </w:divBdr>
                        </w:div>
                      </w:divsChild>
                    </w:div>
                    <w:div w:id="15159677">
                      <w:marLeft w:val="0"/>
                      <w:marRight w:val="0"/>
                      <w:marTop w:val="0"/>
                      <w:marBottom w:val="0"/>
                      <w:divBdr>
                        <w:top w:val="none" w:sz="0" w:space="0" w:color="auto"/>
                        <w:left w:val="none" w:sz="0" w:space="0" w:color="auto"/>
                        <w:bottom w:val="none" w:sz="0" w:space="0" w:color="auto"/>
                        <w:right w:val="none" w:sz="0" w:space="0" w:color="auto"/>
                      </w:divBdr>
                      <w:divsChild>
                        <w:div w:id="1449812025">
                          <w:marLeft w:val="0"/>
                          <w:marRight w:val="0"/>
                          <w:marTop w:val="0"/>
                          <w:marBottom w:val="0"/>
                          <w:divBdr>
                            <w:top w:val="none" w:sz="0" w:space="0" w:color="auto"/>
                            <w:left w:val="none" w:sz="0" w:space="0" w:color="auto"/>
                            <w:bottom w:val="none" w:sz="0" w:space="0" w:color="auto"/>
                            <w:right w:val="none" w:sz="0" w:space="0" w:color="auto"/>
                          </w:divBdr>
                        </w:div>
                      </w:divsChild>
                    </w:div>
                    <w:div w:id="1825470257">
                      <w:marLeft w:val="0"/>
                      <w:marRight w:val="0"/>
                      <w:marTop w:val="0"/>
                      <w:marBottom w:val="0"/>
                      <w:divBdr>
                        <w:top w:val="none" w:sz="0" w:space="0" w:color="auto"/>
                        <w:left w:val="none" w:sz="0" w:space="0" w:color="auto"/>
                        <w:bottom w:val="none" w:sz="0" w:space="0" w:color="auto"/>
                        <w:right w:val="none" w:sz="0" w:space="0" w:color="auto"/>
                      </w:divBdr>
                      <w:divsChild>
                        <w:div w:id="1483696392">
                          <w:marLeft w:val="0"/>
                          <w:marRight w:val="0"/>
                          <w:marTop w:val="0"/>
                          <w:marBottom w:val="0"/>
                          <w:divBdr>
                            <w:top w:val="none" w:sz="0" w:space="0" w:color="auto"/>
                            <w:left w:val="none" w:sz="0" w:space="0" w:color="auto"/>
                            <w:bottom w:val="none" w:sz="0" w:space="0" w:color="auto"/>
                            <w:right w:val="none" w:sz="0" w:space="0" w:color="auto"/>
                          </w:divBdr>
                        </w:div>
                      </w:divsChild>
                    </w:div>
                    <w:div w:id="334184678">
                      <w:marLeft w:val="0"/>
                      <w:marRight w:val="0"/>
                      <w:marTop w:val="0"/>
                      <w:marBottom w:val="0"/>
                      <w:divBdr>
                        <w:top w:val="none" w:sz="0" w:space="0" w:color="auto"/>
                        <w:left w:val="none" w:sz="0" w:space="0" w:color="auto"/>
                        <w:bottom w:val="none" w:sz="0" w:space="0" w:color="auto"/>
                        <w:right w:val="none" w:sz="0" w:space="0" w:color="auto"/>
                      </w:divBdr>
                    </w:div>
                    <w:div w:id="1734153495">
                      <w:marLeft w:val="0"/>
                      <w:marRight w:val="0"/>
                      <w:marTop w:val="0"/>
                      <w:marBottom w:val="0"/>
                      <w:divBdr>
                        <w:top w:val="none" w:sz="0" w:space="0" w:color="auto"/>
                        <w:left w:val="none" w:sz="0" w:space="0" w:color="auto"/>
                        <w:bottom w:val="none" w:sz="0" w:space="0" w:color="auto"/>
                        <w:right w:val="none" w:sz="0" w:space="0" w:color="auto"/>
                      </w:divBdr>
                    </w:div>
                    <w:div w:id="53504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11637">
              <w:marLeft w:val="0"/>
              <w:marRight w:val="0"/>
              <w:marTop w:val="0"/>
              <w:marBottom w:val="0"/>
              <w:divBdr>
                <w:top w:val="none" w:sz="0" w:space="0" w:color="auto"/>
                <w:left w:val="none" w:sz="0" w:space="0" w:color="auto"/>
                <w:bottom w:val="none" w:sz="0" w:space="0" w:color="auto"/>
                <w:right w:val="none" w:sz="0" w:space="0" w:color="auto"/>
              </w:divBdr>
            </w:div>
            <w:div w:id="1175654785">
              <w:marLeft w:val="0"/>
              <w:marRight w:val="0"/>
              <w:marTop w:val="0"/>
              <w:marBottom w:val="0"/>
              <w:divBdr>
                <w:top w:val="none" w:sz="0" w:space="0" w:color="auto"/>
                <w:left w:val="none" w:sz="0" w:space="0" w:color="auto"/>
                <w:bottom w:val="none" w:sz="0" w:space="0" w:color="auto"/>
                <w:right w:val="none" w:sz="0" w:space="0" w:color="auto"/>
              </w:divBdr>
            </w:div>
          </w:divsChild>
        </w:div>
        <w:div w:id="606541699">
          <w:marLeft w:val="0"/>
          <w:marRight w:val="0"/>
          <w:marTop w:val="0"/>
          <w:marBottom w:val="0"/>
          <w:divBdr>
            <w:top w:val="none" w:sz="0" w:space="0" w:color="auto"/>
            <w:left w:val="none" w:sz="0" w:space="0" w:color="auto"/>
            <w:bottom w:val="none" w:sz="0" w:space="0" w:color="auto"/>
            <w:right w:val="none" w:sz="0" w:space="0" w:color="auto"/>
          </w:divBdr>
          <w:divsChild>
            <w:div w:id="172020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69268">
      <w:bodyDiv w:val="1"/>
      <w:marLeft w:val="0"/>
      <w:marRight w:val="0"/>
      <w:marTop w:val="0"/>
      <w:marBottom w:val="0"/>
      <w:divBdr>
        <w:top w:val="none" w:sz="0" w:space="0" w:color="auto"/>
        <w:left w:val="none" w:sz="0" w:space="0" w:color="auto"/>
        <w:bottom w:val="none" w:sz="0" w:space="0" w:color="auto"/>
        <w:right w:val="none" w:sz="0" w:space="0" w:color="auto"/>
      </w:divBdr>
      <w:divsChild>
        <w:div w:id="1175800834">
          <w:marLeft w:val="0"/>
          <w:marRight w:val="0"/>
          <w:marTop w:val="0"/>
          <w:marBottom w:val="0"/>
          <w:divBdr>
            <w:top w:val="none" w:sz="0" w:space="0" w:color="auto"/>
            <w:left w:val="none" w:sz="0" w:space="0" w:color="auto"/>
            <w:bottom w:val="none" w:sz="0" w:space="0" w:color="auto"/>
            <w:right w:val="none" w:sz="0" w:space="0" w:color="auto"/>
          </w:divBdr>
          <w:divsChild>
            <w:div w:id="1990867960">
              <w:marLeft w:val="0"/>
              <w:marRight w:val="0"/>
              <w:marTop w:val="0"/>
              <w:marBottom w:val="0"/>
              <w:divBdr>
                <w:top w:val="none" w:sz="0" w:space="0" w:color="auto"/>
                <w:left w:val="none" w:sz="0" w:space="0" w:color="auto"/>
                <w:bottom w:val="none" w:sz="0" w:space="0" w:color="auto"/>
                <w:right w:val="none" w:sz="0" w:space="0" w:color="auto"/>
              </w:divBdr>
              <w:divsChild>
                <w:div w:id="2063403809">
                  <w:marLeft w:val="0"/>
                  <w:marRight w:val="0"/>
                  <w:marTop w:val="0"/>
                  <w:marBottom w:val="0"/>
                  <w:divBdr>
                    <w:top w:val="none" w:sz="0" w:space="0" w:color="auto"/>
                    <w:left w:val="none" w:sz="0" w:space="0" w:color="auto"/>
                    <w:bottom w:val="none" w:sz="0" w:space="0" w:color="auto"/>
                    <w:right w:val="none" w:sz="0" w:space="0" w:color="auto"/>
                  </w:divBdr>
                  <w:divsChild>
                    <w:div w:id="361786499">
                      <w:marLeft w:val="0"/>
                      <w:marRight w:val="0"/>
                      <w:marTop w:val="0"/>
                      <w:marBottom w:val="0"/>
                      <w:divBdr>
                        <w:top w:val="none" w:sz="0" w:space="0" w:color="auto"/>
                        <w:left w:val="none" w:sz="0" w:space="0" w:color="auto"/>
                        <w:bottom w:val="none" w:sz="0" w:space="0" w:color="auto"/>
                        <w:right w:val="none" w:sz="0" w:space="0" w:color="auto"/>
                      </w:divBdr>
                      <w:divsChild>
                        <w:div w:id="2076853363">
                          <w:marLeft w:val="0"/>
                          <w:marRight w:val="0"/>
                          <w:marTop w:val="0"/>
                          <w:marBottom w:val="0"/>
                          <w:divBdr>
                            <w:top w:val="none" w:sz="0" w:space="0" w:color="auto"/>
                            <w:left w:val="none" w:sz="0" w:space="0" w:color="auto"/>
                            <w:bottom w:val="none" w:sz="0" w:space="0" w:color="auto"/>
                            <w:right w:val="none" w:sz="0" w:space="0" w:color="auto"/>
                          </w:divBdr>
                          <w:divsChild>
                            <w:div w:id="25953797">
                              <w:marLeft w:val="0"/>
                              <w:marRight w:val="0"/>
                              <w:marTop w:val="0"/>
                              <w:marBottom w:val="0"/>
                              <w:divBdr>
                                <w:top w:val="none" w:sz="0" w:space="0" w:color="auto"/>
                                <w:left w:val="none" w:sz="0" w:space="0" w:color="auto"/>
                                <w:bottom w:val="none" w:sz="0" w:space="0" w:color="auto"/>
                                <w:right w:val="none" w:sz="0" w:space="0" w:color="auto"/>
                              </w:divBdr>
                              <w:divsChild>
                                <w:div w:id="175705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825193">
      <w:bodyDiv w:val="1"/>
      <w:marLeft w:val="0"/>
      <w:marRight w:val="0"/>
      <w:marTop w:val="0"/>
      <w:marBottom w:val="0"/>
      <w:divBdr>
        <w:top w:val="none" w:sz="0" w:space="0" w:color="auto"/>
        <w:left w:val="none" w:sz="0" w:space="0" w:color="auto"/>
        <w:bottom w:val="none" w:sz="0" w:space="0" w:color="auto"/>
        <w:right w:val="none" w:sz="0" w:space="0" w:color="auto"/>
      </w:divBdr>
      <w:divsChild>
        <w:div w:id="733048488">
          <w:marLeft w:val="0"/>
          <w:marRight w:val="0"/>
          <w:marTop w:val="0"/>
          <w:marBottom w:val="0"/>
          <w:divBdr>
            <w:top w:val="none" w:sz="0" w:space="0" w:color="auto"/>
            <w:left w:val="none" w:sz="0" w:space="0" w:color="auto"/>
            <w:bottom w:val="none" w:sz="0" w:space="0" w:color="auto"/>
            <w:right w:val="none" w:sz="0" w:space="0" w:color="auto"/>
          </w:divBdr>
        </w:div>
        <w:div w:id="1307393781">
          <w:marLeft w:val="0"/>
          <w:marRight w:val="0"/>
          <w:marTop w:val="0"/>
          <w:marBottom w:val="0"/>
          <w:divBdr>
            <w:top w:val="none" w:sz="0" w:space="0" w:color="auto"/>
            <w:left w:val="none" w:sz="0" w:space="0" w:color="auto"/>
            <w:bottom w:val="none" w:sz="0" w:space="0" w:color="auto"/>
            <w:right w:val="none" w:sz="0" w:space="0" w:color="auto"/>
          </w:divBdr>
          <w:divsChild>
            <w:div w:id="1862009932">
              <w:marLeft w:val="-75"/>
              <w:marRight w:val="0"/>
              <w:marTop w:val="30"/>
              <w:marBottom w:val="30"/>
              <w:divBdr>
                <w:top w:val="none" w:sz="0" w:space="0" w:color="auto"/>
                <w:left w:val="none" w:sz="0" w:space="0" w:color="auto"/>
                <w:bottom w:val="none" w:sz="0" w:space="0" w:color="auto"/>
                <w:right w:val="none" w:sz="0" w:space="0" w:color="auto"/>
              </w:divBdr>
              <w:divsChild>
                <w:div w:id="774439921">
                  <w:marLeft w:val="0"/>
                  <w:marRight w:val="0"/>
                  <w:marTop w:val="0"/>
                  <w:marBottom w:val="0"/>
                  <w:divBdr>
                    <w:top w:val="none" w:sz="0" w:space="0" w:color="auto"/>
                    <w:left w:val="none" w:sz="0" w:space="0" w:color="auto"/>
                    <w:bottom w:val="none" w:sz="0" w:space="0" w:color="auto"/>
                    <w:right w:val="none" w:sz="0" w:space="0" w:color="auto"/>
                  </w:divBdr>
                  <w:divsChild>
                    <w:div w:id="1484010157">
                      <w:marLeft w:val="0"/>
                      <w:marRight w:val="0"/>
                      <w:marTop w:val="0"/>
                      <w:marBottom w:val="0"/>
                      <w:divBdr>
                        <w:top w:val="none" w:sz="0" w:space="0" w:color="auto"/>
                        <w:left w:val="none" w:sz="0" w:space="0" w:color="auto"/>
                        <w:bottom w:val="none" w:sz="0" w:space="0" w:color="auto"/>
                        <w:right w:val="none" w:sz="0" w:space="0" w:color="auto"/>
                      </w:divBdr>
                    </w:div>
                  </w:divsChild>
                </w:div>
                <w:div w:id="749043516">
                  <w:marLeft w:val="0"/>
                  <w:marRight w:val="0"/>
                  <w:marTop w:val="0"/>
                  <w:marBottom w:val="0"/>
                  <w:divBdr>
                    <w:top w:val="none" w:sz="0" w:space="0" w:color="auto"/>
                    <w:left w:val="none" w:sz="0" w:space="0" w:color="auto"/>
                    <w:bottom w:val="none" w:sz="0" w:space="0" w:color="auto"/>
                    <w:right w:val="none" w:sz="0" w:space="0" w:color="auto"/>
                  </w:divBdr>
                  <w:divsChild>
                    <w:div w:id="779295427">
                      <w:marLeft w:val="0"/>
                      <w:marRight w:val="0"/>
                      <w:marTop w:val="0"/>
                      <w:marBottom w:val="0"/>
                      <w:divBdr>
                        <w:top w:val="none" w:sz="0" w:space="0" w:color="auto"/>
                        <w:left w:val="none" w:sz="0" w:space="0" w:color="auto"/>
                        <w:bottom w:val="none" w:sz="0" w:space="0" w:color="auto"/>
                        <w:right w:val="none" w:sz="0" w:space="0" w:color="auto"/>
                      </w:divBdr>
                    </w:div>
                    <w:div w:id="936521660">
                      <w:marLeft w:val="0"/>
                      <w:marRight w:val="0"/>
                      <w:marTop w:val="0"/>
                      <w:marBottom w:val="0"/>
                      <w:divBdr>
                        <w:top w:val="none" w:sz="0" w:space="0" w:color="auto"/>
                        <w:left w:val="none" w:sz="0" w:space="0" w:color="auto"/>
                        <w:bottom w:val="none" w:sz="0" w:space="0" w:color="auto"/>
                        <w:right w:val="none" w:sz="0" w:space="0" w:color="auto"/>
                      </w:divBdr>
                    </w:div>
                    <w:div w:id="15289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857786">
          <w:marLeft w:val="0"/>
          <w:marRight w:val="0"/>
          <w:marTop w:val="0"/>
          <w:marBottom w:val="0"/>
          <w:divBdr>
            <w:top w:val="none" w:sz="0" w:space="0" w:color="auto"/>
            <w:left w:val="none" w:sz="0" w:space="0" w:color="auto"/>
            <w:bottom w:val="none" w:sz="0" w:space="0" w:color="auto"/>
            <w:right w:val="none" w:sz="0" w:space="0" w:color="auto"/>
          </w:divBdr>
        </w:div>
        <w:div w:id="238830036">
          <w:marLeft w:val="0"/>
          <w:marRight w:val="0"/>
          <w:marTop w:val="0"/>
          <w:marBottom w:val="0"/>
          <w:divBdr>
            <w:top w:val="none" w:sz="0" w:space="0" w:color="auto"/>
            <w:left w:val="none" w:sz="0" w:space="0" w:color="auto"/>
            <w:bottom w:val="none" w:sz="0" w:space="0" w:color="auto"/>
            <w:right w:val="none" w:sz="0" w:space="0" w:color="auto"/>
          </w:divBdr>
          <w:divsChild>
            <w:div w:id="2057122419">
              <w:marLeft w:val="-75"/>
              <w:marRight w:val="0"/>
              <w:marTop w:val="30"/>
              <w:marBottom w:val="30"/>
              <w:divBdr>
                <w:top w:val="none" w:sz="0" w:space="0" w:color="auto"/>
                <w:left w:val="none" w:sz="0" w:space="0" w:color="auto"/>
                <w:bottom w:val="none" w:sz="0" w:space="0" w:color="auto"/>
                <w:right w:val="none" w:sz="0" w:space="0" w:color="auto"/>
              </w:divBdr>
              <w:divsChild>
                <w:div w:id="237373646">
                  <w:marLeft w:val="0"/>
                  <w:marRight w:val="0"/>
                  <w:marTop w:val="0"/>
                  <w:marBottom w:val="0"/>
                  <w:divBdr>
                    <w:top w:val="none" w:sz="0" w:space="0" w:color="auto"/>
                    <w:left w:val="none" w:sz="0" w:space="0" w:color="auto"/>
                    <w:bottom w:val="none" w:sz="0" w:space="0" w:color="auto"/>
                    <w:right w:val="none" w:sz="0" w:space="0" w:color="auto"/>
                  </w:divBdr>
                  <w:divsChild>
                    <w:div w:id="1985161249">
                      <w:marLeft w:val="0"/>
                      <w:marRight w:val="0"/>
                      <w:marTop w:val="0"/>
                      <w:marBottom w:val="0"/>
                      <w:divBdr>
                        <w:top w:val="none" w:sz="0" w:space="0" w:color="auto"/>
                        <w:left w:val="none" w:sz="0" w:space="0" w:color="auto"/>
                        <w:bottom w:val="none" w:sz="0" w:space="0" w:color="auto"/>
                        <w:right w:val="none" w:sz="0" w:space="0" w:color="auto"/>
                      </w:divBdr>
                    </w:div>
                  </w:divsChild>
                </w:div>
                <w:div w:id="1830049500">
                  <w:marLeft w:val="0"/>
                  <w:marRight w:val="0"/>
                  <w:marTop w:val="0"/>
                  <w:marBottom w:val="0"/>
                  <w:divBdr>
                    <w:top w:val="none" w:sz="0" w:space="0" w:color="auto"/>
                    <w:left w:val="none" w:sz="0" w:space="0" w:color="auto"/>
                    <w:bottom w:val="none" w:sz="0" w:space="0" w:color="auto"/>
                    <w:right w:val="none" w:sz="0" w:space="0" w:color="auto"/>
                  </w:divBdr>
                  <w:divsChild>
                    <w:div w:id="1520772223">
                      <w:marLeft w:val="0"/>
                      <w:marRight w:val="0"/>
                      <w:marTop w:val="0"/>
                      <w:marBottom w:val="0"/>
                      <w:divBdr>
                        <w:top w:val="none" w:sz="0" w:space="0" w:color="auto"/>
                        <w:left w:val="none" w:sz="0" w:space="0" w:color="auto"/>
                        <w:bottom w:val="none" w:sz="0" w:space="0" w:color="auto"/>
                        <w:right w:val="none" w:sz="0" w:space="0" w:color="auto"/>
                      </w:divBdr>
                    </w:div>
                    <w:div w:id="1106541305">
                      <w:marLeft w:val="0"/>
                      <w:marRight w:val="0"/>
                      <w:marTop w:val="0"/>
                      <w:marBottom w:val="0"/>
                      <w:divBdr>
                        <w:top w:val="none" w:sz="0" w:space="0" w:color="auto"/>
                        <w:left w:val="none" w:sz="0" w:space="0" w:color="auto"/>
                        <w:bottom w:val="none" w:sz="0" w:space="0" w:color="auto"/>
                        <w:right w:val="none" w:sz="0" w:space="0" w:color="auto"/>
                      </w:divBdr>
                    </w:div>
                    <w:div w:id="119762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9550">
          <w:marLeft w:val="0"/>
          <w:marRight w:val="0"/>
          <w:marTop w:val="0"/>
          <w:marBottom w:val="0"/>
          <w:divBdr>
            <w:top w:val="none" w:sz="0" w:space="0" w:color="auto"/>
            <w:left w:val="none" w:sz="0" w:space="0" w:color="auto"/>
            <w:bottom w:val="none" w:sz="0" w:space="0" w:color="auto"/>
            <w:right w:val="none" w:sz="0" w:space="0" w:color="auto"/>
          </w:divBdr>
        </w:div>
      </w:divsChild>
    </w:div>
    <w:div w:id="2091846747">
      <w:bodyDiv w:val="1"/>
      <w:marLeft w:val="0"/>
      <w:marRight w:val="0"/>
      <w:marTop w:val="0"/>
      <w:marBottom w:val="0"/>
      <w:divBdr>
        <w:top w:val="none" w:sz="0" w:space="0" w:color="auto"/>
        <w:left w:val="none" w:sz="0" w:space="0" w:color="auto"/>
        <w:bottom w:val="none" w:sz="0" w:space="0" w:color="auto"/>
        <w:right w:val="none" w:sz="0" w:space="0" w:color="auto"/>
      </w:divBdr>
    </w:div>
    <w:div w:id="2103644877">
      <w:bodyDiv w:val="1"/>
      <w:marLeft w:val="0"/>
      <w:marRight w:val="0"/>
      <w:marTop w:val="0"/>
      <w:marBottom w:val="0"/>
      <w:divBdr>
        <w:top w:val="none" w:sz="0" w:space="0" w:color="auto"/>
        <w:left w:val="none" w:sz="0" w:space="0" w:color="auto"/>
        <w:bottom w:val="none" w:sz="0" w:space="0" w:color="auto"/>
        <w:right w:val="none" w:sz="0" w:space="0" w:color="auto"/>
      </w:divBdr>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7396">
      <w:bodyDiv w:val="1"/>
      <w:marLeft w:val="0"/>
      <w:marRight w:val="0"/>
      <w:marTop w:val="0"/>
      <w:marBottom w:val="0"/>
      <w:divBdr>
        <w:top w:val="none" w:sz="0" w:space="0" w:color="auto"/>
        <w:left w:val="none" w:sz="0" w:space="0" w:color="auto"/>
        <w:bottom w:val="none" w:sz="0" w:space="0" w:color="auto"/>
        <w:right w:val="none" w:sz="0" w:space="0" w:color="auto"/>
      </w:divBdr>
      <w:divsChild>
        <w:div w:id="393434597">
          <w:marLeft w:val="0"/>
          <w:marRight w:val="0"/>
          <w:marTop w:val="0"/>
          <w:marBottom w:val="0"/>
          <w:divBdr>
            <w:top w:val="none" w:sz="0" w:space="0" w:color="auto"/>
            <w:left w:val="none" w:sz="0" w:space="0" w:color="auto"/>
            <w:bottom w:val="none" w:sz="0" w:space="0" w:color="auto"/>
            <w:right w:val="none" w:sz="0" w:space="0" w:color="auto"/>
          </w:divBdr>
          <w:divsChild>
            <w:div w:id="2078893974">
              <w:marLeft w:val="0"/>
              <w:marRight w:val="0"/>
              <w:marTop w:val="0"/>
              <w:marBottom w:val="0"/>
              <w:divBdr>
                <w:top w:val="none" w:sz="0" w:space="0" w:color="auto"/>
                <w:left w:val="none" w:sz="0" w:space="0" w:color="auto"/>
                <w:bottom w:val="none" w:sz="0" w:space="0" w:color="auto"/>
                <w:right w:val="none" w:sz="0" w:space="0" w:color="auto"/>
              </w:divBdr>
            </w:div>
          </w:divsChild>
        </w:div>
        <w:div w:id="1013797555">
          <w:marLeft w:val="0"/>
          <w:marRight w:val="0"/>
          <w:marTop w:val="0"/>
          <w:marBottom w:val="0"/>
          <w:divBdr>
            <w:top w:val="none" w:sz="0" w:space="0" w:color="auto"/>
            <w:left w:val="none" w:sz="0" w:space="0" w:color="auto"/>
            <w:bottom w:val="none" w:sz="0" w:space="0" w:color="auto"/>
            <w:right w:val="none" w:sz="0" w:space="0" w:color="auto"/>
          </w:divBdr>
          <w:divsChild>
            <w:div w:id="1619988356">
              <w:marLeft w:val="0"/>
              <w:marRight w:val="0"/>
              <w:marTop w:val="0"/>
              <w:marBottom w:val="0"/>
              <w:divBdr>
                <w:top w:val="none" w:sz="0" w:space="0" w:color="auto"/>
                <w:left w:val="none" w:sz="0" w:space="0" w:color="auto"/>
                <w:bottom w:val="none" w:sz="0" w:space="0" w:color="auto"/>
                <w:right w:val="none" w:sz="0" w:space="0" w:color="auto"/>
              </w:divBdr>
            </w:div>
          </w:divsChild>
        </w:div>
        <w:div w:id="1901401470">
          <w:marLeft w:val="0"/>
          <w:marRight w:val="0"/>
          <w:marTop w:val="0"/>
          <w:marBottom w:val="0"/>
          <w:divBdr>
            <w:top w:val="none" w:sz="0" w:space="0" w:color="auto"/>
            <w:left w:val="none" w:sz="0" w:space="0" w:color="auto"/>
            <w:bottom w:val="none" w:sz="0" w:space="0" w:color="auto"/>
            <w:right w:val="none" w:sz="0" w:space="0" w:color="auto"/>
          </w:divBdr>
          <w:divsChild>
            <w:div w:id="740101531">
              <w:marLeft w:val="0"/>
              <w:marRight w:val="0"/>
              <w:marTop w:val="0"/>
              <w:marBottom w:val="0"/>
              <w:divBdr>
                <w:top w:val="none" w:sz="0" w:space="0" w:color="auto"/>
                <w:left w:val="none" w:sz="0" w:space="0" w:color="auto"/>
                <w:bottom w:val="none" w:sz="0" w:space="0" w:color="auto"/>
                <w:right w:val="none" w:sz="0" w:space="0" w:color="auto"/>
              </w:divBdr>
            </w:div>
            <w:div w:id="231820258">
              <w:marLeft w:val="0"/>
              <w:marRight w:val="0"/>
              <w:marTop w:val="0"/>
              <w:marBottom w:val="0"/>
              <w:divBdr>
                <w:top w:val="none" w:sz="0" w:space="0" w:color="auto"/>
                <w:left w:val="none" w:sz="0" w:space="0" w:color="auto"/>
                <w:bottom w:val="none" w:sz="0" w:space="0" w:color="auto"/>
                <w:right w:val="none" w:sz="0" w:space="0" w:color="auto"/>
              </w:divBdr>
            </w:div>
            <w:div w:id="1026952854">
              <w:marLeft w:val="0"/>
              <w:marRight w:val="0"/>
              <w:marTop w:val="0"/>
              <w:marBottom w:val="0"/>
              <w:divBdr>
                <w:top w:val="none" w:sz="0" w:space="0" w:color="auto"/>
                <w:left w:val="none" w:sz="0" w:space="0" w:color="auto"/>
                <w:bottom w:val="none" w:sz="0" w:space="0" w:color="auto"/>
                <w:right w:val="none" w:sz="0" w:space="0" w:color="auto"/>
              </w:divBdr>
            </w:div>
            <w:div w:id="1644772567">
              <w:marLeft w:val="0"/>
              <w:marRight w:val="0"/>
              <w:marTop w:val="0"/>
              <w:marBottom w:val="0"/>
              <w:divBdr>
                <w:top w:val="none" w:sz="0" w:space="0" w:color="auto"/>
                <w:left w:val="none" w:sz="0" w:space="0" w:color="auto"/>
                <w:bottom w:val="none" w:sz="0" w:space="0" w:color="auto"/>
                <w:right w:val="none" w:sz="0" w:space="0" w:color="auto"/>
              </w:divBdr>
            </w:div>
            <w:div w:id="612640204">
              <w:marLeft w:val="0"/>
              <w:marRight w:val="0"/>
              <w:marTop w:val="0"/>
              <w:marBottom w:val="0"/>
              <w:divBdr>
                <w:top w:val="none" w:sz="0" w:space="0" w:color="auto"/>
                <w:left w:val="none" w:sz="0" w:space="0" w:color="auto"/>
                <w:bottom w:val="none" w:sz="0" w:space="0" w:color="auto"/>
                <w:right w:val="none" w:sz="0" w:space="0" w:color="auto"/>
              </w:divBdr>
            </w:div>
            <w:div w:id="504512222">
              <w:marLeft w:val="0"/>
              <w:marRight w:val="0"/>
              <w:marTop w:val="0"/>
              <w:marBottom w:val="0"/>
              <w:divBdr>
                <w:top w:val="none" w:sz="0" w:space="0" w:color="auto"/>
                <w:left w:val="none" w:sz="0" w:space="0" w:color="auto"/>
                <w:bottom w:val="none" w:sz="0" w:space="0" w:color="auto"/>
                <w:right w:val="none" w:sz="0" w:space="0" w:color="auto"/>
              </w:divBdr>
            </w:div>
          </w:divsChild>
        </w:div>
        <w:div w:id="614094325">
          <w:marLeft w:val="0"/>
          <w:marRight w:val="0"/>
          <w:marTop w:val="0"/>
          <w:marBottom w:val="0"/>
          <w:divBdr>
            <w:top w:val="none" w:sz="0" w:space="0" w:color="auto"/>
            <w:left w:val="none" w:sz="0" w:space="0" w:color="auto"/>
            <w:bottom w:val="none" w:sz="0" w:space="0" w:color="auto"/>
            <w:right w:val="none" w:sz="0" w:space="0" w:color="auto"/>
          </w:divBdr>
          <w:divsChild>
            <w:div w:id="284118739">
              <w:marLeft w:val="0"/>
              <w:marRight w:val="0"/>
              <w:marTop w:val="0"/>
              <w:marBottom w:val="0"/>
              <w:divBdr>
                <w:top w:val="none" w:sz="0" w:space="0" w:color="auto"/>
                <w:left w:val="none" w:sz="0" w:space="0" w:color="auto"/>
                <w:bottom w:val="none" w:sz="0" w:space="0" w:color="auto"/>
                <w:right w:val="none" w:sz="0" w:space="0" w:color="auto"/>
              </w:divBdr>
            </w:div>
          </w:divsChild>
        </w:div>
        <w:div w:id="2017951710">
          <w:marLeft w:val="0"/>
          <w:marRight w:val="0"/>
          <w:marTop w:val="0"/>
          <w:marBottom w:val="0"/>
          <w:divBdr>
            <w:top w:val="none" w:sz="0" w:space="0" w:color="auto"/>
            <w:left w:val="none" w:sz="0" w:space="0" w:color="auto"/>
            <w:bottom w:val="none" w:sz="0" w:space="0" w:color="auto"/>
            <w:right w:val="none" w:sz="0" w:space="0" w:color="auto"/>
          </w:divBdr>
          <w:divsChild>
            <w:div w:id="1136338989">
              <w:marLeft w:val="0"/>
              <w:marRight w:val="0"/>
              <w:marTop w:val="0"/>
              <w:marBottom w:val="0"/>
              <w:divBdr>
                <w:top w:val="none" w:sz="0" w:space="0" w:color="auto"/>
                <w:left w:val="none" w:sz="0" w:space="0" w:color="auto"/>
                <w:bottom w:val="none" w:sz="0" w:space="0" w:color="auto"/>
                <w:right w:val="none" w:sz="0" w:space="0" w:color="auto"/>
              </w:divBdr>
            </w:div>
            <w:div w:id="1422137647">
              <w:marLeft w:val="0"/>
              <w:marRight w:val="0"/>
              <w:marTop w:val="0"/>
              <w:marBottom w:val="0"/>
              <w:divBdr>
                <w:top w:val="none" w:sz="0" w:space="0" w:color="auto"/>
                <w:left w:val="none" w:sz="0" w:space="0" w:color="auto"/>
                <w:bottom w:val="none" w:sz="0" w:space="0" w:color="auto"/>
                <w:right w:val="none" w:sz="0" w:space="0" w:color="auto"/>
              </w:divBdr>
            </w:div>
            <w:div w:id="683098513">
              <w:marLeft w:val="0"/>
              <w:marRight w:val="0"/>
              <w:marTop w:val="0"/>
              <w:marBottom w:val="0"/>
              <w:divBdr>
                <w:top w:val="none" w:sz="0" w:space="0" w:color="auto"/>
                <w:left w:val="none" w:sz="0" w:space="0" w:color="auto"/>
                <w:bottom w:val="none" w:sz="0" w:space="0" w:color="auto"/>
                <w:right w:val="none" w:sz="0" w:space="0" w:color="auto"/>
              </w:divBdr>
            </w:div>
            <w:div w:id="1910379304">
              <w:marLeft w:val="0"/>
              <w:marRight w:val="0"/>
              <w:marTop w:val="0"/>
              <w:marBottom w:val="0"/>
              <w:divBdr>
                <w:top w:val="none" w:sz="0" w:space="0" w:color="auto"/>
                <w:left w:val="none" w:sz="0" w:space="0" w:color="auto"/>
                <w:bottom w:val="none" w:sz="0" w:space="0" w:color="auto"/>
                <w:right w:val="none" w:sz="0" w:space="0" w:color="auto"/>
              </w:divBdr>
            </w:div>
            <w:div w:id="880629862">
              <w:marLeft w:val="0"/>
              <w:marRight w:val="0"/>
              <w:marTop w:val="0"/>
              <w:marBottom w:val="0"/>
              <w:divBdr>
                <w:top w:val="none" w:sz="0" w:space="0" w:color="auto"/>
                <w:left w:val="none" w:sz="0" w:space="0" w:color="auto"/>
                <w:bottom w:val="none" w:sz="0" w:space="0" w:color="auto"/>
                <w:right w:val="none" w:sz="0" w:space="0" w:color="auto"/>
              </w:divBdr>
            </w:div>
            <w:div w:id="1815216813">
              <w:marLeft w:val="0"/>
              <w:marRight w:val="0"/>
              <w:marTop w:val="0"/>
              <w:marBottom w:val="0"/>
              <w:divBdr>
                <w:top w:val="none" w:sz="0" w:space="0" w:color="auto"/>
                <w:left w:val="none" w:sz="0" w:space="0" w:color="auto"/>
                <w:bottom w:val="none" w:sz="0" w:space="0" w:color="auto"/>
                <w:right w:val="none" w:sz="0" w:space="0" w:color="auto"/>
              </w:divBdr>
            </w:div>
            <w:div w:id="1906063606">
              <w:marLeft w:val="0"/>
              <w:marRight w:val="0"/>
              <w:marTop w:val="0"/>
              <w:marBottom w:val="0"/>
              <w:divBdr>
                <w:top w:val="none" w:sz="0" w:space="0" w:color="auto"/>
                <w:left w:val="none" w:sz="0" w:space="0" w:color="auto"/>
                <w:bottom w:val="none" w:sz="0" w:space="0" w:color="auto"/>
                <w:right w:val="none" w:sz="0" w:space="0" w:color="auto"/>
              </w:divBdr>
            </w:div>
            <w:div w:id="12716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hyperlink" Target="https://www.who.int/" TargetMode="External"/><Relationship Id="rId107" Type="http://schemas.openxmlformats.org/officeDocument/2006/relationships/image" Target="media/image96.png"/><Relationship Id="rId11" Type="http://schemas.openxmlformats.org/officeDocument/2006/relationships/endnotes" Target="endnotes.xm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diagramData" Target="diagrams/data1.xml"/><Relationship Id="rId5" Type="http://schemas.openxmlformats.org/officeDocument/2006/relationships/customXml" Target="../customXml/item5.xml"/><Relationship Id="rId95" Type="http://schemas.openxmlformats.org/officeDocument/2006/relationships/image" Target="media/image84.png"/><Relationship Id="rId160" Type="http://schemas.openxmlformats.org/officeDocument/2006/relationships/hyperlink" Target="https://www.fao.org/" TargetMode="External"/><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diagramLayout" Target="diagrams/layout1.xm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9.png"/><Relationship Id="rId145" Type="http://schemas.openxmlformats.org/officeDocument/2006/relationships/comments" Target="comments.xml"/><Relationship Id="rId161" Type="http://schemas.openxmlformats.org/officeDocument/2006/relationships/header" Target="header1.xml"/><Relationship Id="rId16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diagramQuickStyle" Target="diagrams/quickStyle1.xml"/><Relationship Id="rId156" Type="http://schemas.openxmlformats.org/officeDocument/2006/relationships/hyperlink" Target="https://www.ica.gov.co/"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microsoft.com/office/2011/relationships/commentsExtended" Target="commentsExtended.xml"/><Relationship Id="rId7" Type="http://schemas.openxmlformats.org/officeDocument/2006/relationships/styles" Target="styl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hyperlink" Target="https://www.invima.gov.co/" TargetMode="Externa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diagramColors" Target="diagrams/colors1.xm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microsoft.com/office/2016/09/relationships/commentsIds" Target="commentsIds.xml"/><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hyperlink" Target="https://www.minsalud.gov.co/" TargetMode="Externa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microsoft.com/office/2007/relationships/diagramDrawing" Target="diagrams/drawing1.xm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footnotes" Target="footnote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jpeg"/><Relationship Id="rId148" Type="http://schemas.microsoft.com/office/2018/08/relationships/commentsExtensible" Target="commentsExtensible.xml"/><Relationship Id="rId164"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hyperlink" Target="https://www.fao.org/fao-who-codexalimentarius/" TargetMode="External"/><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theme" Target="theme/theme1.xml"/><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hyperlink" Target="https://www.ica.gov.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4.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72D4D9-57F8-7846-B135-E7FACE4E0AF1}" type="doc">
      <dgm:prSet loTypeId="urn:microsoft.com/office/officeart/2005/8/layout/orgChart1" loCatId="" qsTypeId="urn:microsoft.com/office/officeart/2005/8/quickstyle/simple1" qsCatId="simple" csTypeId="urn:microsoft.com/office/officeart/2005/8/colors/colorful1" csCatId="colorful" phldr="1"/>
      <dgm:spPr/>
      <dgm:t>
        <a:bodyPr/>
        <a:lstStyle/>
        <a:p>
          <a:endParaRPr lang="es-ES"/>
        </a:p>
      </dgm:t>
    </dgm:pt>
    <dgm:pt modelId="{30AAAD6C-C509-E44B-A455-F890C0F157C9}">
      <dgm:prSet phldrT="[Texto]"/>
      <dgm:spPr/>
      <dgm:t>
        <a:bodyPr/>
        <a:lstStyle/>
        <a:p>
          <a:r>
            <a:rPr lang="es-ES"/>
            <a:t>Buenas Prácticas de Manufactura, Manipulación de Alimentos e Inocuidad en la Industria Cárnica</a:t>
          </a:r>
          <a:endParaRPr lang="es-ES" dirty="0"/>
        </a:p>
      </dgm:t>
    </dgm:pt>
    <dgm:pt modelId="{75363A06-7130-2744-821D-7ED62D9DF0DF}" type="parTrans" cxnId="{3A717599-428C-8D43-9D69-47E7E28F329A}">
      <dgm:prSet/>
      <dgm:spPr/>
      <dgm:t>
        <a:bodyPr/>
        <a:lstStyle/>
        <a:p>
          <a:endParaRPr lang="es-ES"/>
        </a:p>
      </dgm:t>
    </dgm:pt>
    <dgm:pt modelId="{0B5793A9-5D0C-4E44-9A27-8C09CC3E40A5}" type="sibTrans" cxnId="{3A717599-428C-8D43-9D69-47E7E28F329A}">
      <dgm:prSet/>
      <dgm:spPr/>
      <dgm:t>
        <a:bodyPr/>
        <a:lstStyle/>
        <a:p>
          <a:endParaRPr lang="es-ES"/>
        </a:p>
      </dgm:t>
    </dgm:pt>
    <dgm:pt modelId="{84527674-3D90-7A43-AD63-34C7EB15CDFD}">
      <dgm:prSet phldrT="[Texto]"/>
      <dgm:spPr/>
      <dgm:t>
        <a:bodyPr/>
        <a:lstStyle/>
        <a:p>
          <a:pPr>
            <a:buNone/>
          </a:pPr>
          <a:r>
            <a:rPr lang="es-ES" b="1" dirty="0"/>
            <a:t>Legislación sanitaria vigente en la industria cárnica</a:t>
          </a:r>
          <a:endParaRPr lang="es-ES" dirty="0"/>
        </a:p>
      </dgm:t>
    </dgm:pt>
    <dgm:pt modelId="{D58A638E-A3DD-3F40-B561-6B835B9D1A0B}" type="parTrans" cxnId="{E800C138-0176-D843-BE53-C4B20752E42F}">
      <dgm:prSet/>
      <dgm:spPr/>
      <dgm:t>
        <a:bodyPr/>
        <a:lstStyle/>
        <a:p>
          <a:endParaRPr lang="es-ES"/>
        </a:p>
      </dgm:t>
    </dgm:pt>
    <dgm:pt modelId="{4B884DD4-0B78-684A-8939-65BE193E1E5D}" type="sibTrans" cxnId="{E800C138-0176-D843-BE53-C4B20752E42F}">
      <dgm:prSet/>
      <dgm:spPr/>
      <dgm:t>
        <a:bodyPr/>
        <a:lstStyle/>
        <a:p>
          <a:endParaRPr lang="es-ES"/>
        </a:p>
      </dgm:t>
    </dgm:pt>
    <dgm:pt modelId="{3D825B83-E987-6F4B-95E9-AA19FA538548}">
      <dgm:prSet/>
      <dgm:spPr/>
      <dgm:t>
        <a:bodyPr/>
        <a:lstStyle/>
        <a:p>
          <a:pPr>
            <a:buNone/>
          </a:pPr>
          <a:r>
            <a:rPr lang="es-ES" b="1" dirty="0"/>
            <a:t>Condiciones básicas en la fabricación de alimentos cárnicos</a:t>
          </a:r>
          <a:endParaRPr lang="es-ES" dirty="0"/>
        </a:p>
      </dgm:t>
    </dgm:pt>
    <dgm:pt modelId="{7CF91197-E001-CE41-B934-0B71F68480CD}" type="parTrans" cxnId="{EBFDCE78-51C9-1140-B814-D6CBC175C845}">
      <dgm:prSet/>
      <dgm:spPr/>
      <dgm:t>
        <a:bodyPr/>
        <a:lstStyle/>
        <a:p>
          <a:endParaRPr lang="es-ES"/>
        </a:p>
      </dgm:t>
    </dgm:pt>
    <dgm:pt modelId="{C92C340A-87F7-3340-AB93-7B06A748D636}" type="sibTrans" cxnId="{EBFDCE78-51C9-1140-B814-D6CBC175C845}">
      <dgm:prSet/>
      <dgm:spPr/>
      <dgm:t>
        <a:bodyPr/>
        <a:lstStyle/>
        <a:p>
          <a:endParaRPr lang="es-ES"/>
        </a:p>
      </dgm:t>
    </dgm:pt>
    <dgm:pt modelId="{2BB0F387-B2D2-654F-8C13-607B6DDF7DF3}">
      <dgm:prSet/>
      <dgm:spPr/>
      <dgm:t>
        <a:bodyPr/>
        <a:lstStyle/>
        <a:p>
          <a:pPr>
            <a:buNone/>
          </a:pPr>
          <a:r>
            <a:rPr lang="es-ES" b="1" dirty="0"/>
            <a:t>Conservación de la carne y cadena de frío</a:t>
          </a:r>
          <a:endParaRPr lang="es-ES" dirty="0"/>
        </a:p>
      </dgm:t>
    </dgm:pt>
    <dgm:pt modelId="{5107D362-C69D-944E-A760-F3820FFD6FB3}" type="parTrans" cxnId="{6101731B-D2E5-E345-B406-42D9EA595588}">
      <dgm:prSet/>
      <dgm:spPr/>
      <dgm:t>
        <a:bodyPr/>
        <a:lstStyle/>
        <a:p>
          <a:endParaRPr lang="es-ES"/>
        </a:p>
      </dgm:t>
    </dgm:pt>
    <dgm:pt modelId="{36A6407D-956D-2348-9620-5B4A56A0425A}" type="sibTrans" cxnId="{6101731B-D2E5-E345-B406-42D9EA595588}">
      <dgm:prSet/>
      <dgm:spPr/>
      <dgm:t>
        <a:bodyPr/>
        <a:lstStyle/>
        <a:p>
          <a:endParaRPr lang="es-ES"/>
        </a:p>
      </dgm:t>
    </dgm:pt>
    <dgm:pt modelId="{50544927-3E33-0340-B1E8-E990BAFF391D}">
      <dgm:prSet/>
      <dgm:spPr/>
      <dgm:t>
        <a:bodyPr/>
        <a:lstStyle/>
        <a:p>
          <a:pPr>
            <a:buNone/>
          </a:pPr>
          <a:r>
            <a:rPr lang="es-ES" b="1" dirty="0"/>
            <a:t>Prácticas higiénicas y medidas de protección (BPM)</a:t>
          </a:r>
          <a:endParaRPr lang="es-ES" dirty="0"/>
        </a:p>
      </dgm:t>
    </dgm:pt>
    <dgm:pt modelId="{8207F00E-1D70-C24F-A57F-14FD8F788369}" type="parTrans" cxnId="{2215F497-1F8B-E44F-87B2-B56145A3C817}">
      <dgm:prSet/>
      <dgm:spPr/>
      <dgm:t>
        <a:bodyPr/>
        <a:lstStyle/>
        <a:p>
          <a:endParaRPr lang="es-ES"/>
        </a:p>
      </dgm:t>
    </dgm:pt>
    <dgm:pt modelId="{9B179BED-A8A9-EC4A-8B89-A9B892059CA8}" type="sibTrans" cxnId="{2215F497-1F8B-E44F-87B2-B56145A3C817}">
      <dgm:prSet/>
      <dgm:spPr/>
      <dgm:t>
        <a:bodyPr/>
        <a:lstStyle/>
        <a:p>
          <a:endParaRPr lang="es-ES"/>
        </a:p>
      </dgm:t>
    </dgm:pt>
    <dgm:pt modelId="{76136EE7-29DC-7540-90C7-6ACD64F9B907}">
      <dgm:prSet/>
      <dgm:spPr/>
      <dgm:t>
        <a:bodyPr/>
        <a:lstStyle/>
        <a:p>
          <a:pPr>
            <a:buNone/>
          </a:pPr>
          <a:r>
            <a:rPr lang="es-ES" b="1" dirty="0"/>
            <a:t>Limpieza y desinfección en el área de proceso</a:t>
          </a:r>
          <a:endParaRPr lang="es-ES" dirty="0"/>
        </a:p>
      </dgm:t>
    </dgm:pt>
    <dgm:pt modelId="{75DC3C67-FA38-B04B-96C4-98578DBDD7C5}" type="parTrans" cxnId="{6CA97521-4F19-0348-B641-C307363A4D9B}">
      <dgm:prSet/>
      <dgm:spPr/>
      <dgm:t>
        <a:bodyPr/>
        <a:lstStyle/>
        <a:p>
          <a:endParaRPr lang="es-ES"/>
        </a:p>
      </dgm:t>
    </dgm:pt>
    <dgm:pt modelId="{74972850-3B02-6846-A0B7-71475D29A739}" type="sibTrans" cxnId="{6CA97521-4F19-0348-B641-C307363A4D9B}">
      <dgm:prSet/>
      <dgm:spPr/>
      <dgm:t>
        <a:bodyPr/>
        <a:lstStyle/>
        <a:p>
          <a:endParaRPr lang="es-ES"/>
        </a:p>
      </dgm:t>
    </dgm:pt>
    <dgm:pt modelId="{D180646A-2637-9B4A-A51F-EDEA80E1F128}">
      <dgm:prSet/>
      <dgm:spPr/>
      <dgm:t>
        <a:bodyPr/>
        <a:lstStyle/>
        <a:p>
          <a:pPr>
            <a:buNone/>
          </a:pPr>
          <a:r>
            <a:rPr lang="es-ES" b="1" dirty="0"/>
            <a:t>Buenas Prácticas de Manufactura (BPM) en la industria cárnica</a:t>
          </a:r>
          <a:endParaRPr lang="es-ES" dirty="0"/>
        </a:p>
      </dgm:t>
    </dgm:pt>
    <dgm:pt modelId="{11E5CB31-D3D6-3F42-B5E1-BD7082EADF24}" type="parTrans" cxnId="{8DEADC04-718A-5F45-A110-676335240483}">
      <dgm:prSet/>
      <dgm:spPr/>
      <dgm:t>
        <a:bodyPr/>
        <a:lstStyle/>
        <a:p>
          <a:endParaRPr lang="es-ES"/>
        </a:p>
      </dgm:t>
    </dgm:pt>
    <dgm:pt modelId="{F8BFE47E-D192-E142-9346-690D3C6FB9B9}" type="sibTrans" cxnId="{8DEADC04-718A-5F45-A110-676335240483}">
      <dgm:prSet/>
      <dgm:spPr/>
      <dgm:t>
        <a:bodyPr/>
        <a:lstStyle/>
        <a:p>
          <a:endParaRPr lang="es-ES"/>
        </a:p>
      </dgm:t>
    </dgm:pt>
    <dgm:pt modelId="{09A010C8-0863-9545-A144-7A40872A81CF}">
      <dgm:prSet/>
      <dgm:spPr/>
      <dgm:t>
        <a:bodyPr/>
        <a:lstStyle/>
        <a:p>
          <a:pPr>
            <a:buNone/>
          </a:pPr>
          <a:r>
            <a:rPr lang="es-ES" b="1" dirty="0"/>
            <a:t>Requisitos y responsabilidad del manipulador de alimentos</a:t>
          </a:r>
          <a:endParaRPr lang="es-ES" dirty="0"/>
        </a:p>
      </dgm:t>
    </dgm:pt>
    <dgm:pt modelId="{59D778E7-1096-9E4F-95FC-A55160C82204}" type="parTrans" cxnId="{55E9536E-9D6B-9D45-952D-DC6C76C6F9E2}">
      <dgm:prSet/>
      <dgm:spPr/>
      <dgm:t>
        <a:bodyPr/>
        <a:lstStyle/>
        <a:p>
          <a:endParaRPr lang="es-ES"/>
        </a:p>
      </dgm:t>
    </dgm:pt>
    <dgm:pt modelId="{35328B96-B9BA-DE48-BB46-DA385E40B4A2}" type="sibTrans" cxnId="{55E9536E-9D6B-9D45-952D-DC6C76C6F9E2}">
      <dgm:prSet/>
      <dgm:spPr/>
      <dgm:t>
        <a:bodyPr/>
        <a:lstStyle/>
        <a:p>
          <a:endParaRPr lang="es-ES"/>
        </a:p>
      </dgm:t>
    </dgm:pt>
    <dgm:pt modelId="{9374019B-6F4F-AF42-B1E0-38C502FC1805}">
      <dgm:prSet/>
      <dgm:spPr/>
      <dgm:t>
        <a:bodyPr/>
        <a:lstStyle/>
        <a:p>
          <a:pPr>
            <a:buNone/>
          </a:pPr>
          <a:r>
            <a:rPr lang="es-ES" b="1" dirty="0"/>
            <a:t>Control sanitario complementario</a:t>
          </a:r>
          <a:endParaRPr lang="es-ES" dirty="0"/>
        </a:p>
      </dgm:t>
    </dgm:pt>
    <dgm:pt modelId="{C65AA322-BE28-054D-A937-F1F966E46023}" type="parTrans" cxnId="{D6D0201C-FB31-C84A-858C-DB3870012D57}">
      <dgm:prSet/>
      <dgm:spPr/>
      <dgm:t>
        <a:bodyPr/>
        <a:lstStyle/>
        <a:p>
          <a:endParaRPr lang="es-ES"/>
        </a:p>
      </dgm:t>
    </dgm:pt>
    <dgm:pt modelId="{864085DA-4625-0643-9FFF-9E40FB72C627}" type="sibTrans" cxnId="{D6D0201C-FB31-C84A-858C-DB3870012D57}">
      <dgm:prSet/>
      <dgm:spPr/>
      <dgm:t>
        <a:bodyPr/>
        <a:lstStyle/>
        <a:p>
          <a:endParaRPr lang="es-ES"/>
        </a:p>
      </dgm:t>
    </dgm:pt>
    <dgm:pt modelId="{0D0EB2CE-A6CC-DB45-AA74-6EDFEC21DE11}">
      <dgm:prSet phldrT="[Texto]"/>
      <dgm:spPr/>
      <dgm:t>
        <a:bodyPr/>
        <a:lstStyle/>
        <a:p>
          <a:pPr>
            <a:buNone/>
          </a:pPr>
          <a:r>
            <a:rPr lang="es-ES" dirty="0"/>
            <a:t>Decreto 1500 de 2007 y su aplicación</a:t>
          </a:r>
        </a:p>
      </dgm:t>
    </dgm:pt>
    <dgm:pt modelId="{866F6446-147C-D14B-AA30-440021B9EDE4}" type="parTrans" cxnId="{FA5B3D15-B158-C64B-B25B-4BEDD36C68A7}">
      <dgm:prSet/>
      <dgm:spPr/>
      <dgm:t>
        <a:bodyPr/>
        <a:lstStyle/>
        <a:p>
          <a:endParaRPr lang="es-ES"/>
        </a:p>
      </dgm:t>
    </dgm:pt>
    <dgm:pt modelId="{06DB41CF-081C-0A4C-876E-77BEBD535697}" type="sibTrans" cxnId="{FA5B3D15-B158-C64B-B25B-4BEDD36C68A7}">
      <dgm:prSet/>
      <dgm:spPr/>
      <dgm:t>
        <a:bodyPr/>
        <a:lstStyle/>
        <a:p>
          <a:endParaRPr lang="es-ES"/>
        </a:p>
      </dgm:t>
    </dgm:pt>
    <dgm:pt modelId="{58968EC6-D180-844D-AE46-70F8579DD2AD}">
      <dgm:prSet phldrT="[Texto]"/>
      <dgm:spPr/>
      <dgm:t>
        <a:bodyPr/>
        <a:lstStyle/>
        <a:p>
          <a:pPr>
            <a:buNone/>
          </a:pPr>
          <a:r>
            <a:rPr lang="es-ES" dirty="0"/>
            <a:t>Resolución 2674 de 2013 y requisitos sanitarios</a:t>
          </a:r>
        </a:p>
      </dgm:t>
    </dgm:pt>
    <dgm:pt modelId="{B4228E78-CF0D-4C42-840D-9C92287355EF}" type="parTrans" cxnId="{AA268E12-9DFA-DE45-ADBF-BD7249DA3512}">
      <dgm:prSet/>
      <dgm:spPr/>
      <dgm:t>
        <a:bodyPr/>
        <a:lstStyle/>
        <a:p>
          <a:endParaRPr lang="es-ES"/>
        </a:p>
      </dgm:t>
    </dgm:pt>
    <dgm:pt modelId="{76395A8B-02D9-2D44-B676-4D0DA3E8AE99}" type="sibTrans" cxnId="{AA268E12-9DFA-DE45-ADBF-BD7249DA3512}">
      <dgm:prSet/>
      <dgm:spPr/>
      <dgm:t>
        <a:bodyPr/>
        <a:lstStyle/>
        <a:p>
          <a:endParaRPr lang="es-ES"/>
        </a:p>
      </dgm:t>
    </dgm:pt>
    <dgm:pt modelId="{D10015C1-22C3-7A42-A24C-61284FF173CE}">
      <dgm:prSet phldrT="[Texto]"/>
      <dgm:spPr/>
      <dgm:t>
        <a:bodyPr/>
        <a:lstStyle/>
        <a:p>
          <a:pPr>
            <a:buNone/>
          </a:pPr>
          <a:r>
            <a:rPr lang="es-ES" dirty="0"/>
            <a:t>Importancia de la normatividad en la inocuidad de la carne</a:t>
          </a:r>
        </a:p>
      </dgm:t>
    </dgm:pt>
    <dgm:pt modelId="{F5203364-4FEB-FE44-B691-E2D31519A898}" type="parTrans" cxnId="{C89C7BCF-1764-204C-B87E-B4C6D1AF50FE}">
      <dgm:prSet/>
      <dgm:spPr/>
      <dgm:t>
        <a:bodyPr/>
        <a:lstStyle/>
        <a:p>
          <a:endParaRPr lang="es-ES"/>
        </a:p>
      </dgm:t>
    </dgm:pt>
    <dgm:pt modelId="{0B6B8750-CE4B-5145-A83D-F5D9425EE911}" type="sibTrans" cxnId="{C89C7BCF-1764-204C-B87E-B4C6D1AF50FE}">
      <dgm:prSet/>
      <dgm:spPr/>
      <dgm:t>
        <a:bodyPr/>
        <a:lstStyle/>
        <a:p>
          <a:endParaRPr lang="es-ES"/>
        </a:p>
      </dgm:t>
    </dgm:pt>
    <dgm:pt modelId="{EAE4DD74-520A-F340-B05B-1E0C5F445215}">
      <dgm:prSet phldrT="[Texto]"/>
      <dgm:spPr/>
      <dgm:t>
        <a:bodyPr/>
        <a:lstStyle/>
        <a:p>
          <a:pPr>
            <a:buNone/>
          </a:pPr>
          <a:r>
            <a:rPr lang="es-ES" dirty="0"/>
            <a:t>Relación entre normativa, equipos e inocuidad del alimento</a:t>
          </a:r>
        </a:p>
      </dgm:t>
    </dgm:pt>
    <dgm:pt modelId="{979CB8D3-8D60-A648-A2B2-1865DC0C2BFD}" type="parTrans" cxnId="{1F38409F-8155-054C-ADE4-A4B5531400B6}">
      <dgm:prSet/>
      <dgm:spPr/>
      <dgm:t>
        <a:bodyPr/>
        <a:lstStyle/>
        <a:p>
          <a:endParaRPr lang="es-ES"/>
        </a:p>
      </dgm:t>
    </dgm:pt>
    <dgm:pt modelId="{66CE7834-A8B8-CE4E-B0B2-388FFBF8F317}" type="sibTrans" cxnId="{1F38409F-8155-054C-ADE4-A4B5531400B6}">
      <dgm:prSet/>
      <dgm:spPr/>
      <dgm:t>
        <a:bodyPr/>
        <a:lstStyle/>
        <a:p>
          <a:endParaRPr lang="es-ES"/>
        </a:p>
      </dgm:t>
    </dgm:pt>
    <dgm:pt modelId="{92F4B227-4A46-344C-A2F5-D0340B3A4992}">
      <dgm:prSet/>
      <dgm:spPr/>
      <dgm:t>
        <a:bodyPr/>
        <a:lstStyle/>
        <a:p>
          <a:pPr>
            <a:buNone/>
          </a:pPr>
          <a:r>
            <a:rPr lang="es-ES" dirty="0"/>
            <a:t>Infraestructura y condiciones locativas</a:t>
          </a:r>
        </a:p>
      </dgm:t>
    </dgm:pt>
    <dgm:pt modelId="{20B44FA9-4661-364B-A6DC-7401C1250348}" type="parTrans" cxnId="{5B5387BC-3617-D646-8CC2-D80814DA5CC7}">
      <dgm:prSet/>
      <dgm:spPr/>
      <dgm:t>
        <a:bodyPr/>
        <a:lstStyle/>
        <a:p>
          <a:endParaRPr lang="es-ES"/>
        </a:p>
      </dgm:t>
    </dgm:pt>
    <dgm:pt modelId="{393E426E-CE0E-7A4C-834A-FECCEBD4A629}" type="sibTrans" cxnId="{5B5387BC-3617-D646-8CC2-D80814DA5CC7}">
      <dgm:prSet/>
      <dgm:spPr/>
      <dgm:t>
        <a:bodyPr/>
        <a:lstStyle/>
        <a:p>
          <a:endParaRPr lang="es-ES"/>
        </a:p>
      </dgm:t>
    </dgm:pt>
    <dgm:pt modelId="{F29947B9-479A-F341-9EA0-E96652BBA897}">
      <dgm:prSet/>
      <dgm:spPr/>
      <dgm:t>
        <a:bodyPr/>
        <a:lstStyle/>
        <a:p>
          <a:pPr>
            <a:buNone/>
          </a:pPr>
          <a:r>
            <a:rPr lang="es-ES" dirty="0"/>
            <a:t>Equipos y utensilios en el procesamiento de carne</a:t>
          </a:r>
        </a:p>
      </dgm:t>
    </dgm:pt>
    <dgm:pt modelId="{8D7334D8-E1E7-5D4B-9AE1-7DD584EAD6A0}" type="parTrans" cxnId="{A64ADEDA-06AC-0A42-ABAE-97F43B22209C}">
      <dgm:prSet/>
      <dgm:spPr/>
      <dgm:t>
        <a:bodyPr/>
        <a:lstStyle/>
        <a:p>
          <a:endParaRPr lang="es-ES"/>
        </a:p>
      </dgm:t>
    </dgm:pt>
    <dgm:pt modelId="{0CAE39A0-9234-B842-AFBB-689014C42246}" type="sibTrans" cxnId="{A64ADEDA-06AC-0A42-ABAE-97F43B22209C}">
      <dgm:prSet/>
      <dgm:spPr/>
      <dgm:t>
        <a:bodyPr/>
        <a:lstStyle/>
        <a:p>
          <a:endParaRPr lang="es-ES"/>
        </a:p>
      </dgm:t>
    </dgm:pt>
    <dgm:pt modelId="{EC16AF45-28EF-4E4B-A092-93E3402F1088}">
      <dgm:prSet/>
      <dgm:spPr/>
      <dgm:t>
        <a:bodyPr/>
        <a:lstStyle/>
        <a:p>
          <a:pPr>
            <a:buNone/>
          </a:pPr>
          <a:r>
            <a:rPr lang="es-ES" dirty="0"/>
            <a:t>Materiales aptos para contacto con alimentos</a:t>
          </a:r>
        </a:p>
      </dgm:t>
    </dgm:pt>
    <dgm:pt modelId="{55E7821E-9531-AF4C-B69F-9750524E0046}" type="parTrans" cxnId="{49C2E7DB-5B71-914C-BA36-BF5643068909}">
      <dgm:prSet/>
      <dgm:spPr/>
      <dgm:t>
        <a:bodyPr/>
        <a:lstStyle/>
        <a:p>
          <a:endParaRPr lang="es-ES"/>
        </a:p>
      </dgm:t>
    </dgm:pt>
    <dgm:pt modelId="{F4A8E71D-EC88-C541-BF0C-4566DC125384}" type="sibTrans" cxnId="{49C2E7DB-5B71-914C-BA36-BF5643068909}">
      <dgm:prSet/>
      <dgm:spPr/>
      <dgm:t>
        <a:bodyPr/>
        <a:lstStyle/>
        <a:p>
          <a:endParaRPr lang="es-ES"/>
        </a:p>
      </dgm:t>
    </dgm:pt>
    <dgm:pt modelId="{F47BA392-1571-E443-8F53-41B32210D6B6}">
      <dgm:prSet/>
      <dgm:spPr/>
      <dgm:t>
        <a:bodyPr/>
        <a:lstStyle/>
        <a:p>
          <a:pPr>
            <a:buNone/>
          </a:pPr>
          <a:r>
            <a:rPr lang="es-ES" dirty="0"/>
            <a:t>Relación entre desmontaje de equipos y control de contaminación</a:t>
          </a:r>
        </a:p>
      </dgm:t>
    </dgm:pt>
    <dgm:pt modelId="{BC239113-C83C-834A-BF6B-0CD7AEEA36FB}" type="parTrans" cxnId="{3C2D03A4-524E-7945-B04A-D85001726E21}">
      <dgm:prSet/>
      <dgm:spPr/>
      <dgm:t>
        <a:bodyPr/>
        <a:lstStyle/>
        <a:p>
          <a:endParaRPr lang="es-ES"/>
        </a:p>
      </dgm:t>
    </dgm:pt>
    <dgm:pt modelId="{B7C02C08-BDD2-6E4E-8202-650BE776FF8C}" type="sibTrans" cxnId="{3C2D03A4-524E-7945-B04A-D85001726E21}">
      <dgm:prSet/>
      <dgm:spPr/>
      <dgm:t>
        <a:bodyPr/>
        <a:lstStyle/>
        <a:p>
          <a:endParaRPr lang="es-ES"/>
        </a:p>
      </dgm:t>
    </dgm:pt>
    <dgm:pt modelId="{AA3B7D88-5FF8-E74A-AD5A-AD9022D1067A}">
      <dgm:prSet/>
      <dgm:spPr/>
      <dgm:t>
        <a:bodyPr/>
        <a:lstStyle/>
        <a:p>
          <a:pPr>
            <a:buNone/>
          </a:pPr>
          <a:r>
            <a:rPr lang="es-ES" dirty="0"/>
            <a:t>Condiciones operativas en la fabricación de alimentos cárnicos</a:t>
          </a:r>
        </a:p>
      </dgm:t>
    </dgm:pt>
    <dgm:pt modelId="{C27B01B2-045A-7F40-A772-0B6F551B4018}" type="parTrans" cxnId="{50854ADD-9AAC-6D4B-98CE-E2C86560BDD2}">
      <dgm:prSet/>
      <dgm:spPr/>
      <dgm:t>
        <a:bodyPr/>
        <a:lstStyle/>
        <a:p>
          <a:endParaRPr lang="es-ES"/>
        </a:p>
      </dgm:t>
    </dgm:pt>
    <dgm:pt modelId="{7DC23775-C35F-3C46-AAB8-23F9CA19D6D5}" type="sibTrans" cxnId="{50854ADD-9AAC-6D4B-98CE-E2C86560BDD2}">
      <dgm:prSet/>
      <dgm:spPr/>
      <dgm:t>
        <a:bodyPr/>
        <a:lstStyle/>
        <a:p>
          <a:endParaRPr lang="es-ES"/>
        </a:p>
      </dgm:t>
    </dgm:pt>
    <dgm:pt modelId="{93E0B8A0-2863-9940-B99E-533875495479}">
      <dgm:prSet/>
      <dgm:spPr/>
      <dgm:t>
        <a:bodyPr/>
        <a:lstStyle/>
        <a:p>
          <a:pPr>
            <a:buNone/>
          </a:pPr>
          <a:r>
            <a:rPr lang="es-ES" b="1" dirty="0"/>
            <a:t>Cambios en la carne y factores de alteración</a:t>
          </a:r>
          <a:endParaRPr lang="es-ES" dirty="0"/>
        </a:p>
      </dgm:t>
    </dgm:pt>
    <dgm:pt modelId="{4F8278AB-B359-5044-BE38-69F342E4765B}" type="parTrans" cxnId="{8F54658E-DC70-094A-B789-29436CD2362F}">
      <dgm:prSet/>
      <dgm:spPr/>
      <dgm:t>
        <a:bodyPr/>
        <a:lstStyle/>
        <a:p>
          <a:endParaRPr lang="es-ES"/>
        </a:p>
      </dgm:t>
    </dgm:pt>
    <dgm:pt modelId="{F7CE5636-2DAA-BA4C-9AAE-8EC6C9C543D2}" type="sibTrans" cxnId="{8F54658E-DC70-094A-B789-29436CD2362F}">
      <dgm:prSet/>
      <dgm:spPr/>
      <dgm:t>
        <a:bodyPr/>
        <a:lstStyle/>
        <a:p>
          <a:endParaRPr lang="es-ES"/>
        </a:p>
      </dgm:t>
    </dgm:pt>
    <dgm:pt modelId="{EC23E670-F304-3B47-9C10-7D1AA8A8F69C}">
      <dgm:prSet/>
      <dgm:spPr/>
      <dgm:t>
        <a:bodyPr/>
        <a:lstStyle/>
        <a:p>
          <a:pPr>
            <a:buNone/>
          </a:pPr>
          <a:r>
            <a:rPr lang="es-ES" dirty="0"/>
            <a:t>Cambios físicos, químicos y biológicos en los alimentos</a:t>
          </a:r>
        </a:p>
      </dgm:t>
    </dgm:pt>
    <dgm:pt modelId="{54723A43-919E-A945-AF0D-E87EF617642A}" type="parTrans" cxnId="{A154269B-AFCC-1643-A24B-E30DF9EE7788}">
      <dgm:prSet/>
      <dgm:spPr/>
      <dgm:t>
        <a:bodyPr/>
        <a:lstStyle/>
        <a:p>
          <a:endParaRPr lang="es-ES"/>
        </a:p>
      </dgm:t>
    </dgm:pt>
    <dgm:pt modelId="{61D2981D-99EC-D64B-BED7-6A5F07045479}" type="sibTrans" cxnId="{A154269B-AFCC-1643-A24B-E30DF9EE7788}">
      <dgm:prSet/>
      <dgm:spPr/>
      <dgm:t>
        <a:bodyPr/>
        <a:lstStyle/>
        <a:p>
          <a:endParaRPr lang="es-ES"/>
        </a:p>
      </dgm:t>
    </dgm:pt>
    <dgm:pt modelId="{36FC80F3-D0D9-7842-95E6-CC2EA804677B}">
      <dgm:prSet/>
      <dgm:spPr/>
      <dgm:t>
        <a:bodyPr/>
        <a:lstStyle/>
        <a:p>
          <a:pPr>
            <a:buNone/>
          </a:pPr>
          <a:r>
            <a:rPr lang="es-ES" dirty="0"/>
            <a:t>Agentes que alteran la carne</a:t>
          </a:r>
        </a:p>
      </dgm:t>
    </dgm:pt>
    <dgm:pt modelId="{6F34F366-96A0-9741-9836-5D5FCD6CAC3E}" type="parTrans" cxnId="{B0933446-8406-D143-8809-319E1C3AC005}">
      <dgm:prSet/>
      <dgm:spPr/>
      <dgm:t>
        <a:bodyPr/>
        <a:lstStyle/>
        <a:p>
          <a:endParaRPr lang="es-ES"/>
        </a:p>
      </dgm:t>
    </dgm:pt>
    <dgm:pt modelId="{A831593E-BFBE-764A-98D8-263AEA3F8188}" type="sibTrans" cxnId="{B0933446-8406-D143-8809-319E1C3AC005}">
      <dgm:prSet/>
      <dgm:spPr/>
      <dgm:t>
        <a:bodyPr/>
        <a:lstStyle/>
        <a:p>
          <a:endParaRPr lang="es-ES"/>
        </a:p>
      </dgm:t>
    </dgm:pt>
    <dgm:pt modelId="{09701C80-E262-1644-BDDF-665DB1C99130}">
      <dgm:prSet/>
      <dgm:spPr/>
      <dgm:t>
        <a:bodyPr/>
        <a:lstStyle/>
        <a:p>
          <a:pPr>
            <a:buNone/>
          </a:pPr>
          <a:r>
            <a:rPr lang="es-ES" dirty="0"/>
            <a:t>Relación entre el pH y el deterioro de la carne</a:t>
          </a:r>
        </a:p>
      </dgm:t>
    </dgm:pt>
    <dgm:pt modelId="{BFC82A8B-F144-4046-AC66-2FB69BB77FBA}" type="parTrans" cxnId="{48A5EBF8-1B0E-854B-A404-72C08AC3D1EA}">
      <dgm:prSet/>
      <dgm:spPr/>
      <dgm:t>
        <a:bodyPr/>
        <a:lstStyle/>
        <a:p>
          <a:endParaRPr lang="es-ES"/>
        </a:p>
      </dgm:t>
    </dgm:pt>
    <dgm:pt modelId="{0A45AA16-D733-F24B-9A78-DA1440ECD5E2}" type="sibTrans" cxnId="{48A5EBF8-1B0E-854B-A404-72C08AC3D1EA}">
      <dgm:prSet/>
      <dgm:spPr/>
      <dgm:t>
        <a:bodyPr/>
        <a:lstStyle/>
        <a:p>
          <a:endParaRPr lang="es-ES"/>
        </a:p>
      </dgm:t>
    </dgm:pt>
    <dgm:pt modelId="{444CED87-E41D-8841-AB0F-4DDF8C997AE4}">
      <dgm:prSet/>
      <dgm:spPr/>
      <dgm:t>
        <a:bodyPr/>
        <a:lstStyle/>
        <a:p>
          <a:pPr>
            <a:buNone/>
          </a:pPr>
          <a:r>
            <a:rPr lang="es-ES" dirty="0"/>
            <a:t>Crecimiento bacteriano y condiciones que lo favorecen</a:t>
          </a:r>
        </a:p>
      </dgm:t>
    </dgm:pt>
    <dgm:pt modelId="{81A6F54F-A18B-314A-A091-CF54C0A2159E}" type="parTrans" cxnId="{8FA3BB5F-2278-E242-B2C0-855C7303D110}">
      <dgm:prSet/>
      <dgm:spPr/>
      <dgm:t>
        <a:bodyPr/>
        <a:lstStyle/>
        <a:p>
          <a:endParaRPr lang="es-ES"/>
        </a:p>
      </dgm:t>
    </dgm:pt>
    <dgm:pt modelId="{F88B614C-2A92-F84A-807E-06ADFF5D784C}" type="sibTrans" cxnId="{8FA3BB5F-2278-E242-B2C0-855C7303D110}">
      <dgm:prSet/>
      <dgm:spPr/>
      <dgm:t>
        <a:bodyPr/>
        <a:lstStyle/>
        <a:p>
          <a:endParaRPr lang="es-ES"/>
        </a:p>
      </dgm:t>
    </dgm:pt>
    <dgm:pt modelId="{370EF572-3699-8A42-8BDA-9BCB2B303152}">
      <dgm:prSet/>
      <dgm:spPr/>
      <dgm:t>
        <a:bodyPr/>
        <a:lstStyle/>
        <a:p>
          <a:pPr>
            <a:buNone/>
          </a:pPr>
          <a:r>
            <a:rPr lang="es-ES" dirty="0"/>
            <a:t>Importancia de la cadena de frío</a:t>
          </a:r>
        </a:p>
      </dgm:t>
    </dgm:pt>
    <dgm:pt modelId="{F41424FA-3651-044B-9A9D-313F9A9807F1}" type="parTrans" cxnId="{A2DB6056-72EA-8E46-93EE-114001F6E8C8}">
      <dgm:prSet/>
      <dgm:spPr/>
      <dgm:t>
        <a:bodyPr/>
        <a:lstStyle/>
        <a:p>
          <a:endParaRPr lang="es-ES"/>
        </a:p>
      </dgm:t>
    </dgm:pt>
    <dgm:pt modelId="{60EA9C3E-6763-1343-85AC-2832DC33B938}" type="sibTrans" cxnId="{A2DB6056-72EA-8E46-93EE-114001F6E8C8}">
      <dgm:prSet/>
      <dgm:spPr/>
      <dgm:t>
        <a:bodyPr/>
        <a:lstStyle/>
        <a:p>
          <a:endParaRPr lang="es-ES"/>
        </a:p>
      </dgm:t>
    </dgm:pt>
    <dgm:pt modelId="{EC8A6635-8743-4E4E-B70E-1E88B6FA6F93}">
      <dgm:prSet/>
      <dgm:spPr/>
      <dgm:t>
        <a:bodyPr/>
        <a:lstStyle/>
        <a:p>
          <a:pPr>
            <a:buNone/>
          </a:pPr>
          <a:r>
            <a:rPr lang="es-ES" dirty="0"/>
            <a:t>Temperaturas de conservación de la carne</a:t>
          </a:r>
        </a:p>
      </dgm:t>
    </dgm:pt>
    <dgm:pt modelId="{2A677BC9-E3F5-C142-99E2-49981D9C6BFA}" type="parTrans" cxnId="{DE370F3C-0C25-734D-932B-33A39B19D8DB}">
      <dgm:prSet/>
      <dgm:spPr/>
      <dgm:t>
        <a:bodyPr/>
        <a:lstStyle/>
        <a:p>
          <a:endParaRPr lang="es-ES"/>
        </a:p>
      </dgm:t>
    </dgm:pt>
    <dgm:pt modelId="{24FDAD59-D5A3-A440-8837-44CAB1D02A4E}" type="sibTrans" cxnId="{DE370F3C-0C25-734D-932B-33A39B19D8DB}">
      <dgm:prSet/>
      <dgm:spPr/>
      <dgm:t>
        <a:bodyPr/>
        <a:lstStyle/>
        <a:p>
          <a:endParaRPr lang="es-ES"/>
        </a:p>
      </dgm:t>
    </dgm:pt>
    <dgm:pt modelId="{31B9A24E-0141-4048-8BDD-9673447AF270}">
      <dgm:prSet/>
      <dgm:spPr/>
      <dgm:t>
        <a:bodyPr/>
        <a:lstStyle/>
        <a:p>
          <a:pPr>
            <a:buNone/>
          </a:pPr>
          <a:r>
            <a:rPr lang="es-ES" dirty="0"/>
            <a:t>Efecto de la temperatura en el crecimiento microbiano</a:t>
          </a:r>
        </a:p>
      </dgm:t>
    </dgm:pt>
    <dgm:pt modelId="{0729E36A-296C-084A-8E8F-8C29867F6205}" type="parTrans" cxnId="{08E8CD24-F106-604D-BFCC-C630408BB62C}">
      <dgm:prSet/>
      <dgm:spPr/>
      <dgm:t>
        <a:bodyPr/>
        <a:lstStyle/>
        <a:p>
          <a:endParaRPr lang="es-ES"/>
        </a:p>
      </dgm:t>
    </dgm:pt>
    <dgm:pt modelId="{39F9E4CF-7653-5E43-A64F-F4BFAA783494}" type="sibTrans" cxnId="{08E8CD24-F106-604D-BFCC-C630408BB62C}">
      <dgm:prSet/>
      <dgm:spPr/>
      <dgm:t>
        <a:bodyPr/>
        <a:lstStyle/>
        <a:p>
          <a:endParaRPr lang="es-ES"/>
        </a:p>
      </dgm:t>
    </dgm:pt>
    <dgm:pt modelId="{A371EBBE-B02F-D045-9C19-4AAF38D7CE3F}">
      <dgm:prSet/>
      <dgm:spPr/>
      <dgm:t>
        <a:bodyPr/>
        <a:lstStyle/>
        <a:p>
          <a:pPr>
            <a:buNone/>
          </a:pPr>
          <a:r>
            <a:rPr lang="es-ES" dirty="0"/>
            <a:t>Manejo adecuado del almacenamiento y transporte</a:t>
          </a:r>
        </a:p>
      </dgm:t>
    </dgm:pt>
    <dgm:pt modelId="{58B86239-44AB-B24F-A9BB-C8736E15D53F}" type="parTrans" cxnId="{2439B7FD-B58C-EC46-B602-BE12E1A7EE97}">
      <dgm:prSet/>
      <dgm:spPr/>
      <dgm:t>
        <a:bodyPr/>
        <a:lstStyle/>
        <a:p>
          <a:endParaRPr lang="es-ES"/>
        </a:p>
      </dgm:t>
    </dgm:pt>
    <dgm:pt modelId="{8690CFCD-5B72-7C40-A9C5-663AF9EFE276}" type="sibTrans" cxnId="{2439B7FD-B58C-EC46-B602-BE12E1A7EE97}">
      <dgm:prSet/>
      <dgm:spPr/>
      <dgm:t>
        <a:bodyPr/>
        <a:lstStyle/>
        <a:p>
          <a:endParaRPr lang="es-ES"/>
        </a:p>
      </dgm:t>
    </dgm:pt>
    <dgm:pt modelId="{5567CF27-834E-CA4C-89C9-EEB0BBCC3B11}">
      <dgm:prSet/>
      <dgm:spPr/>
      <dgm:t>
        <a:bodyPr/>
        <a:lstStyle/>
        <a:p>
          <a:pPr>
            <a:buNone/>
          </a:pPr>
          <a:r>
            <a:rPr lang="es-ES" dirty="0"/>
            <a:t>Higiene personal del manipulador de alimentos</a:t>
          </a:r>
        </a:p>
      </dgm:t>
    </dgm:pt>
    <dgm:pt modelId="{BAF1AB82-8C6A-7E4B-B242-BD2C00ADFF7F}" type="parTrans" cxnId="{43803733-51E2-334B-8BB3-7439EE57BC45}">
      <dgm:prSet/>
      <dgm:spPr/>
      <dgm:t>
        <a:bodyPr/>
        <a:lstStyle/>
        <a:p>
          <a:endParaRPr lang="es-ES"/>
        </a:p>
      </dgm:t>
    </dgm:pt>
    <dgm:pt modelId="{88CD04D9-71A0-5440-8665-DF9D7093E6D4}" type="sibTrans" cxnId="{43803733-51E2-334B-8BB3-7439EE57BC45}">
      <dgm:prSet/>
      <dgm:spPr/>
      <dgm:t>
        <a:bodyPr/>
        <a:lstStyle/>
        <a:p>
          <a:endParaRPr lang="es-ES"/>
        </a:p>
      </dgm:t>
    </dgm:pt>
    <dgm:pt modelId="{29351F99-4A3A-CD4B-A693-60CF89B9AD71}">
      <dgm:prSet/>
      <dgm:spPr/>
      <dgm:t>
        <a:bodyPr/>
        <a:lstStyle/>
        <a:p>
          <a:pPr>
            <a:buNone/>
          </a:pPr>
          <a:r>
            <a:rPr lang="es-ES" dirty="0"/>
            <a:t>Uso de elementos de protección personal (EPP)</a:t>
          </a:r>
        </a:p>
      </dgm:t>
    </dgm:pt>
    <dgm:pt modelId="{E8351E5C-E91B-994D-A6DB-EB630A70570D}" type="parTrans" cxnId="{C483563D-B6A5-8743-8A85-CB45DE1860D4}">
      <dgm:prSet/>
      <dgm:spPr/>
      <dgm:t>
        <a:bodyPr/>
        <a:lstStyle/>
        <a:p>
          <a:endParaRPr lang="es-ES"/>
        </a:p>
      </dgm:t>
    </dgm:pt>
    <dgm:pt modelId="{C040C6CC-6EE2-FD4F-9CEC-B8E73709F8D9}" type="sibTrans" cxnId="{C483563D-B6A5-8743-8A85-CB45DE1860D4}">
      <dgm:prSet/>
      <dgm:spPr/>
      <dgm:t>
        <a:bodyPr/>
        <a:lstStyle/>
        <a:p>
          <a:endParaRPr lang="es-ES"/>
        </a:p>
      </dgm:t>
    </dgm:pt>
    <dgm:pt modelId="{00FA090C-3FED-344A-94B3-7326D77DFCC8}">
      <dgm:prSet/>
      <dgm:spPr/>
      <dgm:t>
        <a:bodyPr/>
        <a:lstStyle/>
        <a:p>
          <a:pPr>
            <a:buNone/>
          </a:pPr>
          <a:r>
            <a:rPr lang="es-ES" dirty="0"/>
            <a:t>Prevención de la contaminación cruzada</a:t>
          </a:r>
          <a:br>
            <a:rPr lang="es-ES" dirty="0"/>
          </a:br>
          <a:r>
            <a:rPr lang="es-ES" dirty="0"/>
            <a:t>Normas de comportamiento en áreas de proceso</a:t>
          </a:r>
        </a:p>
      </dgm:t>
    </dgm:pt>
    <dgm:pt modelId="{25224950-7599-5D4A-9A31-0E8256D7E1A8}" type="parTrans" cxnId="{6B4A3A60-5F51-1946-9A5C-577B7781E512}">
      <dgm:prSet/>
      <dgm:spPr/>
      <dgm:t>
        <a:bodyPr/>
        <a:lstStyle/>
        <a:p>
          <a:endParaRPr lang="es-ES"/>
        </a:p>
      </dgm:t>
    </dgm:pt>
    <dgm:pt modelId="{6E6C82F7-54CF-0B43-86B8-F528E00B5297}" type="sibTrans" cxnId="{6B4A3A60-5F51-1946-9A5C-577B7781E512}">
      <dgm:prSet/>
      <dgm:spPr/>
      <dgm:t>
        <a:bodyPr/>
        <a:lstStyle/>
        <a:p>
          <a:endParaRPr lang="es-ES"/>
        </a:p>
      </dgm:t>
    </dgm:pt>
    <dgm:pt modelId="{B1048D1F-ACBD-904F-A673-50A1064E140A}">
      <dgm:prSet/>
      <dgm:spPr/>
      <dgm:t>
        <a:bodyPr/>
        <a:lstStyle/>
        <a:p>
          <a:pPr>
            <a:buNone/>
          </a:pPr>
          <a:r>
            <a:rPr lang="es-ES" dirty="0"/>
            <a:t>Conceptos de limpieza y desinfección</a:t>
          </a:r>
        </a:p>
      </dgm:t>
    </dgm:pt>
    <dgm:pt modelId="{435B4259-3C4A-FF45-971B-074692F41AD5}" type="parTrans" cxnId="{CC5DA199-358F-9041-976B-C061EE37D5EC}">
      <dgm:prSet/>
      <dgm:spPr/>
      <dgm:t>
        <a:bodyPr/>
        <a:lstStyle/>
        <a:p>
          <a:endParaRPr lang="es-ES"/>
        </a:p>
      </dgm:t>
    </dgm:pt>
    <dgm:pt modelId="{BC40A63F-10DE-9F4B-B4B3-C42A3A8E46D5}" type="sibTrans" cxnId="{CC5DA199-358F-9041-976B-C061EE37D5EC}">
      <dgm:prSet/>
      <dgm:spPr/>
      <dgm:t>
        <a:bodyPr/>
        <a:lstStyle/>
        <a:p>
          <a:endParaRPr lang="es-ES"/>
        </a:p>
      </dgm:t>
    </dgm:pt>
    <dgm:pt modelId="{ACB4E09D-C9A3-484C-80B9-D3F49126ED4E}">
      <dgm:prSet/>
      <dgm:spPr/>
      <dgm:t>
        <a:bodyPr/>
        <a:lstStyle/>
        <a:p>
          <a:pPr>
            <a:buNone/>
          </a:pPr>
          <a:r>
            <a:rPr lang="es-ES" dirty="0"/>
            <a:t>Métodos y productos utilizados</a:t>
          </a:r>
        </a:p>
      </dgm:t>
    </dgm:pt>
    <dgm:pt modelId="{130CC886-8D9B-5645-89FB-B30976D69FB1}" type="parTrans" cxnId="{126926FA-BB25-434E-A38F-37BFE5D0BAC3}">
      <dgm:prSet/>
      <dgm:spPr/>
      <dgm:t>
        <a:bodyPr/>
        <a:lstStyle/>
        <a:p>
          <a:endParaRPr lang="es-ES"/>
        </a:p>
      </dgm:t>
    </dgm:pt>
    <dgm:pt modelId="{6C10BF52-A86C-C042-ADCD-081181EA3084}" type="sibTrans" cxnId="{126926FA-BB25-434E-A38F-37BFE5D0BAC3}">
      <dgm:prSet/>
      <dgm:spPr/>
      <dgm:t>
        <a:bodyPr/>
        <a:lstStyle/>
        <a:p>
          <a:endParaRPr lang="es-ES"/>
        </a:p>
      </dgm:t>
    </dgm:pt>
    <dgm:pt modelId="{D332F46C-8CB4-E349-84D8-F24D0798BB0E}">
      <dgm:prSet/>
      <dgm:spPr/>
      <dgm:t>
        <a:bodyPr/>
        <a:lstStyle/>
        <a:p>
          <a:pPr>
            <a:buNone/>
          </a:pPr>
          <a:r>
            <a:rPr lang="es-ES" dirty="0"/>
            <a:t>Procedimientos y frecuencias de limpieza</a:t>
          </a:r>
        </a:p>
      </dgm:t>
    </dgm:pt>
    <dgm:pt modelId="{EDFE2601-1316-6C46-9611-3A2EF8BEB08C}" type="parTrans" cxnId="{C391412E-5418-E841-92DC-E4C7BFCBB048}">
      <dgm:prSet/>
      <dgm:spPr/>
      <dgm:t>
        <a:bodyPr/>
        <a:lstStyle/>
        <a:p>
          <a:endParaRPr lang="es-ES"/>
        </a:p>
      </dgm:t>
    </dgm:pt>
    <dgm:pt modelId="{796AFE12-3F41-E847-ADA1-9EF43F06494D}" type="sibTrans" cxnId="{C391412E-5418-E841-92DC-E4C7BFCBB048}">
      <dgm:prSet/>
      <dgm:spPr/>
      <dgm:t>
        <a:bodyPr/>
        <a:lstStyle/>
        <a:p>
          <a:endParaRPr lang="es-ES"/>
        </a:p>
      </dgm:t>
    </dgm:pt>
    <dgm:pt modelId="{E8568720-997E-1644-954C-32617E8000D3}">
      <dgm:prSet/>
      <dgm:spPr/>
      <dgm:t>
        <a:bodyPr/>
        <a:lstStyle/>
        <a:p>
          <a:pPr>
            <a:buNone/>
          </a:pPr>
          <a:r>
            <a:rPr lang="es-ES" dirty="0"/>
            <a:t>Programas de limpieza y desinfección según BPM</a:t>
          </a:r>
        </a:p>
      </dgm:t>
    </dgm:pt>
    <dgm:pt modelId="{2BF9CA74-8F7C-064E-8C21-C4E3E908007E}" type="parTrans" cxnId="{93AA69F6-3DB2-424F-BE81-3935FBAFEA0B}">
      <dgm:prSet/>
      <dgm:spPr/>
      <dgm:t>
        <a:bodyPr/>
        <a:lstStyle/>
        <a:p>
          <a:endParaRPr lang="es-ES"/>
        </a:p>
      </dgm:t>
    </dgm:pt>
    <dgm:pt modelId="{2DFD9EBB-6FBD-6643-A07B-AF37FE143A6E}" type="sibTrans" cxnId="{93AA69F6-3DB2-424F-BE81-3935FBAFEA0B}">
      <dgm:prSet/>
      <dgm:spPr/>
      <dgm:t>
        <a:bodyPr/>
        <a:lstStyle/>
        <a:p>
          <a:endParaRPr lang="es-ES"/>
        </a:p>
      </dgm:t>
    </dgm:pt>
    <dgm:pt modelId="{C579C735-1BD2-4947-812B-8DB42E511B56}">
      <dgm:prSet/>
      <dgm:spPr/>
      <dgm:t>
        <a:bodyPr/>
        <a:lstStyle/>
        <a:p>
          <a:pPr>
            <a:buNone/>
          </a:pPr>
          <a:r>
            <a:rPr lang="es-ES" dirty="0"/>
            <a:t>Concepto e importancia de las BPM</a:t>
          </a:r>
        </a:p>
      </dgm:t>
    </dgm:pt>
    <dgm:pt modelId="{150F17FE-E38E-5247-B9C3-084F169E4360}" type="parTrans" cxnId="{2E2121E5-EB1E-4944-9E73-43A945F53CA9}">
      <dgm:prSet/>
      <dgm:spPr/>
      <dgm:t>
        <a:bodyPr/>
        <a:lstStyle/>
        <a:p>
          <a:endParaRPr lang="es-ES"/>
        </a:p>
      </dgm:t>
    </dgm:pt>
    <dgm:pt modelId="{F349EC54-F5AA-FB41-AA11-E6B71A78D412}" type="sibTrans" cxnId="{2E2121E5-EB1E-4944-9E73-43A945F53CA9}">
      <dgm:prSet/>
      <dgm:spPr/>
      <dgm:t>
        <a:bodyPr/>
        <a:lstStyle/>
        <a:p>
          <a:endParaRPr lang="es-ES"/>
        </a:p>
      </dgm:t>
    </dgm:pt>
    <dgm:pt modelId="{63EC3AB4-E085-594C-BD30-2D3B73F8A533}">
      <dgm:prSet/>
      <dgm:spPr/>
      <dgm:t>
        <a:bodyPr/>
        <a:lstStyle/>
        <a:p>
          <a:pPr>
            <a:buNone/>
          </a:pPr>
          <a:r>
            <a:rPr lang="es-ES" dirty="0"/>
            <a:t>Principios y fundamentos de las BPM</a:t>
          </a:r>
        </a:p>
      </dgm:t>
    </dgm:pt>
    <dgm:pt modelId="{F0BB0BB4-A04F-E043-8B07-7B017F0FE8FA}" type="parTrans" cxnId="{AE296CA3-C255-EF45-920B-78A82DAE2B36}">
      <dgm:prSet/>
      <dgm:spPr/>
      <dgm:t>
        <a:bodyPr/>
        <a:lstStyle/>
        <a:p>
          <a:endParaRPr lang="es-ES"/>
        </a:p>
      </dgm:t>
    </dgm:pt>
    <dgm:pt modelId="{BFE0DB03-3698-394A-9EC7-F60EE858A704}" type="sibTrans" cxnId="{AE296CA3-C255-EF45-920B-78A82DAE2B36}">
      <dgm:prSet/>
      <dgm:spPr/>
      <dgm:t>
        <a:bodyPr/>
        <a:lstStyle/>
        <a:p>
          <a:endParaRPr lang="es-ES"/>
        </a:p>
      </dgm:t>
    </dgm:pt>
    <dgm:pt modelId="{F104D279-7A94-F44C-8F4A-B1FB084B111D}">
      <dgm:prSet/>
      <dgm:spPr/>
      <dgm:t>
        <a:bodyPr/>
        <a:lstStyle/>
        <a:p>
          <a:pPr>
            <a:buNone/>
          </a:pPr>
          <a:r>
            <a:rPr lang="es-ES" dirty="0"/>
            <a:t>Relación de las BPM con la normativa sanitaria vigente</a:t>
          </a:r>
        </a:p>
      </dgm:t>
    </dgm:pt>
    <dgm:pt modelId="{3E8E0CBA-3CE8-CF4C-8902-F7FB48E50C74}" type="parTrans" cxnId="{089404B2-B61A-5840-99E0-FAFB4FBAFF4D}">
      <dgm:prSet/>
      <dgm:spPr/>
      <dgm:t>
        <a:bodyPr/>
        <a:lstStyle/>
        <a:p>
          <a:endParaRPr lang="es-ES"/>
        </a:p>
      </dgm:t>
    </dgm:pt>
    <dgm:pt modelId="{BAA235D7-F764-044F-8F6C-BF143AE1FF8E}" type="sibTrans" cxnId="{089404B2-B61A-5840-99E0-FAFB4FBAFF4D}">
      <dgm:prSet/>
      <dgm:spPr/>
      <dgm:t>
        <a:bodyPr/>
        <a:lstStyle/>
        <a:p>
          <a:endParaRPr lang="es-ES"/>
        </a:p>
      </dgm:t>
    </dgm:pt>
    <dgm:pt modelId="{6819BED9-968C-F440-BD9A-3C79717AF245}">
      <dgm:prSet/>
      <dgm:spPr/>
      <dgm:t>
        <a:bodyPr/>
        <a:lstStyle/>
        <a:p>
          <a:pPr>
            <a:buNone/>
          </a:pPr>
          <a:r>
            <a:rPr lang="es-ES" dirty="0"/>
            <a:t>Aplicación de BPM en procesos de transformación cárnica</a:t>
          </a:r>
        </a:p>
      </dgm:t>
    </dgm:pt>
    <dgm:pt modelId="{0CB20CBC-C904-9244-8D93-C75DB2625455}" type="parTrans" cxnId="{2BB9A7F6-FD45-3646-8308-B1CBAF4B8EC0}">
      <dgm:prSet/>
      <dgm:spPr/>
      <dgm:t>
        <a:bodyPr/>
        <a:lstStyle/>
        <a:p>
          <a:endParaRPr lang="es-ES"/>
        </a:p>
      </dgm:t>
    </dgm:pt>
    <dgm:pt modelId="{043A025F-3F70-9340-B86F-F3D57B29BA37}" type="sibTrans" cxnId="{2BB9A7F6-FD45-3646-8308-B1CBAF4B8EC0}">
      <dgm:prSet/>
      <dgm:spPr/>
      <dgm:t>
        <a:bodyPr/>
        <a:lstStyle/>
        <a:p>
          <a:endParaRPr lang="es-ES"/>
        </a:p>
      </dgm:t>
    </dgm:pt>
    <dgm:pt modelId="{E4BB479A-69BA-8240-9164-AD66AECBB7D2}">
      <dgm:prSet/>
      <dgm:spPr/>
      <dgm:t>
        <a:bodyPr/>
        <a:lstStyle/>
        <a:p>
          <a:pPr>
            <a:buNone/>
          </a:pPr>
          <a:r>
            <a:rPr lang="es-ES" dirty="0"/>
            <a:t>Control de calidad e inocuidad en derivados cárnicos</a:t>
          </a:r>
        </a:p>
      </dgm:t>
    </dgm:pt>
    <dgm:pt modelId="{907DAAEF-6772-B249-B87F-29909AF0F77A}" type="parTrans" cxnId="{4A00AFC2-9DAE-D244-9306-41E681E51B08}">
      <dgm:prSet/>
      <dgm:spPr/>
      <dgm:t>
        <a:bodyPr/>
        <a:lstStyle/>
        <a:p>
          <a:endParaRPr lang="es-ES"/>
        </a:p>
      </dgm:t>
    </dgm:pt>
    <dgm:pt modelId="{CA4F3595-745D-FD46-BAE8-700154D5ED2A}" type="sibTrans" cxnId="{4A00AFC2-9DAE-D244-9306-41E681E51B08}">
      <dgm:prSet/>
      <dgm:spPr/>
      <dgm:t>
        <a:bodyPr/>
        <a:lstStyle/>
        <a:p>
          <a:endParaRPr lang="es-ES"/>
        </a:p>
      </dgm:t>
    </dgm:pt>
    <dgm:pt modelId="{9F5D984A-5B38-6749-BD42-4E64CE382DFD}">
      <dgm:prSet/>
      <dgm:spPr/>
      <dgm:t>
        <a:bodyPr/>
        <a:lstStyle/>
        <a:p>
          <a:pPr>
            <a:buNone/>
          </a:pPr>
          <a:r>
            <a:rPr lang="es-ES" dirty="0"/>
            <a:t>Mejora continua en procesos productivos</a:t>
          </a:r>
        </a:p>
      </dgm:t>
    </dgm:pt>
    <dgm:pt modelId="{E633B291-A1B2-5B40-8AEE-C2DACF3B0982}" type="parTrans" cxnId="{73CAC189-039C-2E47-B9A3-36EC426F936D}">
      <dgm:prSet/>
      <dgm:spPr/>
      <dgm:t>
        <a:bodyPr/>
        <a:lstStyle/>
        <a:p>
          <a:endParaRPr lang="es-ES"/>
        </a:p>
      </dgm:t>
    </dgm:pt>
    <dgm:pt modelId="{20BB344C-CB91-1C42-A544-13B8B96FBF73}" type="sibTrans" cxnId="{73CAC189-039C-2E47-B9A3-36EC426F936D}">
      <dgm:prSet/>
      <dgm:spPr/>
      <dgm:t>
        <a:bodyPr/>
        <a:lstStyle/>
        <a:p>
          <a:endParaRPr lang="es-ES"/>
        </a:p>
      </dgm:t>
    </dgm:pt>
    <dgm:pt modelId="{1B058C55-7BE1-D04F-AC9D-D101DE72E055}">
      <dgm:prSet/>
      <dgm:spPr/>
      <dgm:t>
        <a:bodyPr/>
        <a:lstStyle/>
        <a:p>
          <a:pPr>
            <a:buNone/>
          </a:pPr>
          <a:r>
            <a:rPr lang="es-ES" dirty="0"/>
            <a:t>Rol del manipulador en la cadena de inocuidad</a:t>
          </a:r>
        </a:p>
      </dgm:t>
    </dgm:pt>
    <dgm:pt modelId="{89867B24-787C-3845-814B-C0E677C0F27D}" type="parTrans" cxnId="{72F9DBF2-6CA1-374C-9B2A-6615D766DD43}">
      <dgm:prSet/>
      <dgm:spPr/>
      <dgm:t>
        <a:bodyPr/>
        <a:lstStyle/>
        <a:p>
          <a:endParaRPr lang="es-ES"/>
        </a:p>
      </dgm:t>
    </dgm:pt>
    <dgm:pt modelId="{574BB8CA-67B7-BA4F-AC22-09B4834EA167}" type="sibTrans" cxnId="{72F9DBF2-6CA1-374C-9B2A-6615D766DD43}">
      <dgm:prSet/>
      <dgm:spPr/>
      <dgm:t>
        <a:bodyPr/>
        <a:lstStyle/>
        <a:p>
          <a:endParaRPr lang="es-ES"/>
        </a:p>
      </dgm:t>
    </dgm:pt>
    <dgm:pt modelId="{97832DA9-78A0-4E47-92C2-931B96732A19}">
      <dgm:prSet/>
      <dgm:spPr/>
      <dgm:t>
        <a:bodyPr/>
        <a:lstStyle/>
        <a:p>
          <a:pPr>
            <a:buNone/>
          </a:pPr>
          <a:r>
            <a:rPr lang="es-ES" dirty="0"/>
            <a:t>Responsabilidad legal según la normativa vigente</a:t>
          </a:r>
        </a:p>
      </dgm:t>
    </dgm:pt>
    <dgm:pt modelId="{DEA29046-D6C2-3C4C-B606-F9A691799FF9}" type="parTrans" cxnId="{8B30051C-BBA3-6347-8526-ACE83B56A2E7}">
      <dgm:prSet/>
      <dgm:spPr/>
      <dgm:t>
        <a:bodyPr/>
        <a:lstStyle/>
        <a:p>
          <a:endParaRPr lang="es-ES"/>
        </a:p>
      </dgm:t>
    </dgm:pt>
    <dgm:pt modelId="{B4CFE879-E17B-2540-B7A4-D891AA10AF1F}" type="sibTrans" cxnId="{8B30051C-BBA3-6347-8526-ACE83B56A2E7}">
      <dgm:prSet/>
      <dgm:spPr/>
      <dgm:t>
        <a:bodyPr/>
        <a:lstStyle/>
        <a:p>
          <a:endParaRPr lang="es-ES"/>
        </a:p>
      </dgm:t>
    </dgm:pt>
    <dgm:pt modelId="{6FFD4497-D4CF-3D4E-A216-5528686D66A8}">
      <dgm:prSet/>
      <dgm:spPr/>
      <dgm:t>
        <a:bodyPr/>
        <a:lstStyle/>
        <a:p>
          <a:pPr>
            <a:buNone/>
          </a:pPr>
          <a:r>
            <a:rPr lang="es-ES" dirty="0"/>
            <a:t>Ética y compromiso en la manipulación de alimentos</a:t>
          </a:r>
        </a:p>
      </dgm:t>
    </dgm:pt>
    <dgm:pt modelId="{D4720412-C3B2-1F48-84C4-0A332B720DC4}" type="parTrans" cxnId="{E6BB9F6A-333D-CE40-96D3-240331DF591B}">
      <dgm:prSet/>
      <dgm:spPr/>
      <dgm:t>
        <a:bodyPr/>
        <a:lstStyle/>
        <a:p>
          <a:endParaRPr lang="es-ES"/>
        </a:p>
      </dgm:t>
    </dgm:pt>
    <dgm:pt modelId="{4FB89165-F40B-D74A-A940-53F49B9F0254}" type="sibTrans" cxnId="{E6BB9F6A-333D-CE40-96D3-240331DF591B}">
      <dgm:prSet/>
      <dgm:spPr/>
      <dgm:t>
        <a:bodyPr/>
        <a:lstStyle/>
        <a:p>
          <a:endParaRPr lang="es-ES"/>
        </a:p>
      </dgm:t>
    </dgm:pt>
    <dgm:pt modelId="{E4B7AC8C-2E5E-E545-A391-CCFB1A8D88A9}">
      <dgm:prSet/>
      <dgm:spPr/>
      <dgm:t>
        <a:bodyPr/>
        <a:lstStyle/>
        <a:p>
          <a:pPr>
            <a:buNone/>
          </a:pPr>
          <a:r>
            <a:rPr lang="es-ES" dirty="0"/>
            <a:t>Condiciones de salud del manipulador</a:t>
          </a:r>
        </a:p>
      </dgm:t>
    </dgm:pt>
    <dgm:pt modelId="{EE1D83CA-6CE2-C64B-B0C9-306813122B5A}" type="parTrans" cxnId="{E8288FC2-0991-724B-B06B-4E60C8100B3B}">
      <dgm:prSet/>
      <dgm:spPr/>
      <dgm:t>
        <a:bodyPr/>
        <a:lstStyle/>
        <a:p>
          <a:endParaRPr lang="es-ES"/>
        </a:p>
      </dgm:t>
    </dgm:pt>
    <dgm:pt modelId="{35E124B1-D7CA-9040-A720-DEACC382DB50}" type="sibTrans" cxnId="{E8288FC2-0991-724B-B06B-4E60C8100B3B}">
      <dgm:prSet/>
      <dgm:spPr/>
      <dgm:t>
        <a:bodyPr/>
        <a:lstStyle/>
        <a:p>
          <a:endParaRPr lang="es-ES"/>
        </a:p>
      </dgm:t>
    </dgm:pt>
    <dgm:pt modelId="{2909D7F5-EEB2-1B4B-A858-BA128C8E7D06}">
      <dgm:prSet/>
      <dgm:spPr/>
      <dgm:t>
        <a:bodyPr/>
        <a:lstStyle/>
        <a:p>
          <a:pPr>
            <a:buNone/>
          </a:pPr>
          <a:r>
            <a:rPr lang="es-ES" dirty="0"/>
            <a:t>Enfermedades transmisibles y su impacto en los alimentos</a:t>
          </a:r>
        </a:p>
      </dgm:t>
    </dgm:pt>
    <dgm:pt modelId="{386EBD3B-3650-E24E-BB90-AB584064D4C5}" type="parTrans" cxnId="{6AF1500B-DFC1-324F-B77B-4573A0F1656D}">
      <dgm:prSet/>
      <dgm:spPr/>
      <dgm:t>
        <a:bodyPr/>
        <a:lstStyle/>
        <a:p>
          <a:endParaRPr lang="es-ES"/>
        </a:p>
      </dgm:t>
    </dgm:pt>
    <dgm:pt modelId="{2FCCAEB1-4BBB-C340-8990-40E3920DEEEA}" type="sibTrans" cxnId="{6AF1500B-DFC1-324F-B77B-4573A0F1656D}">
      <dgm:prSet/>
      <dgm:spPr/>
      <dgm:t>
        <a:bodyPr/>
        <a:lstStyle/>
        <a:p>
          <a:endParaRPr lang="es-ES"/>
        </a:p>
      </dgm:t>
    </dgm:pt>
    <dgm:pt modelId="{E5480365-5BA0-C443-A18A-6E6C758C210E}">
      <dgm:prSet/>
      <dgm:spPr/>
      <dgm:t>
        <a:bodyPr/>
        <a:lstStyle/>
        <a:p>
          <a:pPr>
            <a:buNone/>
          </a:pPr>
          <a:r>
            <a:rPr lang="es-ES" dirty="0"/>
            <a:t>Identificación de síntomas de riesgo</a:t>
          </a:r>
        </a:p>
      </dgm:t>
    </dgm:pt>
    <dgm:pt modelId="{3B762E2E-2067-7949-A042-4A85CF0F15CB}" type="parTrans" cxnId="{4901B902-CA77-EC45-A25A-7F93F52B6F6A}">
      <dgm:prSet/>
      <dgm:spPr/>
      <dgm:t>
        <a:bodyPr/>
        <a:lstStyle/>
        <a:p>
          <a:endParaRPr lang="es-ES"/>
        </a:p>
      </dgm:t>
    </dgm:pt>
    <dgm:pt modelId="{52EF216B-1AAF-0A43-B009-04428AB12C67}" type="sibTrans" cxnId="{4901B902-CA77-EC45-A25A-7F93F52B6F6A}">
      <dgm:prSet/>
      <dgm:spPr/>
      <dgm:t>
        <a:bodyPr/>
        <a:lstStyle/>
        <a:p>
          <a:endParaRPr lang="es-ES"/>
        </a:p>
      </dgm:t>
    </dgm:pt>
    <dgm:pt modelId="{9184F3FF-A32A-8649-B1F9-A15770DAED79}">
      <dgm:prSet/>
      <dgm:spPr/>
      <dgm:t>
        <a:bodyPr/>
        <a:lstStyle/>
        <a:p>
          <a:pPr>
            <a:buNone/>
          </a:pPr>
          <a:r>
            <a:rPr lang="es-ES" dirty="0"/>
            <a:t>Control de plagas en la industria cárnica</a:t>
          </a:r>
        </a:p>
      </dgm:t>
    </dgm:pt>
    <dgm:pt modelId="{03DE5A99-1796-2547-BB6A-3CBE3EB39F80}" type="parTrans" cxnId="{0C236AF6-10DB-8744-98C9-08318109B421}">
      <dgm:prSet/>
      <dgm:spPr/>
      <dgm:t>
        <a:bodyPr/>
        <a:lstStyle/>
        <a:p>
          <a:endParaRPr lang="es-ES"/>
        </a:p>
      </dgm:t>
    </dgm:pt>
    <dgm:pt modelId="{052A97F0-9EEC-EF4F-8D59-31185804628A}" type="sibTrans" cxnId="{0C236AF6-10DB-8744-98C9-08318109B421}">
      <dgm:prSet/>
      <dgm:spPr/>
      <dgm:t>
        <a:bodyPr/>
        <a:lstStyle/>
        <a:p>
          <a:endParaRPr lang="es-ES"/>
        </a:p>
      </dgm:t>
    </dgm:pt>
    <dgm:pt modelId="{6FFB430A-EB62-D843-9F25-74A5CF39C36F}">
      <dgm:prSet/>
      <dgm:spPr/>
      <dgm:t>
        <a:bodyPr/>
        <a:lstStyle/>
        <a:p>
          <a:pPr>
            <a:buNone/>
          </a:pPr>
          <a:r>
            <a:rPr lang="es-ES" dirty="0"/>
            <a:t>Tipos de plagas y riesgos asociados</a:t>
          </a:r>
        </a:p>
      </dgm:t>
    </dgm:pt>
    <dgm:pt modelId="{AD153BD1-0651-9F45-BCF1-082616B85559}" type="parTrans" cxnId="{70C775AE-14C8-014F-AD5B-C2F29DD8522E}">
      <dgm:prSet/>
      <dgm:spPr/>
      <dgm:t>
        <a:bodyPr/>
        <a:lstStyle/>
        <a:p>
          <a:endParaRPr lang="es-ES"/>
        </a:p>
      </dgm:t>
    </dgm:pt>
    <dgm:pt modelId="{63E00286-78E3-A44C-8056-2F3B439FA1E5}" type="sibTrans" cxnId="{70C775AE-14C8-014F-AD5B-C2F29DD8522E}">
      <dgm:prSet/>
      <dgm:spPr/>
      <dgm:t>
        <a:bodyPr/>
        <a:lstStyle/>
        <a:p>
          <a:endParaRPr lang="es-ES"/>
        </a:p>
      </dgm:t>
    </dgm:pt>
    <dgm:pt modelId="{1D51850D-8878-5742-B34F-5BA8D2C1E113}">
      <dgm:prSet/>
      <dgm:spPr/>
      <dgm:t>
        <a:bodyPr/>
        <a:lstStyle/>
        <a:p>
          <a:pPr>
            <a:buNone/>
          </a:pPr>
          <a:r>
            <a:rPr lang="es-ES" dirty="0"/>
            <a:t>Manejo adecuado de residuos sólidos y líquidos</a:t>
          </a:r>
        </a:p>
      </dgm:t>
    </dgm:pt>
    <dgm:pt modelId="{F5D4386F-EEB0-3440-94E1-097F55FD68AA}" type="parTrans" cxnId="{20F2DA8D-0C77-AA44-917B-1B14D6041032}">
      <dgm:prSet/>
      <dgm:spPr/>
      <dgm:t>
        <a:bodyPr/>
        <a:lstStyle/>
        <a:p>
          <a:endParaRPr lang="es-ES"/>
        </a:p>
      </dgm:t>
    </dgm:pt>
    <dgm:pt modelId="{B3D150D0-04D9-B94D-874C-7AFB144F2128}" type="sibTrans" cxnId="{20F2DA8D-0C77-AA44-917B-1B14D6041032}">
      <dgm:prSet/>
      <dgm:spPr/>
      <dgm:t>
        <a:bodyPr/>
        <a:lstStyle/>
        <a:p>
          <a:endParaRPr lang="es-ES"/>
        </a:p>
      </dgm:t>
    </dgm:pt>
    <dgm:pt modelId="{D4CD9F70-70AE-154E-AE5B-EF83E95A2E9E}">
      <dgm:prSet/>
      <dgm:spPr/>
      <dgm:t>
        <a:bodyPr/>
        <a:lstStyle/>
        <a:p>
          <a:pPr>
            <a:buNone/>
          </a:pPr>
          <a:r>
            <a:rPr lang="es-ES" dirty="0"/>
            <a:t>Impacto del control sanitario en la inocuidad alimentaria</a:t>
          </a:r>
        </a:p>
      </dgm:t>
    </dgm:pt>
    <dgm:pt modelId="{72A9C6B2-89AC-B649-85D1-274ED065AA76}" type="parTrans" cxnId="{D093D9CA-64F2-3945-89C5-55954F4FE28F}">
      <dgm:prSet/>
      <dgm:spPr/>
      <dgm:t>
        <a:bodyPr/>
        <a:lstStyle/>
        <a:p>
          <a:endParaRPr lang="es-ES"/>
        </a:p>
      </dgm:t>
    </dgm:pt>
    <dgm:pt modelId="{E8238F36-DB5B-F546-BE60-C19FA7BF3BD9}" type="sibTrans" cxnId="{D093D9CA-64F2-3945-89C5-55954F4FE28F}">
      <dgm:prSet/>
      <dgm:spPr/>
      <dgm:t>
        <a:bodyPr/>
        <a:lstStyle/>
        <a:p>
          <a:endParaRPr lang="es-ES"/>
        </a:p>
      </dgm:t>
    </dgm:pt>
    <dgm:pt modelId="{7DFC5C0D-F8F7-E546-A09A-B734EF939BDD}" type="pres">
      <dgm:prSet presAssocID="{5F72D4D9-57F8-7846-B135-E7FACE4E0AF1}" presName="hierChild1" presStyleCnt="0">
        <dgm:presLayoutVars>
          <dgm:orgChart val="1"/>
          <dgm:chPref val="1"/>
          <dgm:dir/>
          <dgm:animOne val="branch"/>
          <dgm:animLvl val="lvl"/>
          <dgm:resizeHandles/>
        </dgm:presLayoutVars>
      </dgm:prSet>
      <dgm:spPr/>
    </dgm:pt>
    <dgm:pt modelId="{A75FB369-013D-4F48-9F9A-90B4ABA25E67}" type="pres">
      <dgm:prSet presAssocID="{30AAAD6C-C509-E44B-A455-F890C0F157C9}" presName="hierRoot1" presStyleCnt="0">
        <dgm:presLayoutVars>
          <dgm:hierBranch val="init"/>
        </dgm:presLayoutVars>
      </dgm:prSet>
      <dgm:spPr/>
    </dgm:pt>
    <dgm:pt modelId="{7E19A9EC-BB52-D747-A6E0-D620C2EE653D}" type="pres">
      <dgm:prSet presAssocID="{30AAAD6C-C509-E44B-A455-F890C0F157C9}" presName="rootComposite1" presStyleCnt="0"/>
      <dgm:spPr/>
    </dgm:pt>
    <dgm:pt modelId="{E3C297C5-0498-744A-BAF6-1A282264852D}" type="pres">
      <dgm:prSet presAssocID="{30AAAD6C-C509-E44B-A455-F890C0F157C9}" presName="rootText1" presStyleLbl="node0" presStyleIdx="0" presStyleCnt="1">
        <dgm:presLayoutVars>
          <dgm:chPref val="3"/>
        </dgm:presLayoutVars>
      </dgm:prSet>
      <dgm:spPr/>
    </dgm:pt>
    <dgm:pt modelId="{347B6FBC-18C8-354C-AC99-84BBBD96C2FB}" type="pres">
      <dgm:prSet presAssocID="{30AAAD6C-C509-E44B-A455-F890C0F157C9}" presName="rootConnector1" presStyleLbl="node1" presStyleIdx="0" presStyleCnt="0"/>
      <dgm:spPr/>
    </dgm:pt>
    <dgm:pt modelId="{C5E64533-E8DE-0E41-AEE9-93B72ED70324}" type="pres">
      <dgm:prSet presAssocID="{30AAAD6C-C509-E44B-A455-F890C0F157C9}" presName="hierChild2" presStyleCnt="0"/>
      <dgm:spPr/>
    </dgm:pt>
    <dgm:pt modelId="{F845D47E-B64C-474C-B9F6-32BEA79BE1A3}" type="pres">
      <dgm:prSet presAssocID="{D58A638E-A3DD-3F40-B561-6B835B9D1A0B}" presName="Name37" presStyleLbl="parChTrans1D2" presStyleIdx="0" presStyleCnt="9"/>
      <dgm:spPr/>
    </dgm:pt>
    <dgm:pt modelId="{00EE005E-F0A1-AC41-847D-2B6FA7FEA7A3}" type="pres">
      <dgm:prSet presAssocID="{84527674-3D90-7A43-AD63-34C7EB15CDFD}" presName="hierRoot2" presStyleCnt="0">
        <dgm:presLayoutVars>
          <dgm:hierBranch val="init"/>
        </dgm:presLayoutVars>
      </dgm:prSet>
      <dgm:spPr/>
    </dgm:pt>
    <dgm:pt modelId="{443DAC47-8104-844E-AA51-E9030EF957D6}" type="pres">
      <dgm:prSet presAssocID="{84527674-3D90-7A43-AD63-34C7EB15CDFD}" presName="rootComposite" presStyleCnt="0"/>
      <dgm:spPr/>
    </dgm:pt>
    <dgm:pt modelId="{B58A99EF-CE6A-FD42-9F19-B219C2901140}" type="pres">
      <dgm:prSet presAssocID="{84527674-3D90-7A43-AD63-34C7EB15CDFD}" presName="rootText" presStyleLbl="node2" presStyleIdx="0" presStyleCnt="9">
        <dgm:presLayoutVars>
          <dgm:chPref val="3"/>
        </dgm:presLayoutVars>
      </dgm:prSet>
      <dgm:spPr/>
    </dgm:pt>
    <dgm:pt modelId="{C8F16C00-F476-7A44-BEB8-42BE519AE480}" type="pres">
      <dgm:prSet presAssocID="{84527674-3D90-7A43-AD63-34C7EB15CDFD}" presName="rootConnector" presStyleLbl="node2" presStyleIdx="0" presStyleCnt="9"/>
      <dgm:spPr/>
    </dgm:pt>
    <dgm:pt modelId="{51D2F339-4B6C-A243-BC7D-DAF7391FD737}" type="pres">
      <dgm:prSet presAssocID="{84527674-3D90-7A43-AD63-34C7EB15CDFD}" presName="hierChild4" presStyleCnt="0"/>
      <dgm:spPr/>
    </dgm:pt>
    <dgm:pt modelId="{50B6DF9F-1111-424B-92E8-3642F729762E}" type="pres">
      <dgm:prSet presAssocID="{866F6446-147C-D14B-AA30-440021B9EDE4}" presName="Name37" presStyleLbl="parChTrans1D3" presStyleIdx="0" presStyleCnt="40"/>
      <dgm:spPr/>
    </dgm:pt>
    <dgm:pt modelId="{C8B931B1-F97C-3047-B90C-6CE1E2683841}" type="pres">
      <dgm:prSet presAssocID="{0D0EB2CE-A6CC-DB45-AA74-6EDFEC21DE11}" presName="hierRoot2" presStyleCnt="0">
        <dgm:presLayoutVars>
          <dgm:hierBranch val="init"/>
        </dgm:presLayoutVars>
      </dgm:prSet>
      <dgm:spPr/>
    </dgm:pt>
    <dgm:pt modelId="{F7443317-9BF8-2040-8B7C-EAAD0CD47019}" type="pres">
      <dgm:prSet presAssocID="{0D0EB2CE-A6CC-DB45-AA74-6EDFEC21DE11}" presName="rootComposite" presStyleCnt="0"/>
      <dgm:spPr/>
    </dgm:pt>
    <dgm:pt modelId="{255740B4-7512-AE42-BBAA-ACD519F66431}" type="pres">
      <dgm:prSet presAssocID="{0D0EB2CE-A6CC-DB45-AA74-6EDFEC21DE11}" presName="rootText" presStyleLbl="node3" presStyleIdx="0" presStyleCnt="40">
        <dgm:presLayoutVars>
          <dgm:chPref val="3"/>
        </dgm:presLayoutVars>
      </dgm:prSet>
      <dgm:spPr/>
    </dgm:pt>
    <dgm:pt modelId="{2A27A2EF-DAA4-6845-83A9-677BB792D747}" type="pres">
      <dgm:prSet presAssocID="{0D0EB2CE-A6CC-DB45-AA74-6EDFEC21DE11}" presName="rootConnector" presStyleLbl="node3" presStyleIdx="0" presStyleCnt="40"/>
      <dgm:spPr/>
    </dgm:pt>
    <dgm:pt modelId="{AE8D95C8-D591-894B-BCEF-701671CF5812}" type="pres">
      <dgm:prSet presAssocID="{0D0EB2CE-A6CC-DB45-AA74-6EDFEC21DE11}" presName="hierChild4" presStyleCnt="0"/>
      <dgm:spPr/>
    </dgm:pt>
    <dgm:pt modelId="{B2AA0704-3D26-F041-A245-8B3FF630DA29}" type="pres">
      <dgm:prSet presAssocID="{0D0EB2CE-A6CC-DB45-AA74-6EDFEC21DE11}" presName="hierChild5" presStyleCnt="0"/>
      <dgm:spPr/>
    </dgm:pt>
    <dgm:pt modelId="{19C112D4-4347-744B-9BE6-0FD2A9E7C67D}" type="pres">
      <dgm:prSet presAssocID="{B4228E78-CF0D-4C42-840D-9C92287355EF}" presName="Name37" presStyleLbl="parChTrans1D3" presStyleIdx="1" presStyleCnt="40"/>
      <dgm:spPr/>
    </dgm:pt>
    <dgm:pt modelId="{CE1362DD-F77C-EB41-9259-A244465E37D2}" type="pres">
      <dgm:prSet presAssocID="{58968EC6-D180-844D-AE46-70F8579DD2AD}" presName="hierRoot2" presStyleCnt="0">
        <dgm:presLayoutVars>
          <dgm:hierBranch val="init"/>
        </dgm:presLayoutVars>
      </dgm:prSet>
      <dgm:spPr/>
    </dgm:pt>
    <dgm:pt modelId="{E6C45850-A33F-EC4E-BB9E-9455BC2AA0A9}" type="pres">
      <dgm:prSet presAssocID="{58968EC6-D180-844D-AE46-70F8579DD2AD}" presName="rootComposite" presStyleCnt="0"/>
      <dgm:spPr/>
    </dgm:pt>
    <dgm:pt modelId="{C3685926-602B-B74D-A4FC-38C52C946474}" type="pres">
      <dgm:prSet presAssocID="{58968EC6-D180-844D-AE46-70F8579DD2AD}" presName="rootText" presStyleLbl="node3" presStyleIdx="1" presStyleCnt="40">
        <dgm:presLayoutVars>
          <dgm:chPref val="3"/>
        </dgm:presLayoutVars>
      </dgm:prSet>
      <dgm:spPr/>
    </dgm:pt>
    <dgm:pt modelId="{81F099ED-2479-DA46-B069-3F33039EAD4C}" type="pres">
      <dgm:prSet presAssocID="{58968EC6-D180-844D-AE46-70F8579DD2AD}" presName="rootConnector" presStyleLbl="node3" presStyleIdx="1" presStyleCnt="40"/>
      <dgm:spPr/>
    </dgm:pt>
    <dgm:pt modelId="{60F4664D-E72E-7A42-AE4B-D2B3E3BF607B}" type="pres">
      <dgm:prSet presAssocID="{58968EC6-D180-844D-AE46-70F8579DD2AD}" presName="hierChild4" presStyleCnt="0"/>
      <dgm:spPr/>
    </dgm:pt>
    <dgm:pt modelId="{AC336AE5-3115-C441-8617-4C01992FFDB4}" type="pres">
      <dgm:prSet presAssocID="{58968EC6-D180-844D-AE46-70F8579DD2AD}" presName="hierChild5" presStyleCnt="0"/>
      <dgm:spPr/>
    </dgm:pt>
    <dgm:pt modelId="{4734C334-1971-D94A-81A8-FC4608DE383F}" type="pres">
      <dgm:prSet presAssocID="{F5203364-4FEB-FE44-B691-E2D31519A898}" presName="Name37" presStyleLbl="parChTrans1D3" presStyleIdx="2" presStyleCnt="40"/>
      <dgm:spPr/>
    </dgm:pt>
    <dgm:pt modelId="{87EE0235-F00C-C049-BCC7-9F43451305DF}" type="pres">
      <dgm:prSet presAssocID="{D10015C1-22C3-7A42-A24C-61284FF173CE}" presName="hierRoot2" presStyleCnt="0">
        <dgm:presLayoutVars>
          <dgm:hierBranch val="init"/>
        </dgm:presLayoutVars>
      </dgm:prSet>
      <dgm:spPr/>
    </dgm:pt>
    <dgm:pt modelId="{2FBCA76F-FE26-BF4F-B537-70520E6A6544}" type="pres">
      <dgm:prSet presAssocID="{D10015C1-22C3-7A42-A24C-61284FF173CE}" presName="rootComposite" presStyleCnt="0"/>
      <dgm:spPr/>
    </dgm:pt>
    <dgm:pt modelId="{F527A994-EA85-7847-A726-95C6249298D8}" type="pres">
      <dgm:prSet presAssocID="{D10015C1-22C3-7A42-A24C-61284FF173CE}" presName="rootText" presStyleLbl="node3" presStyleIdx="2" presStyleCnt="40">
        <dgm:presLayoutVars>
          <dgm:chPref val="3"/>
        </dgm:presLayoutVars>
      </dgm:prSet>
      <dgm:spPr/>
    </dgm:pt>
    <dgm:pt modelId="{6F3DB91C-5001-6348-BF4D-B0B6B2262A6A}" type="pres">
      <dgm:prSet presAssocID="{D10015C1-22C3-7A42-A24C-61284FF173CE}" presName="rootConnector" presStyleLbl="node3" presStyleIdx="2" presStyleCnt="40"/>
      <dgm:spPr/>
    </dgm:pt>
    <dgm:pt modelId="{8E0AD26E-B2F2-104C-82B6-796A85BDF8A0}" type="pres">
      <dgm:prSet presAssocID="{D10015C1-22C3-7A42-A24C-61284FF173CE}" presName="hierChild4" presStyleCnt="0"/>
      <dgm:spPr/>
    </dgm:pt>
    <dgm:pt modelId="{7771F4BC-B083-564A-A104-28AE574E6B01}" type="pres">
      <dgm:prSet presAssocID="{D10015C1-22C3-7A42-A24C-61284FF173CE}" presName="hierChild5" presStyleCnt="0"/>
      <dgm:spPr/>
    </dgm:pt>
    <dgm:pt modelId="{E1F3848D-C0CC-FF44-8213-446B69ADA583}" type="pres">
      <dgm:prSet presAssocID="{979CB8D3-8D60-A648-A2B2-1865DC0C2BFD}" presName="Name37" presStyleLbl="parChTrans1D3" presStyleIdx="3" presStyleCnt="40"/>
      <dgm:spPr/>
    </dgm:pt>
    <dgm:pt modelId="{E103DB53-55BF-414B-90B8-45DC2050C30C}" type="pres">
      <dgm:prSet presAssocID="{EAE4DD74-520A-F340-B05B-1E0C5F445215}" presName="hierRoot2" presStyleCnt="0">
        <dgm:presLayoutVars>
          <dgm:hierBranch val="init"/>
        </dgm:presLayoutVars>
      </dgm:prSet>
      <dgm:spPr/>
    </dgm:pt>
    <dgm:pt modelId="{F4C7F7C8-7E86-0849-ACA3-D46C9320ABE1}" type="pres">
      <dgm:prSet presAssocID="{EAE4DD74-520A-F340-B05B-1E0C5F445215}" presName="rootComposite" presStyleCnt="0"/>
      <dgm:spPr/>
    </dgm:pt>
    <dgm:pt modelId="{A69C3992-B12A-024E-8D10-14535EAA9963}" type="pres">
      <dgm:prSet presAssocID="{EAE4DD74-520A-F340-B05B-1E0C5F445215}" presName="rootText" presStyleLbl="node3" presStyleIdx="3" presStyleCnt="40">
        <dgm:presLayoutVars>
          <dgm:chPref val="3"/>
        </dgm:presLayoutVars>
      </dgm:prSet>
      <dgm:spPr/>
    </dgm:pt>
    <dgm:pt modelId="{40B5E312-CA96-544B-9DA2-DDCF2EFE15C0}" type="pres">
      <dgm:prSet presAssocID="{EAE4DD74-520A-F340-B05B-1E0C5F445215}" presName="rootConnector" presStyleLbl="node3" presStyleIdx="3" presStyleCnt="40"/>
      <dgm:spPr/>
    </dgm:pt>
    <dgm:pt modelId="{767A2AB2-2D16-8D43-B9F1-F1D0AD0E3AF0}" type="pres">
      <dgm:prSet presAssocID="{EAE4DD74-520A-F340-B05B-1E0C5F445215}" presName="hierChild4" presStyleCnt="0"/>
      <dgm:spPr/>
    </dgm:pt>
    <dgm:pt modelId="{10238DF5-2565-334E-ACB0-C369CA40C15F}" type="pres">
      <dgm:prSet presAssocID="{EAE4DD74-520A-F340-B05B-1E0C5F445215}" presName="hierChild5" presStyleCnt="0"/>
      <dgm:spPr/>
    </dgm:pt>
    <dgm:pt modelId="{3949BED5-D6A0-7644-B7BF-77567C944078}" type="pres">
      <dgm:prSet presAssocID="{84527674-3D90-7A43-AD63-34C7EB15CDFD}" presName="hierChild5" presStyleCnt="0"/>
      <dgm:spPr/>
    </dgm:pt>
    <dgm:pt modelId="{AF53E5E9-D152-6342-9E3F-1792B7241D4E}" type="pres">
      <dgm:prSet presAssocID="{7CF91197-E001-CE41-B934-0B71F68480CD}" presName="Name37" presStyleLbl="parChTrans1D2" presStyleIdx="1" presStyleCnt="9"/>
      <dgm:spPr/>
    </dgm:pt>
    <dgm:pt modelId="{6A487811-AC01-5C41-BBDF-A1DC396E91AC}" type="pres">
      <dgm:prSet presAssocID="{3D825B83-E987-6F4B-95E9-AA19FA538548}" presName="hierRoot2" presStyleCnt="0">
        <dgm:presLayoutVars>
          <dgm:hierBranch val="init"/>
        </dgm:presLayoutVars>
      </dgm:prSet>
      <dgm:spPr/>
    </dgm:pt>
    <dgm:pt modelId="{3F841A15-2917-5E49-9367-C622681A3FAA}" type="pres">
      <dgm:prSet presAssocID="{3D825B83-E987-6F4B-95E9-AA19FA538548}" presName="rootComposite" presStyleCnt="0"/>
      <dgm:spPr/>
    </dgm:pt>
    <dgm:pt modelId="{26D52008-7247-9149-AC4A-54742D8A4A76}" type="pres">
      <dgm:prSet presAssocID="{3D825B83-E987-6F4B-95E9-AA19FA538548}" presName="rootText" presStyleLbl="node2" presStyleIdx="1" presStyleCnt="9">
        <dgm:presLayoutVars>
          <dgm:chPref val="3"/>
        </dgm:presLayoutVars>
      </dgm:prSet>
      <dgm:spPr/>
    </dgm:pt>
    <dgm:pt modelId="{15FFDA59-67CD-A045-94B5-9409076CB526}" type="pres">
      <dgm:prSet presAssocID="{3D825B83-E987-6F4B-95E9-AA19FA538548}" presName="rootConnector" presStyleLbl="node2" presStyleIdx="1" presStyleCnt="9"/>
      <dgm:spPr/>
    </dgm:pt>
    <dgm:pt modelId="{11A1C621-4EDB-1C49-BF03-8C63F1C409B7}" type="pres">
      <dgm:prSet presAssocID="{3D825B83-E987-6F4B-95E9-AA19FA538548}" presName="hierChild4" presStyleCnt="0"/>
      <dgm:spPr/>
    </dgm:pt>
    <dgm:pt modelId="{32493B94-9842-A249-A07A-D4B5805B5D31}" type="pres">
      <dgm:prSet presAssocID="{20B44FA9-4661-364B-A6DC-7401C1250348}" presName="Name37" presStyleLbl="parChTrans1D3" presStyleIdx="4" presStyleCnt="40"/>
      <dgm:spPr/>
    </dgm:pt>
    <dgm:pt modelId="{7B7B805E-9219-464C-8C77-FAE79148C59A}" type="pres">
      <dgm:prSet presAssocID="{92F4B227-4A46-344C-A2F5-D0340B3A4992}" presName="hierRoot2" presStyleCnt="0">
        <dgm:presLayoutVars>
          <dgm:hierBranch val="init"/>
        </dgm:presLayoutVars>
      </dgm:prSet>
      <dgm:spPr/>
    </dgm:pt>
    <dgm:pt modelId="{B28FFC04-CB8A-3145-B903-9458B304FE72}" type="pres">
      <dgm:prSet presAssocID="{92F4B227-4A46-344C-A2F5-D0340B3A4992}" presName="rootComposite" presStyleCnt="0"/>
      <dgm:spPr/>
    </dgm:pt>
    <dgm:pt modelId="{398088C2-2134-BD47-B5F1-96FA37D3E1C3}" type="pres">
      <dgm:prSet presAssocID="{92F4B227-4A46-344C-A2F5-D0340B3A4992}" presName="rootText" presStyleLbl="node3" presStyleIdx="4" presStyleCnt="40">
        <dgm:presLayoutVars>
          <dgm:chPref val="3"/>
        </dgm:presLayoutVars>
      </dgm:prSet>
      <dgm:spPr/>
    </dgm:pt>
    <dgm:pt modelId="{6F88E3B6-DA40-C240-8827-7406B45C2267}" type="pres">
      <dgm:prSet presAssocID="{92F4B227-4A46-344C-A2F5-D0340B3A4992}" presName="rootConnector" presStyleLbl="node3" presStyleIdx="4" presStyleCnt="40"/>
      <dgm:spPr/>
    </dgm:pt>
    <dgm:pt modelId="{BB00343D-DD26-A141-B8FF-CA6AFC497595}" type="pres">
      <dgm:prSet presAssocID="{92F4B227-4A46-344C-A2F5-D0340B3A4992}" presName="hierChild4" presStyleCnt="0"/>
      <dgm:spPr/>
    </dgm:pt>
    <dgm:pt modelId="{C263E193-0E15-574D-9B80-B2225F996D3E}" type="pres">
      <dgm:prSet presAssocID="{92F4B227-4A46-344C-A2F5-D0340B3A4992}" presName="hierChild5" presStyleCnt="0"/>
      <dgm:spPr/>
    </dgm:pt>
    <dgm:pt modelId="{5CE5E292-B45E-0B48-A5A8-DD0B577C0680}" type="pres">
      <dgm:prSet presAssocID="{8D7334D8-E1E7-5D4B-9AE1-7DD584EAD6A0}" presName="Name37" presStyleLbl="parChTrans1D3" presStyleIdx="5" presStyleCnt="40"/>
      <dgm:spPr/>
    </dgm:pt>
    <dgm:pt modelId="{6CEA8EBA-6E20-C147-AFA2-0E7A22EDD032}" type="pres">
      <dgm:prSet presAssocID="{F29947B9-479A-F341-9EA0-E96652BBA897}" presName="hierRoot2" presStyleCnt="0">
        <dgm:presLayoutVars>
          <dgm:hierBranch val="init"/>
        </dgm:presLayoutVars>
      </dgm:prSet>
      <dgm:spPr/>
    </dgm:pt>
    <dgm:pt modelId="{815AAF90-1E49-9448-8EE3-063883C2B795}" type="pres">
      <dgm:prSet presAssocID="{F29947B9-479A-F341-9EA0-E96652BBA897}" presName="rootComposite" presStyleCnt="0"/>
      <dgm:spPr/>
    </dgm:pt>
    <dgm:pt modelId="{A45FB700-D0E9-0D48-88A6-9692C307F418}" type="pres">
      <dgm:prSet presAssocID="{F29947B9-479A-F341-9EA0-E96652BBA897}" presName="rootText" presStyleLbl="node3" presStyleIdx="5" presStyleCnt="40">
        <dgm:presLayoutVars>
          <dgm:chPref val="3"/>
        </dgm:presLayoutVars>
      </dgm:prSet>
      <dgm:spPr/>
    </dgm:pt>
    <dgm:pt modelId="{B7018864-15DB-3B40-B51D-7E64888AC8FB}" type="pres">
      <dgm:prSet presAssocID="{F29947B9-479A-F341-9EA0-E96652BBA897}" presName="rootConnector" presStyleLbl="node3" presStyleIdx="5" presStyleCnt="40"/>
      <dgm:spPr/>
    </dgm:pt>
    <dgm:pt modelId="{9DBE3071-FAC2-644A-9A30-F3BF41F7D142}" type="pres">
      <dgm:prSet presAssocID="{F29947B9-479A-F341-9EA0-E96652BBA897}" presName="hierChild4" presStyleCnt="0"/>
      <dgm:spPr/>
    </dgm:pt>
    <dgm:pt modelId="{71A2AF15-B2E1-524B-A39D-3F010477C3E3}" type="pres">
      <dgm:prSet presAssocID="{F29947B9-479A-F341-9EA0-E96652BBA897}" presName="hierChild5" presStyleCnt="0"/>
      <dgm:spPr/>
    </dgm:pt>
    <dgm:pt modelId="{A9FD6C60-DB18-DF4A-AA6B-54339D648465}" type="pres">
      <dgm:prSet presAssocID="{55E7821E-9531-AF4C-B69F-9750524E0046}" presName="Name37" presStyleLbl="parChTrans1D3" presStyleIdx="6" presStyleCnt="40"/>
      <dgm:spPr/>
    </dgm:pt>
    <dgm:pt modelId="{AC4C475C-E8E4-A240-9D30-DAEB5AEAEDAF}" type="pres">
      <dgm:prSet presAssocID="{EC16AF45-28EF-4E4B-A092-93E3402F1088}" presName="hierRoot2" presStyleCnt="0">
        <dgm:presLayoutVars>
          <dgm:hierBranch val="init"/>
        </dgm:presLayoutVars>
      </dgm:prSet>
      <dgm:spPr/>
    </dgm:pt>
    <dgm:pt modelId="{00E1C3F1-8B93-804F-8D1B-24F1CAF547EF}" type="pres">
      <dgm:prSet presAssocID="{EC16AF45-28EF-4E4B-A092-93E3402F1088}" presName="rootComposite" presStyleCnt="0"/>
      <dgm:spPr/>
    </dgm:pt>
    <dgm:pt modelId="{063AC8B1-09DA-9E47-8FD6-CE85741AD3FF}" type="pres">
      <dgm:prSet presAssocID="{EC16AF45-28EF-4E4B-A092-93E3402F1088}" presName="rootText" presStyleLbl="node3" presStyleIdx="6" presStyleCnt="40">
        <dgm:presLayoutVars>
          <dgm:chPref val="3"/>
        </dgm:presLayoutVars>
      </dgm:prSet>
      <dgm:spPr/>
    </dgm:pt>
    <dgm:pt modelId="{C92441A4-852E-C841-B7BA-750AF821459F}" type="pres">
      <dgm:prSet presAssocID="{EC16AF45-28EF-4E4B-A092-93E3402F1088}" presName="rootConnector" presStyleLbl="node3" presStyleIdx="6" presStyleCnt="40"/>
      <dgm:spPr/>
    </dgm:pt>
    <dgm:pt modelId="{3BF76F92-AC03-804B-81D2-78015E851D1C}" type="pres">
      <dgm:prSet presAssocID="{EC16AF45-28EF-4E4B-A092-93E3402F1088}" presName="hierChild4" presStyleCnt="0"/>
      <dgm:spPr/>
    </dgm:pt>
    <dgm:pt modelId="{5357AD6F-642B-D94E-9EA5-42FAC483FE62}" type="pres">
      <dgm:prSet presAssocID="{EC16AF45-28EF-4E4B-A092-93E3402F1088}" presName="hierChild5" presStyleCnt="0"/>
      <dgm:spPr/>
    </dgm:pt>
    <dgm:pt modelId="{FE9D11F6-5161-2149-891E-084D737A237B}" type="pres">
      <dgm:prSet presAssocID="{BC239113-C83C-834A-BF6B-0CD7AEEA36FB}" presName="Name37" presStyleLbl="parChTrans1D3" presStyleIdx="7" presStyleCnt="40"/>
      <dgm:spPr/>
    </dgm:pt>
    <dgm:pt modelId="{78702A85-98D5-6847-B89E-1469789F872E}" type="pres">
      <dgm:prSet presAssocID="{F47BA392-1571-E443-8F53-41B32210D6B6}" presName="hierRoot2" presStyleCnt="0">
        <dgm:presLayoutVars>
          <dgm:hierBranch val="init"/>
        </dgm:presLayoutVars>
      </dgm:prSet>
      <dgm:spPr/>
    </dgm:pt>
    <dgm:pt modelId="{16088649-DC9F-6D47-848F-57681967739E}" type="pres">
      <dgm:prSet presAssocID="{F47BA392-1571-E443-8F53-41B32210D6B6}" presName="rootComposite" presStyleCnt="0"/>
      <dgm:spPr/>
    </dgm:pt>
    <dgm:pt modelId="{823B0D53-1D84-2545-B0ED-890D09E9D797}" type="pres">
      <dgm:prSet presAssocID="{F47BA392-1571-E443-8F53-41B32210D6B6}" presName="rootText" presStyleLbl="node3" presStyleIdx="7" presStyleCnt="40">
        <dgm:presLayoutVars>
          <dgm:chPref val="3"/>
        </dgm:presLayoutVars>
      </dgm:prSet>
      <dgm:spPr/>
    </dgm:pt>
    <dgm:pt modelId="{A25B5B47-6433-454A-B49B-66E5BD5D1D9D}" type="pres">
      <dgm:prSet presAssocID="{F47BA392-1571-E443-8F53-41B32210D6B6}" presName="rootConnector" presStyleLbl="node3" presStyleIdx="7" presStyleCnt="40"/>
      <dgm:spPr/>
    </dgm:pt>
    <dgm:pt modelId="{C0642EEA-9EB9-694C-BB36-EADE0A9F92B1}" type="pres">
      <dgm:prSet presAssocID="{F47BA392-1571-E443-8F53-41B32210D6B6}" presName="hierChild4" presStyleCnt="0"/>
      <dgm:spPr/>
    </dgm:pt>
    <dgm:pt modelId="{F55E5C81-1921-1343-99FE-0A18A425C7C9}" type="pres">
      <dgm:prSet presAssocID="{F47BA392-1571-E443-8F53-41B32210D6B6}" presName="hierChild5" presStyleCnt="0"/>
      <dgm:spPr/>
    </dgm:pt>
    <dgm:pt modelId="{32DC2697-C9BC-CD47-8D2C-D153B59364C5}" type="pres">
      <dgm:prSet presAssocID="{C27B01B2-045A-7F40-A772-0B6F551B4018}" presName="Name37" presStyleLbl="parChTrans1D3" presStyleIdx="8" presStyleCnt="40"/>
      <dgm:spPr/>
    </dgm:pt>
    <dgm:pt modelId="{530E6988-17AB-3C43-AB95-4AB62AFA311C}" type="pres">
      <dgm:prSet presAssocID="{AA3B7D88-5FF8-E74A-AD5A-AD9022D1067A}" presName="hierRoot2" presStyleCnt="0">
        <dgm:presLayoutVars>
          <dgm:hierBranch val="init"/>
        </dgm:presLayoutVars>
      </dgm:prSet>
      <dgm:spPr/>
    </dgm:pt>
    <dgm:pt modelId="{2131C083-8D4B-8749-8BDF-42C7738BE5FA}" type="pres">
      <dgm:prSet presAssocID="{AA3B7D88-5FF8-E74A-AD5A-AD9022D1067A}" presName="rootComposite" presStyleCnt="0"/>
      <dgm:spPr/>
    </dgm:pt>
    <dgm:pt modelId="{C6F2D653-222B-0541-BF6C-EDD4DC02686B}" type="pres">
      <dgm:prSet presAssocID="{AA3B7D88-5FF8-E74A-AD5A-AD9022D1067A}" presName="rootText" presStyleLbl="node3" presStyleIdx="8" presStyleCnt="40">
        <dgm:presLayoutVars>
          <dgm:chPref val="3"/>
        </dgm:presLayoutVars>
      </dgm:prSet>
      <dgm:spPr/>
    </dgm:pt>
    <dgm:pt modelId="{478A28A3-26E0-CA47-8E02-F3CD2617B9F6}" type="pres">
      <dgm:prSet presAssocID="{AA3B7D88-5FF8-E74A-AD5A-AD9022D1067A}" presName="rootConnector" presStyleLbl="node3" presStyleIdx="8" presStyleCnt="40"/>
      <dgm:spPr/>
    </dgm:pt>
    <dgm:pt modelId="{E27DAD02-FD48-6B41-9ABB-7D7F5725A6B3}" type="pres">
      <dgm:prSet presAssocID="{AA3B7D88-5FF8-E74A-AD5A-AD9022D1067A}" presName="hierChild4" presStyleCnt="0"/>
      <dgm:spPr/>
    </dgm:pt>
    <dgm:pt modelId="{F2F39C6F-4C74-8442-AEC8-6E31EF42B635}" type="pres">
      <dgm:prSet presAssocID="{AA3B7D88-5FF8-E74A-AD5A-AD9022D1067A}" presName="hierChild5" presStyleCnt="0"/>
      <dgm:spPr/>
    </dgm:pt>
    <dgm:pt modelId="{039177EE-8891-4848-9AC7-90363BFE84E6}" type="pres">
      <dgm:prSet presAssocID="{3D825B83-E987-6F4B-95E9-AA19FA538548}" presName="hierChild5" presStyleCnt="0"/>
      <dgm:spPr/>
    </dgm:pt>
    <dgm:pt modelId="{A5408AA6-DC75-DA4C-8A7C-F7B11D51F42D}" type="pres">
      <dgm:prSet presAssocID="{4F8278AB-B359-5044-BE38-69F342E4765B}" presName="Name37" presStyleLbl="parChTrans1D2" presStyleIdx="2" presStyleCnt="9"/>
      <dgm:spPr/>
    </dgm:pt>
    <dgm:pt modelId="{34E77159-7F3C-0140-A028-EF9281118FF0}" type="pres">
      <dgm:prSet presAssocID="{93E0B8A0-2863-9940-B99E-533875495479}" presName="hierRoot2" presStyleCnt="0">
        <dgm:presLayoutVars>
          <dgm:hierBranch val="init"/>
        </dgm:presLayoutVars>
      </dgm:prSet>
      <dgm:spPr/>
    </dgm:pt>
    <dgm:pt modelId="{C34B4DC0-5256-A94E-B406-617C0604219B}" type="pres">
      <dgm:prSet presAssocID="{93E0B8A0-2863-9940-B99E-533875495479}" presName="rootComposite" presStyleCnt="0"/>
      <dgm:spPr/>
    </dgm:pt>
    <dgm:pt modelId="{A26BBEC8-3F52-E74A-A830-939AB864EF6C}" type="pres">
      <dgm:prSet presAssocID="{93E0B8A0-2863-9940-B99E-533875495479}" presName="rootText" presStyleLbl="node2" presStyleIdx="2" presStyleCnt="9">
        <dgm:presLayoutVars>
          <dgm:chPref val="3"/>
        </dgm:presLayoutVars>
      </dgm:prSet>
      <dgm:spPr/>
    </dgm:pt>
    <dgm:pt modelId="{AD647802-91C9-1740-A059-05D68955802D}" type="pres">
      <dgm:prSet presAssocID="{93E0B8A0-2863-9940-B99E-533875495479}" presName="rootConnector" presStyleLbl="node2" presStyleIdx="2" presStyleCnt="9"/>
      <dgm:spPr/>
    </dgm:pt>
    <dgm:pt modelId="{6EB6ACCD-4C30-B24E-B391-9D101851E76A}" type="pres">
      <dgm:prSet presAssocID="{93E0B8A0-2863-9940-B99E-533875495479}" presName="hierChild4" presStyleCnt="0"/>
      <dgm:spPr/>
    </dgm:pt>
    <dgm:pt modelId="{3D2253D1-5E89-0247-B5CE-7F3D71D3EB67}" type="pres">
      <dgm:prSet presAssocID="{54723A43-919E-A945-AF0D-E87EF617642A}" presName="Name37" presStyleLbl="parChTrans1D3" presStyleIdx="9" presStyleCnt="40"/>
      <dgm:spPr/>
    </dgm:pt>
    <dgm:pt modelId="{4E2FFFEB-25BF-8C4F-85E6-DEB8873B3327}" type="pres">
      <dgm:prSet presAssocID="{EC23E670-F304-3B47-9C10-7D1AA8A8F69C}" presName="hierRoot2" presStyleCnt="0">
        <dgm:presLayoutVars>
          <dgm:hierBranch val="init"/>
        </dgm:presLayoutVars>
      </dgm:prSet>
      <dgm:spPr/>
    </dgm:pt>
    <dgm:pt modelId="{E0EE83A0-1495-B44F-A4C9-FE1BF19B859F}" type="pres">
      <dgm:prSet presAssocID="{EC23E670-F304-3B47-9C10-7D1AA8A8F69C}" presName="rootComposite" presStyleCnt="0"/>
      <dgm:spPr/>
    </dgm:pt>
    <dgm:pt modelId="{78CC5E40-D9C1-9548-A140-7CAB971298F6}" type="pres">
      <dgm:prSet presAssocID="{EC23E670-F304-3B47-9C10-7D1AA8A8F69C}" presName="rootText" presStyleLbl="node3" presStyleIdx="9" presStyleCnt="40">
        <dgm:presLayoutVars>
          <dgm:chPref val="3"/>
        </dgm:presLayoutVars>
      </dgm:prSet>
      <dgm:spPr/>
    </dgm:pt>
    <dgm:pt modelId="{91641734-9F84-CB40-9E30-62B6C0E41004}" type="pres">
      <dgm:prSet presAssocID="{EC23E670-F304-3B47-9C10-7D1AA8A8F69C}" presName="rootConnector" presStyleLbl="node3" presStyleIdx="9" presStyleCnt="40"/>
      <dgm:spPr/>
    </dgm:pt>
    <dgm:pt modelId="{DB04C6BE-36DB-114E-85FF-A73623B8C9E7}" type="pres">
      <dgm:prSet presAssocID="{EC23E670-F304-3B47-9C10-7D1AA8A8F69C}" presName="hierChild4" presStyleCnt="0"/>
      <dgm:spPr/>
    </dgm:pt>
    <dgm:pt modelId="{B18610D9-7359-5A4F-92D7-FBA8C8B03E71}" type="pres">
      <dgm:prSet presAssocID="{EC23E670-F304-3B47-9C10-7D1AA8A8F69C}" presName="hierChild5" presStyleCnt="0"/>
      <dgm:spPr/>
    </dgm:pt>
    <dgm:pt modelId="{36371758-EB23-4242-9723-CACC986337AF}" type="pres">
      <dgm:prSet presAssocID="{6F34F366-96A0-9741-9836-5D5FCD6CAC3E}" presName="Name37" presStyleLbl="parChTrans1D3" presStyleIdx="10" presStyleCnt="40"/>
      <dgm:spPr/>
    </dgm:pt>
    <dgm:pt modelId="{896244F2-51E5-7A4D-9478-F1D24AB65ECB}" type="pres">
      <dgm:prSet presAssocID="{36FC80F3-D0D9-7842-95E6-CC2EA804677B}" presName="hierRoot2" presStyleCnt="0">
        <dgm:presLayoutVars>
          <dgm:hierBranch val="init"/>
        </dgm:presLayoutVars>
      </dgm:prSet>
      <dgm:spPr/>
    </dgm:pt>
    <dgm:pt modelId="{5F665281-9998-E841-B7AA-BDB0EC6F390B}" type="pres">
      <dgm:prSet presAssocID="{36FC80F3-D0D9-7842-95E6-CC2EA804677B}" presName="rootComposite" presStyleCnt="0"/>
      <dgm:spPr/>
    </dgm:pt>
    <dgm:pt modelId="{902C4F3A-79B0-DE42-BF6B-D99C912892A6}" type="pres">
      <dgm:prSet presAssocID="{36FC80F3-D0D9-7842-95E6-CC2EA804677B}" presName="rootText" presStyleLbl="node3" presStyleIdx="10" presStyleCnt="40">
        <dgm:presLayoutVars>
          <dgm:chPref val="3"/>
        </dgm:presLayoutVars>
      </dgm:prSet>
      <dgm:spPr/>
    </dgm:pt>
    <dgm:pt modelId="{FABA2C38-3DA5-9744-A54B-14E8ECFDEDB4}" type="pres">
      <dgm:prSet presAssocID="{36FC80F3-D0D9-7842-95E6-CC2EA804677B}" presName="rootConnector" presStyleLbl="node3" presStyleIdx="10" presStyleCnt="40"/>
      <dgm:spPr/>
    </dgm:pt>
    <dgm:pt modelId="{29BB7954-AD84-AC47-A58B-F65F63E46F6D}" type="pres">
      <dgm:prSet presAssocID="{36FC80F3-D0D9-7842-95E6-CC2EA804677B}" presName="hierChild4" presStyleCnt="0"/>
      <dgm:spPr/>
    </dgm:pt>
    <dgm:pt modelId="{14EFF867-2F93-F94F-95B2-C981B88B3BF7}" type="pres">
      <dgm:prSet presAssocID="{36FC80F3-D0D9-7842-95E6-CC2EA804677B}" presName="hierChild5" presStyleCnt="0"/>
      <dgm:spPr/>
    </dgm:pt>
    <dgm:pt modelId="{99D5D57C-9F01-6A4A-96FB-F92FC270E711}" type="pres">
      <dgm:prSet presAssocID="{BFC82A8B-F144-4046-AC66-2FB69BB77FBA}" presName="Name37" presStyleLbl="parChTrans1D3" presStyleIdx="11" presStyleCnt="40"/>
      <dgm:spPr/>
    </dgm:pt>
    <dgm:pt modelId="{0EACAFCC-57D9-4147-905E-C8C153E2F9A8}" type="pres">
      <dgm:prSet presAssocID="{09701C80-E262-1644-BDDF-665DB1C99130}" presName="hierRoot2" presStyleCnt="0">
        <dgm:presLayoutVars>
          <dgm:hierBranch val="init"/>
        </dgm:presLayoutVars>
      </dgm:prSet>
      <dgm:spPr/>
    </dgm:pt>
    <dgm:pt modelId="{4117C77E-CA4D-F84F-91E5-38B640BEC868}" type="pres">
      <dgm:prSet presAssocID="{09701C80-E262-1644-BDDF-665DB1C99130}" presName="rootComposite" presStyleCnt="0"/>
      <dgm:spPr/>
    </dgm:pt>
    <dgm:pt modelId="{B9FFAF5B-4FC0-CD48-AD51-0A80DCBCAB62}" type="pres">
      <dgm:prSet presAssocID="{09701C80-E262-1644-BDDF-665DB1C99130}" presName="rootText" presStyleLbl="node3" presStyleIdx="11" presStyleCnt="40">
        <dgm:presLayoutVars>
          <dgm:chPref val="3"/>
        </dgm:presLayoutVars>
      </dgm:prSet>
      <dgm:spPr/>
    </dgm:pt>
    <dgm:pt modelId="{5B5F6EF5-BF19-5041-8CDE-460F500DB340}" type="pres">
      <dgm:prSet presAssocID="{09701C80-E262-1644-BDDF-665DB1C99130}" presName="rootConnector" presStyleLbl="node3" presStyleIdx="11" presStyleCnt="40"/>
      <dgm:spPr/>
    </dgm:pt>
    <dgm:pt modelId="{CA95CFB4-0EE8-DD47-AA15-D4D287458E7D}" type="pres">
      <dgm:prSet presAssocID="{09701C80-E262-1644-BDDF-665DB1C99130}" presName="hierChild4" presStyleCnt="0"/>
      <dgm:spPr/>
    </dgm:pt>
    <dgm:pt modelId="{356A4C21-0901-FD4D-8DB9-BB3C3E9B2C21}" type="pres">
      <dgm:prSet presAssocID="{09701C80-E262-1644-BDDF-665DB1C99130}" presName="hierChild5" presStyleCnt="0"/>
      <dgm:spPr/>
    </dgm:pt>
    <dgm:pt modelId="{B76987FD-26ED-C24C-98B6-76C4D45FB054}" type="pres">
      <dgm:prSet presAssocID="{81A6F54F-A18B-314A-A091-CF54C0A2159E}" presName="Name37" presStyleLbl="parChTrans1D3" presStyleIdx="12" presStyleCnt="40"/>
      <dgm:spPr/>
    </dgm:pt>
    <dgm:pt modelId="{5ACCC6F4-8896-2943-BB1F-9A995E2E2332}" type="pres">
      <dgm:prSet presAssocID="{444CED87-E41D-8841-AB0F-4DDF8C997AE4}" presName="hierRoot2" presStyleCnt="0">
        <dgm:presLayoutVars>
          <dgm:hierBranch val="init"/>
        </dgm:presLayoutVars>
      </dgm:prSet>
      <dgm:spPr/>
    </dgm:pt>
    <dgm:pt modelId="{12009657-26FB-874D-8468-686438187A7B}" type="pres">
      <dgm:prSet presAssocID="{444CED87-E41D-8841-AB0F-4DDF8C997AE4}" presName="rootComposite" presStyleCnt="0"/>
      <dgm:spPr/>
    </dgm:pt>
    <dgm:pt modelId="{A4C687E3-194F-FD44-9E0B-8EF7FFB04525}" type="pres">
      <dgm:prSet presAssocID="{444CED87-E41D-8841-AB0F-4DDF8C997AE4}" presName="rootText" presStyleLbl="node3" presStyleIdx="12" presStyleCnt="40">
        <dgm:presLayoutVars>
          <dgm:chPref val="3"/>
        </dgm:presLayoutVars>
      </dgm:prSet>
      <dgm:spPr/>
    </dgm:pt>
    <dgm:pt modelId="{5692F5F9-8623-9547-A86E-7BA3616D0EAB}" type="pres">
      <dgm:prSet presAssocID="{444CED87-E41D-8841-AB0F-4DDF8C997AE4}" presName="rootConnector" presStyleLbl="node3" presStyleIdx="12" presStyleCnt="40"/>
      <dgm:spPr/>
    </dgm:pt>
    <dgm:pt modelId="{AB066DE1-2931-2C4D-A30A-AEA5BC5CD7FF}" type="pres">
      <dgm:prSet presAssocID="{444CED87-E41D-8841-AB0F-4DDF8C997AE4}" presName="hierChild4" presStyleCnt="0"/>
      <dgm:spPr/>
    </dgm:pt>
    <dgm:pt modelId="{33A6202E-3C9D-9644-880A-B941EE230524}" type="pres">
      <dgm:prSet presAssocID="{444CED87-E41D-8841-AB0F-4DDF8C997AE4}" presName="hierChild5" presStyleCnt="0"/>
      <dgm:spPr/>
    </dgm:pt>
    <dgm:pt modelId="{E7CDF1C8-9CB2-A04F-9663-9974E7D214BB}" type="pres">
      <dgm:prSet presAssocID="{93E0B8A0-2863-9940-B99E-533875495479}" presName="hierChild5" presStyleCnt="0"/>
      <dgm:spPr/>
    </dgm:pt>
    <dgm:pt modelId="{49FED166-C580-5848-8B5F-0582A000FA2C}" type="pres">
      <dgm:prSet presAssocID="{5107D362-C69D-944E-A760-F3820FFD6FB3}" presName="Name37" presStyleLbl="parChTrans1D2" presStyleIdx="3" presStyleCnt="9"/>
      <dgm:spPr/>
    </dgm:pt>
    <dgm:pt modelId="{BFBDC4D6-C671-C941-9FFE-01C77DA68886}" type="pres">
      <dgm:prSet presAssocID="{2BB0F387-B2D2-654F-8C13-607B6DDF7DF3}" presName="hierRoot2" presStyleCnt="0">
        <dgm:presLayoutVars>
          <dgm:hierBranch val="init"/>
        </dgm:presLayoutVars>
      </dgm:prSet>
      <dgm:spPr/>
    </dgm:pt>
    <dgm:pt modelId="{E514D0EE-37C4-984D-95FA-EAAB40601144}" type="pres">
      <dgm:prSet presAssocID="{2BB0F387-B2D2-654F-8C13-607B6DDF7DF3}" presName="rootComposite" presStyleCnt="0"/>
      <dgm:spPr/>
    </dgm:pt>
    <dgm:pt modelId="{B63AEE18-CAF3-1A4A-8D83-6DE801D0BE77}" type="pres">
      <dgm:prSet presAssocID="{2BB0F387-B2D2-654F-8C13-607B6DDF7DF3}" presName="rootText" presStyleLbl="node2" presStyleIdx="3" presStyleCnt="9">
        <dgm:presLayoutVars>
          <dgm:chPref val="3"/>
        </dgm:presLayoutVars>
      </dgm:prSet>
      <dgm:spPr/>
    </dgm:pt>
    <dgm:pt modelId="{929CC8D7-65CE-9943-BB2F-6600EFB794EB}" type="pres">
      <dgm:prSet presAssocID="{2BB0F387-B2D2-654F-8C13-607B6DDF7DF3}" presName="rootConnector" presStyleLbl="node2" presStyleIdx="3" presStyleCnt="9"/>
      <dgm:spPr/>
    </dgm:pt>
    <dgm:pt modelId="{3A2A2F64-F9B5-6740-8C18-96063953FA6D}" type="pres">
      <dgm:prSet presAssocID="{2BB0F387-B2D2-654F-8C13-607B6DDF7DF3}" presName="hierChild4" presStyleCnt="0"/>
      <dgm:spPr/>
    </dgm:pt>
    <dgm:pt modelId="{6EF3DDA5-1116-3242-A2F3-6B92237D935F}" type="pres">
      <dgm:prSet presAssocID="{F41424FA-3651-044B-9A9D-313F9A9807F1}" presName="Name37" presStyleLbl="parChTrans1D3" presStyleIdx="13" presStyleCnt="40"/>
      <dgm:spPr/>
    </dgm:pt>
    <dgm:pt modelId="{5C00C5AC-4A10-6945-B209-8EC6C8EA9003}" type="pres">
      <dgm:prSet presAssocID="{370EF572-3699-8A42-8BDA-9BCB2B303152}" presName="hierRoot2" presStyleCnt="0">
        <dgm:presLayoutVars>
          <dgm:hierBranch val="init"/>
        </dgm:presLayoutVars>
      </dgm:prSet>
      <dgm:spPr/>
    </dgm:pt>
    <dgm:pt modelId="{AEC73B28-B71A-D04A-92AE-A8E1A4C9ABF6}" type="pres">
      <dgm:prSet presAssocID="{370EF572-3699-8A42-8BDA-9BCB2B303152}" presName="rootComposite" presStyleCnt="0"/>
      <dgm:spPr/>
    </dgm:pt>
    <dgm:pt modelId="{7E831339-15D6-6548-88A1-EE6FFB28060C}" type="pres">
      <dgm:prSet presAssocID="{370EF572-3699-8A42-8BDA-9BCB2B303152}" presName="rootText" presStyleLbl="node3" presStyleIdx="13" presStyleCnt="40">
        <dgm:presLayoutVars>
          <dgm:chPref val="3"/>
        </dgm:presLayoutVars>
      </dgm:prSet>
      <dgm:spPr/>
    </dgm:pt>
    <dgm:pt modelId="{50110945-87A3-F344-88EE-1766B3B522FB}" type="pres">
      <dgm:prSet presAssocID="{370EF572-3699-8A42-8BDA-9BCB2B303152}" presName="rootConnector" presStyleLbl="node3" presStyleIdx="13" presStyleCnt="40"/>
      <dgm:spPr/>
    </dgm:pt>
    <dgm:pt modelId="{8F041811-D4CE-0544-9324-53B8BC87A6A4}" type="pres">
      <dgm:prSet presAssocID="{370EF572-3699-8A42-8BDA-9BCB2B303152}" presName="hierChild4" presStyleCnt="0"/>
      <dgm:spPr/>
    </dgm:pt>
    <dgm:pt modelId="{8ACF5824-3FC1-424C-91F8-217E20D9C2FB}" type="pres">
      <dgm:prSet presAssocID="{370EF572-3699-8A42-8BDA-9BCB2B303152}" presName="hierChild5" presStyleCnt="0"/>
      <dgm:spPr/>
    </dgm:pt>
    <dgm:pt modelId="{43A52866-813E-F34A-BE1A-E62A18CF60AD}" type="pres">
      <dgm:prSet presAssocID="{2A677BC9-E3F5-C142-99E2-49981D9C6BFA}" presName="Name37" presStyleLbl="parChTrans1D3" presStyleIdx="14" presStyleCnt="40"/>
      <dgm:spPr/>
    </dgm:pt>
    <dgm:pt modelId="{387937DD-2E7C-FA4D-B5C6-A28A1C19EF37}" type="pres">
      <dgm:prSet presAssocID="{EC8A6635-8743-4E4E-B70E-1E88B6FA6F93}" presName="hierRoot2" presStyleCnt="0">
        <dgm:presLayoutVars>
          <dgm:hierBranch val="init"/>
        </dgm:presLayoutVars>
      </dgm:prSet>
      <dgm:spPr/>
    </dgm:pt>
    <dgm:pt modelId="{AD0991A9-05FB-7A47-9851-EA71CBCF9B68}" type="pres">
      <dgm:prSet presAssocID="{EC8A6635-8743-4E4E-B70E-1E88B6FA6F93}" presName="rootComposite" presStyleCnt="0"/>
      <dgm:spPr/>
    </dgm:pt>
    <dgm:pt modelId="{1B41F201-0004-6E49-BD1D-C907AC7C93D5}" type="pres">
      <dgm:prSet presAssocID="{EC8A6635-8743-4E4E-B70E-1E88B6FA6F93}" presName="rootText" presStyleLbl="node3" presStyleIdx="14" presStyleCnt="40">
        <dgm:presLayoutVars>
          <dgm:chPref val="3"/>
        </dgm:presLayoutVars>
      </dgm:prSet>
      <dgm:spPr/>
    </dgm:pt>
    <dgm:pt modelId="{075528D2-EAFE-8E46-9B0D-652D0CD1FE33}" type="pres">
      <dgm:prSet presAssocID="{EC8A6635-8743-4E4E-B70E-1E88B6FA6F93}" presName="rootConnector" presStyleLbl="node3" presStyleIdx="14" presStyleCnt="40"/>
      <dgm:spPr/>
    </dgm:pt>
    <dgm:pt modelId="{2C8CC5E0-4C6D-4149-970D-24E46CFA7301}" type="pres">
      <dgm:prSet presAssocID="{EC8A6635-8743-4E4E-B70E-1E88B6FA6F93}" presName="hierChild4" presStyleCnt="0"/>
      <dgm:spPr/>
    </dgm:pt>
    <dgm:pt modelId="{EEFFE5EA-FADB-CB47-B61C-D9350984703B}" type="pres">
      <dgm:prSet presAssocID="{EC8A6635-8743-4E4E-B70E-1E88B6FA6F93}" presName="hierChild5" presStyleCnt="0"/>
      <dgm:spPr/>
    </dgm:pt>
    <dgm:pt modelId="{C9F20305-6080-0945-AC64-B8B6B63B02A3}" type="pres">
      <dgm:prSet presAssocID="{0729E36A-296C-084A-8E8F-8C29867F6205}" presName="Name37" presStyleLbl="parChTrans1D3" presStyleIdx="15" presStyleCnt="40"/>
      <dgm:spPr/>
    </dgm:pt>
    <dgm:pt modelId="{859F9B11-74BC-994C-AF3E-525E8312B680}" type="pres">
      <dgm:prSet presAssocID="{31B9A24E-0141-4048-8BDD-9673447AF270}" presName="hierRoot2" presStyleCnt="0">
        <dgm:presLayoutVars>
          <dgm:hierBranch val="init"/>
        </dgm:presLayoutVars>
      </dgm:prSet>
      <dgm:spPr/>
    </dgm:pt>
    <dgm:pt modelId="{E4671C5B-0C1F-184C-9CBE-C5E179A4DC56}" type="pres">
      <dgm:prSet presAssocID="{31B9A24E-0141-4048-8BDD-9673447AF270}" presName="rootComposite" presStyleCnt="0"/>
      <dgm:spPr/>
    </dgm:pt>
    <dgm:pt modelId="{2AB633B8-F034-DC41-98D2-FC67DD3FBF60}" type="pres">
      <dgm:prSet presAssocID="{31B9A24E-0141-4048-8BDD-9673447AF270}" presName="rootText" presStyleLbl="node3" presStyleIdx="15" presStyleCnt="40">
        <dgm:presLayoutVars>
          <dgm:chPref val="3"/>
        </dgm:presLayoutVars>
      </dgm:prSet>
      <dgm:spPr/>
    </dgm:pt>
    <dgm:pt modelId="{DBBBF9BA-B4B8-2245-9017-DC7C61494C4B}" type="pres">
      <dgm:prSet presAssocID="{31B9A24E-0141-4048-8BDD-9673447AF270}" presName="rootConnector" presStyleLbl="node3" presStyleIdx="15" presStyleCnt="40"/>
      <dgm:spPr/>
    </dgm:pt>
    <dgm:pt modelId="{9DE38513-5933-C448-B8D4-58318FF48A05}" type="pres">
      <dgm:prSet presAssocID="{31B9A24E-0141-4048-8BDD-9673447AF270}" presName="hierChild4" presStyleCnt="0"/>
      <dgm:spPr/>
    </dgm:pt>
    <dgm:pt modelId="{2804245B-C788-074C-81FD-E73ED7791874}" type="pres">
      <dgm:prSet presAssocID="{31B9A24E-0141-4048-8BDD-9673447AF270}" presName="hierChild5" presStyleCnt="0"/>
      <dgm:spPr/>
    </dgm:pt>
    <dgm:pt modelId="{48CFA8CC-0019-7B41-A2E4-5E387365C2EA}" type="pres">
      <dgm:prSet presAssocID="{58B86239-44AB-B24F-A9BB-C8736E15D53F}" presName="Name37" presStyleLbl="parChTrans1D3" presStyleIdx="16" presStyleCnt="40"/>
      <dgm:spPr/>
    </dgm:pt>
    <dgm:pt modelId="{490669B0-155B-DD42-A463-E2DE561C6DE7}" type="pres">
      <dgm:prSet presAssocID="{A371EBBE-B02F-D045-9C19-4AAF38D7CE3F}" presName="hierRoot2" presStyleCnt="0">
        <dgm:presLayoutVars>
          <dgm:hierBranch val="init"/>
        </dgm:presLayoutVars>
      </dgm:prSet>
      <dgm:spPr/>
    </dgm:pt>
    <dgm:pt modelId="{E3652045-5618-1045-B62D-5B74AF2D2FB5}" type="pres">
      <dgm:prSet presAssocID="{A371EBBE-B02F-D045-9C19-4AAF38D7CE3F}" presName="rootComposite" presStyleCnt="0"/>
      <dgm:spPr/>
    </dgm:pt>
    <dgm:pt modelId="{1C7C41AB-D91E-B047-91A7-B4F709966781}" type="pres">
      <dgm:prSet presAssocID="{A371EBBE-B02F-D045-9C19-4AAF38D7CE3F}" presName="rootText" presStyleLbl="node3" presStyleIdx="16" presStyleCnt="40">
        <dgm:presLayoutVars>
          <dgm:chPref val="3"/>
        </dgm:presLayoutVars>
      </dgm:prSet>
      <dgm:spPr/>
    </dgm:pt>
    <dgm:pt modelId="{31BCAFBF-7B03-0C44-8D1B-DA4C0F598924}" type="pres">
      <dgm:prSet presAssocID="{A371EBBE-B02F-D045-9C19-4AAF38D7CE3F}" presName="rootConnector" presStyleLbl="node3" presStyleIdx="16" presStyleCnt="40"/>
      <dgm:spPr/>
    </dgm:pt>
    <dgm:pt modelId="{0C1EB562-9E3F-3446-9482-83B6E3AA46C9}" type="pres">
      <dgm:prSet presAssocID="{A371EBBE-B02F-D045-9C19-4AAF38D7CE3F}" presName="hierChild4" presStyleCnt="0"/>
      <dgm:spPr/>
    </dgm:pt>
    <dgm:pt modelId="{86928AFC-A6FC-1442-84A5-5B912EA84ECD}" type="pres">
      <dgm:prSet presAssocID="{A371EBBE-B02F-D045-9C19-4AAF38D7CE3F}" presName="hierChild5" presStyleCnt="0"/>
      <dgm:spPr/>
    </dgm:pt>
    <dgm:pt modelId="{7064DDEA-A84F-CA40-8D73-2BA72E270F79}" type="pres">
      <dgm:prSet presAssocID="{2BB0F387-B2D2-654F-8C13-607B6DDF7DF3}" presName="hierChild5" presStyleCnt="0"/>
      <dgm:spPr/>
    </dgm:pt>
    <dgm:pt modelId="{AF168A98-A84A-784F-9D3F-A2BB3BC1FA99}" type="pres">
      <dgm:prSet presAssocID="{8207F00E-1D70-C24F-A57F-14FD8F788369}" presName="Name37" presStyleLbl="parChTrans1D2" presStyleIdx="4" presStyleCnt="9"/>
      <dgm:spPr/>
    </dgm:pt>
    <dgm:pt modelId="{35F143BA-931B-7E4B-9D9F-3C5AAFD0F72B}" type="pres">
      <dgm:prSet presAssocID="{50544927-3E33-0340-B1E8-E990BAFF391D}" presName="hierRoot2" presStyleCnt="0">
        <dgm:presLayoutVars>
          <dgm:hierBranch val="init"/>
        </dgm:presLayoutVars>
      </dgm:prSet>
      <dgm:spPr/>
    </dgm:pt>
    <dgm:pt modelId="{9C182683-5E8C-F54E-8EC6-63B89B25187C}" type="pres">
      <dgm:prSet presAssocID="{50544927-3E33-0340-B1E8-E990BAFF391D}" presName="rootComposite" presStyleCnt="0"/>
      <dgm:spPr/>
    </dgm:pt>
    <dgm:pt modelId="{3F1AF2EC-BACA-0246-BCA6-43766A10836E}" type="pres">
      <dgm:prSet presAssocID="{50544927-3E33-0340-B1E8-E990BAFF391D}" presName="rootText" presStyleLbl="node2" presStyleIdx="4" presStyleCnt="9">
        <dgm:presLayoutVars>
          <dgm:chPref val="3"/>
        </dgm:presLayoutVars>
      </dgm:prSet>
      <dgm:spPr/>
    </dgm:pt>
    <dgm:pt modelId="{02D4D6CC-9454-3A45-A0D9-F9B17440EEC8}" type="pres">
      <dgm:prSet presAssocID="{50544927-3E33-0340-B1E8-E990BAFF391D}" presName="rootConnector" presStyleLbl="node2" presStyleIdx="4" presStyleCnt="9"/>
      <dgm:spPr/>
    </dgm:pt>
    <dgm:pt modelId="{975EF14B-F0A2-9B4E-940D-220A626D8D64}" type="pres">
      <dgm:prSet presAssocID="{50544927-3E33-0340-B1E8-E990BAFF391D}" presName="hierChild4" presStyleCnt="0"/>
      <dgm:spPr/>
    </dgm:pt>
    <dgm:pt modelId="{67014AD1-4E02-9542-B95A-184DC5E274F5}" type="pres">
      <dgm:prSet presAssocID="{BAF1AB82-8C6A-7E4B-B242-BD2C00ADFF7F}" presName="Name37" presStyleLbl="parChTrans1D3" presStyleIdx="17" presStyleCnt="40"/>
      <dgm:spPr/>
    </dgm:pt>
    <dgm:pt modelId="{8EB0A105-5CD3-6848-B022-44364D7DCD7F}" type="pres">
      <dgm:prSet presAssocID="{5567CF27-834E-CA4C-89C9-EEB0BBCC3B11}" presName="hierRoot2" presStyleCnt="0">
        <dgm:presLayoutVars>
          <dgm:hierBranch val="init"/>
        </dgm:presLayoutVars>
      </dgm:prSet>
      <dgm:spPr/>
    </dgm:pt>
    <dgm:pt modelId="{3B3A0B81-0EF6-374B-B1BF-4814AFA2E5B4}" type="pres">
      <dgm:prSet presAssocID="{5567CF27-834E-CA4C-89C9-EEB0BBCC3B11}" presName="rootComposite" presStyleCnt="0"/>
      <dgm:spPr/>
    </dgm:pt>
    <dgm:pt modelId="{7F0A9AB7-56E4-2C4C-B99A-C77A16F1BCE8}" type="pres">
      <dgm:prSet presAssocID="{5567CF27-834E-CA4C-89C9-EEB0BBCC3B11}" presName="rootText" presStyleLbl="node3" presStyleIdx="17" presStyleCnt="40">
        <dgm:presLayoutVars>
          <dgm:chPref val="3"/>
        </dgm:presLayoutVars>
      </dgm:prSet>
      <dgm:spPr/>
    </dgm:pt>
    <dgm:pt modelId="{C9ADF2EF-D88B-E740-9810-FB445E08A5C1}" type="pres">
      <dgm:prSet presAssocID="{5567CF27-834E-CA4C-89C9-EEB0BBCC3B11}" presName="rootConnector" presStyleLbl="node3" presStyleIdx="17" presStyleCnt="40"/>
      <dgm:spPr/>
    </dgm:pt>
    <dgm:pt modelId="{BB9A9EFF-C338-974F-A707-12820A804501}" type="pres">
      <dgm:prSet presAssocID="{5567CF27-834E-CA4C-89C9-EEB0BBCC3B11}" presName="hierChild4" presStyleCnt="0"/>
      <dgm:spPr/>
    </dgm:pt>
    <dgm:pt modelId="{3C83CEA7-0A70-CE40-86C0-543982C125C9}" type="pres">
      <dgm:prSet presAssocID="{5567CF27-834E-CA4C-89C9-EEB0BBCC3B11}" presName="hierChild5" presStyleCnt="0"/>
      <dgm:spPr/>
    </dgm:pt>
    <dgm:pt modelId="{514DD96B-8981-8044-B0BD-23F65CDEA19D}" type="pres">
      <dgm:prSet presAssocID="{E8351E5C-E91B-994D-A6DB-EB630A70570D}" presName="Name37" presStyleLbl="parChTrans1D3" presStyleIdx="18" presStyleCnt="40"/>
      <dgm:spPr/>
    </dgm:pt>
    <dgm:pt modelId="{CDE6F655-3E43-C147-8625-52EB0201DBB6}" type="pres">
      <dgm:prSet presAssocID="{29351F99-4A3A-CD4B-A693-60CF89B9AD71}" presName="hierRoot2" presStyleCnt="0">
        <dgm:presLayoutVars>
          <dgm:hierBranch val="init"/>
        </dgm:presLayoutVars>
      </dgm:prSet>
      <dgm:spPr/>
    </dgm:pt>
    <dgm:pt modelId="{6B84EDBA-FB91-1243-9FDD-C3CBD93EE26E}" type="pres">
      <dgm:prSet presAssocID="{29351F99-4A3A-CD4B-A693-60CF89B9AD71}" presName="rootComposite" presStyleCnt="0"/>
      <dgm:spPr/>
    </dgm:pt>
    <dgm:pt modelId="{5D2C98E2-8203-7D4A-B313-29C0F6987374}" type="pres">
      <dgm:prSet presAssocID="{29351F99-4A3A-CD4B-A693-60CF89B9AD71}" presName="rootText" presStyleLbl="node3" presStyleIdx="18" presStyleCnt="40">
        <dgm:presLayoutVars>
          <dgm:chPref val="3"/>
        </dgm:presLayoutVars>
      </dgm:prSet>
      <dgm:spPr/>
    </dgm:pt>
    <dgm:pt modelId="{CB0929E0-C50D-454D-AF2C-B2E0F88B346E}" type="pres">
      <dgm:prSet presAssocID="{29351F99-4A3A-CD4B-A693-60CF89B9AD71}" presName="rootConnector" presStyleLbl="node3" presStyleIdx="18" presStyleCnt="40"/>
      <dgm:spPr/>
    </dgm:pt>
    <dgm:pt modelId="{A4B96E57-31D9-EE46-A5BC-94BBE37AC085}" type="pres">
      <dgm:prSet presAssocID="{29351F99-4A3A-CD4B-A693-60CF89B9AD71}" presName="hierChild4" presStyleCnt="0"/>
      <dgm:spPr/>
    </dgm:pt>
    <dgm:pt modelId="{1B43AD78-DF55-4D4F-8507-C12392B1CEB4}" type="pres">
      <dgm:prSet presAssocID="{29351F99-4A3A-CD4B-A693-60CF89B9AD71}" presName="hierChild5" presStyleCnt="0"/>
      <dgm:spPr/>
    </dgm:pt>
    <dgm:pt modelId="{B494E43A-35EA-6244-AFFE-5C1248F9A463}" type="pres">
      <dgm:prSet presAssocID="{25224950-7599-5D4A-9A31-0E8256D7E1A8}" presName="Name37" presStyleLbl="parChTrans1D3" presStyleIdx="19" presStyleCnt="40"/>
      <dgm:spPr/>
    </dgm:pt>
    <dgm:pt modelId="{5571E533-AB6F-F049-A42B-AB9F27A81E16}" type="pres">
      <dgm:prSet presAssocID="{00FA090C-3FED-344A-94B3-7326D77DFCC8}" presName="hierRoot2" presStyleCnt="0">
        <dgm:presLayoutVars>
          <dgm:hierBranch val="init"/>
        </dgm:presLayoutVars>
      </dgm:prSet>
      <dgm:spPr/>
    </dgm:pt>
    <dgm:pt modelId="{FF95CF9B-3533-2D4F-9244-3971AE26EEF7}" type="pres">
      <dgm:prSet presAssocID="{00FA090C-3FED-344A-94B3-7326D77DFCC8}" presName="rootComposite" presStyleCnt="0"/>
      <dgm:spPr/>
    </dgm:pt>
    <dgm:pt modelId="{07682291-E36B-D64F-9D6F-DDF73DC07A02}" type="pres">
      <dgm:prSet presAssocID="{00FA090C-3FED-344A-94B3-7326D77DFCC8}" presName="rootText" presStyleLbl="node3" presStyleIdx="19" presStyleCnt="40">
        <dgm:presLayoutVars>
          <dgm:chPref val="3"/>
        </dgm:presLayoutVars>
      </dgm:prSet>
      <dgm:spPr/>
    </dgm:pt>
    <dgm:pt modelId="{7170FBB2-30ED-5D4E-A930-68751653E4DB}" type="pres">
      <dgm:prSet presAssocID="{00FA090C-3FED-344A-94B3-7326D77DFCC8}" presName="rootConnector" presStyleLbl="node3" presStyleIdx="19" presStyleCnt="40"/>
      <dgm:spPr/>
    </dgm:pt>
    <dgm:pt modelId="{3D010926-41B6-164D-9986-1A1CB0A30874}" type="pres">
      <dgm:prSet presAssocID="{00FA090C-3FED-344A-94B3-7326D77DFCC8}" presName="hierChild4" presStyleCnt="0"/>
      <dgm:spPr/>
    </dgm:pt>
    <dgm:pt modelId="{A4C23EE7-603A-B84F-860D-487140FE4030}" type="pres">
      <dgm:prSet presAssocID="{00FA090C-3FED-344A-94B3-7326D77DFCC8}" presName="hierChild5" presStyleCnt="0"/>
      <dgm:spPr/>
    </dgm:pt>
    <dgm:pt modelId="{C48D1B96-26AC-CE41-A300-3CABCA2FA736}" type="pres">
      <dgm:prSet presAssocID="{50544927-3E33-0340-B1E8-E990BAFF391D}" presName="hierChild5" presStyleCnt="0"/>
      <dgm:spPr/>
    </dgm:pt>
    <dgm:pt modelId="{A668B92D-F03B-3C4F-8B89-66EC74F74446}" type="pres">
      <dgm:prSet presAssocID="{75DC3C67-FA38-B04B-96C4-98578DBDD7C5}" presName="Name37" presStyleLbl="parChTrans1D2" presStyleIdx="5" presStyleCnt="9"/>
      <dgm:spPr/>
    </dgm:pt>
    <dgm:pt modelId="{0AC1A942-1973-CD4A-A0CC-59B4118FE763}" type="pres">
      <dgm:prSet presAssocID="{76136EE7-29DC-7540-90C7-6ACD64F9B907}" presName="hierRoot2" presStyleCnt="0">
        <dgm:presLayoutVars>
          <dgm:hierBranch val="init"/>
        </dgm:presLayoutVars>
      </dgm:prSet>
      <dgm:spPr/>
    </dgm:pt>
    <dgm:pt modelId="{D5A9AAF2-5C20-3F4A-B85C-830727882644}" type="pres">
      <dgm:prSet presAssocID="{76136EE7-29DC-7540-90C7-6ACD64F9B907}" presName="rootComposite" presStyleCnt="0"/>
      <dgm:spPr/>
    </dgm:pt>
    <dgm:pt modelId="{45FE4F6C-CB3E-E24D-8419-C781CD9CCFBA}" type="pres">
      <dgm:prSet presAssocID="{76136EE7-29DC-7540-90C7-6ACD64F9B907}" presName="rootText" presStyleLbl="node2" presStyleIdx="5" presStyleCnt="9">
        <dgm:presLayoutVars>
          <dgm:chPref val="3"/>
        </dgm:presLayoutVars>
      </dgm:prSet>
      <dgm:spPr/>
    </dgm:pt>
    <dgm:pt modelId="{CF036097-7E4D-1348-AE73-5AFEED30200E}" type="pres">
      <dgm:prSet presAssocID="{76136EE7-29DC-7540-90C7-6ACD64F9B907}" presName="rootConnector" presStyleLbl="node2" presStyleIdx="5" presStyleCnt="9"/>
      <dgm:spPr/>
    </dgm:pt>
    <dgm:pt modelId="{7CF79DA9-DC38-A747-ACBB-07775DC8A86D}" type="pres">
      <dgm:prSet presAssocID="{76136EE7-29DC-7540-90C7-6ACD64F9B907}" presName="hierChild4" presStyleCnt="0"/>
      <dgm:spPr/>
    </dgm:pt>
    <dgm:pt modelId="{84AE8058-DCFA-6849-8267-CCB2C790BB91}" type="pres">
      <dgm:prSet presAssocID="{435B4259-3C4A-FF45-971B-074692F41AD5}" presName="Name37" presStyleLbl="parChTrans1D3" presStyleIdx="20" presStyleCnt="40"/>
      <dgm:spPr/>
    </dgm:pt>
    <dgm:pt modelId="{C45E58C6-C16A-944C-A943-5FA1D6BC7D7B}" type="pres">
      <dgm:prSet presAssocID="{B1048D1F-ACBD-904F-A673-50A1064E140A}" presName="hierRoot2" presStyleCnt="0">
        <dgm:presLayoutVars>
          <dgm:hierBranch val="init"/>
        </dgm:presLayoutVars>
      </dgm:prSet>
      <dgm:spPr/>
    </dgm:pt>
    <dgm:pt modelId="{5B28CE22-7D50-A448-BE85-D0D5437BBE3E}" type="pres">
      <dgm:prSet presAssocID="{B1048D1F-ACBD-904F-A673-50A1064E140A}" presName="rootComposite" presStyleCnt="0"/>
      <dgm:spPr/>
    </dgm:pt>
    <dgm:pt modelId="{57660C6F-CBBE-6F4C-968B-D151BBE0DCF0}" type="pres">
      <dgm:prSet presAssocID="{B1048D1F-ACBD-904F-A673-50A1064E140A}" presName="rootText" presStyleLbl="node3" presStyleIdx="20" presStyleCnt="40">
        <dgm:presLayoutVars>
          <dgm:chPref val="3"/>
        </dgm:presLayoutVars>
      </dgm:prSet>
      <dgm:spPr/>
    </dgm:pt>
    <dgm:pt modelId="{46933A18-396C-7E43-9E01-29384D210C05}" type="pres">
      <dgm:prSet presAssocID="{B1048D1F-ACBD-904F-A673-50A1064E140A}" presName="rootConnector" presStyleLbl="node3" presStyleIdx="20" presStyleCnt="40"/>
      <dgm:spPr/>
    </dgm:pt>
    <dgm:pt modelId="{8BB21765-769D-8846-A793-BFD8D83CC194}" type="pres">
      <dgm:prSet presAssocID="{B1048D1F-ACBD-904F-A673-50A1064E140A}" presName="hierChild4" presStyleCnt="0"/>
      <dgm:spPr/>
    </dgm:pt>
    <dgm:pt modelId="{FD5645B8-4F2D-E24B-8288-D12B80C677E7}" type="pres">
      <dgm:prSet presAssocID="{B1048D1F-ACBD-904F-A673-50A1064E140A}" presName="hierChild5" presStyleCnt="0"/>
      <dgm:spPr/>
    </dgm:pt>
    <dgm:pt modelId="{1F0FD335-CE53-8943-A797-0A45C0A40267}" type="pres">
      <dgm:prSet presAssocID="{130CC886-8D9B-5645-89FB-B30976D69FB1}" presName="Name37" presStyleLbl="parChTrans1D3" presStyleIdx="21" presStyleCnt="40"/>
      <dgm:spPr/>
    </dgm:pt>
    <dgm:pt modelId="{FAEC36ED-16E5-DF4F-890F-78F34B9D3FC3}" type="pres">
      <dgm:prSet presAssocID="{ACB4E09D-C9A3-484C-80B9-D3F49126ED4E}" presName="hierRoot2" presStyleCnt="0">
        <dgm:presLayoutVars>
          <dgm:hierBranch val="init"/>
        </dgm:presLayoutVars>
      </dgm:prSet>
      <dgm:spPr/>
    </dgm:pt>
    <dgm:pt modelId="{AAA2D86F-18D7-E546-AF6B-21270448753D}" type="pres">
      <dgm:prSet presAssocID="{ACB4E09D-C9A3-484C-80B9-D3F49126ED4E}" presName="rootComposite" presStyleCnt="0"/>
      <dgm:spPr/>
    </dgm:pt>
    <dgm:pt modelId="{688D8243-A02A-E44B-AF66-0D0BA4472CAC}" type="pres">
      <dgm:prSet presAssocID="{ACB4E09D-C9A3-484C-80B9-D3F49126ED4E}" presName="rootText" presStyleLbl="node3" presStyleIdx="21" presStyleCnt="40">
        <dgm:presLayoutVars>
          <dgm:chPref val="3"/>
        </dgm:presLayoutVars>
      </dgm:prSet>
      <dgm:spPr/>
    </dgm:pt>
    <dgm:pt modelId="{68A367FC-9386-7C42-8289-966E0FE207FE}" type="pres">
      <dgm:prSet presAssocID="{ACB4E09D-C9A3-484C-80B9-D3F49126ED4E}" presName="rootConnector" presStyleLbl="node3" presStyleIdx="21" presStyleCnt="40"/>
      <dgm:spPr/>
    </dgm:pt>
    <dgm:pt modelId="{716E4C5E-DC02-D941-B9E5-D0344E440D09}" type="pres">
      <dgm:prSet presAssocID="{ACB4E09D-C9A3-484C-80B9-D3F49126ED4E}" presName="hierChild4" presStyleCnt="0"/>
      <dgm:spPr/>
    </dgm:pt>
    <dgm:pt modelId="{57C55CC8-0CCF-DC45-80E3-AEFF8B041879}" type="pres">
      <dgm:prSet presAssocID="{ACB4E09D-C9A3-484C-80B9-D3F49126ED4E}" presName="hierChild5" presStyleCnt="0"/>
      <dgm:spPr/>
    </dgm:pt>
    <dgm:pt modelId="{D8F7DC34-E860-BE48-8AFF-0C360C7A5636}" type="pres">
      <dgm:prSet presAssocID="{EDFE2601-1316-6C46-9611-3A2EF8BEB08C}" presName="Name37" presStyleLbl="parChTrans1D3" presStyleIdx="22" presStyleCnt="40"/>
      <dgm:spPr/>
    </dgm:pt>
    <dgm:pt modelId="{5F6ED796-B972-344C-8C44-B4818B2E6A8D}" type="pres">
      <dgm:prSet presAssocID="{D332F46C-8CB4-E349-84D8-F24D0798BB0E}" presName="hierRoot2" presStyleCnt="0">
        <dgm:presLayoutVars>
          <dgm:hierBranch val="init"/>
        </dgm:presLayoutVars>
      </dgm:prSet>
      <dgm:spPr/>
    </dgm:pt>
    <dgm:pt modelId="{1602881F-05CF-E541-83B6-8DA74887DD71}" type="pres">
      <dgm:prSet presAssocID="{D332F46C-8CB4-E349-84D8-F24D0798BB0E}" presName="rootComposite" presStyleCnt="0"/>
      <dgm:spPr/>
    </dgm:pt>
    <dgm:pt modelId="{CC291E43-3D3E-024A-ABDD-DDB5A0648D98}" type="pres">
      <dgm:prSet presAssocID="{D332F46C-8CB4-E349-84D8-F24D0798BB0E}" presName="rootText" presStyleLbl="node3" presStyleIdx="22" presStyleCnt="40">
        <dgm:presLayoutVars>
          <dgm:chPref val="3"/>
        </dgm:presLayoutVars>
      </dgm:prSet>
      <dgm:spPr/>
    </dgm:pt>
    <dgm:pt modelId="{B55DD1E9-A333-4C42-A029-2291F429E32C}" type="pres">
      <dgm:prSet presAssocID="{D332F46C-8CB4-E349-84D8-F24D0798BB0E}" presName="rootConnector" presStyleLbl="node3" presStyleIdx="22" presStyleCnt="40"/>
      <dgm:spPr/>
    </dgm:pt>
    <dgm:pt modelId="{2C973346-C0EF-2B42-8085-5B1F21B3EF4A}" type="pres">
      <dgm:prSet presAssocID="{D332F46C-8CB4-E349-84D8-F24D0798BB0E}" presName="hierChild4" presStyleCnt="0"/>
      <dgm:spPr/>
    </dgm:pt>
    <dgm:pt modelId="{CA55D77A-6E00-D346-AF77-4F00D66B44A5}" type="pres">
      <dgm:prSet presAssocID="{D332F46C-8CB4-E349-84D8-F24D0798BB0E}" presName="hierChild5" presStyleCnt="0"/>
      <dgm:spPr/>
    </dgm:pt>
    <dgm:pt modelId="{86A74905-FFDF-B34D-A21F-7ACECABA6169}" type="pres">
      <dgm:prSet presAssocID="{2BF9CA74-8F7C-064E-8C21-C4E3E908007E}" presName="Name37" presStyleLbl="parChTrans1D3" presStyleIdx="23" presStyleCnt="40"/>
      <dgm:spPr/>
    </dgm:pt>
    <dgm:pt modelId="{A6DFDCCB-C90D-2040-944C-93645EBE47CC}" type="pres">
      <dgm:prSet presAssocID="{E8568720-997E-1644-954C-32617E8000D3}" presName="hierRoot2" presStyleCnt="0">
        <dgm:presLayoutVars>
          <dgm:hierBranch val="init"/>
        </dgm:presLayoutVars>
      </dgm:prSet>
      <dgm:spPr/>
    </dgm:pt>
    <dgm:pt modelId="{B28E8ABE-C66B-7744-8C39-4F0587F43A07}" type="pres">
      <dgm:prSet presAssocID="{E8568720-997E-1644-954C-32617E8000D3}" presName="rootComposite" presStyleCnt="0"/>
      <dgm:spPr/>
    </dgm:pt>
    <dgm:pt modelId="{B0712EFE-FE8C-F04C-AAB0-35E596131A90}" type="pres">
      <dgm:prSet presAssocID="{E8568720-997E-1644-954C-32617E8000D3}" presName="rootText" presStyleLbl="node3" presStyleIdx="23" presStyleCnt="40">
        <dgm:presLayoutVars>
          <dgm:chPref val="3"/>
        </dgm:presLayoutVars>
      </dgm:prSet>
      <dgm:spPr/>
    </dgm:pt>
    <dgm:pt modelId="{3815A955-B58C-E444-9049-9120D34303AD}" type="pres">
      <dgm:prSet presAssocID="{E8568720-997E-1644-954C-32617E8000D3}" presName="rootConnector" presStyleLbl="node3" presStyleIdx="23" presStyleCnt="40"/>
      <dgm:spPr/>
    </dgm:pt>
    <dgm:pt modelId="{F346BDDA-3F2D-BF46-86D1-9A26DE002BFF}" type="pres">
      <dgm:prSet presAssocID="{E8568720-997E-1644-954C-32617E8000D3}" presName="hierChild4" presStyleCnt="0"/>
      <dgm:spPr/>
    </dgm:pt>
    <dgm:pt modelId="{DBC73F3F-7A40-824D-9A40-29FFE9EA0850}" type="pres">
      <dgm:prSet presAssocID="{E8568720-997E-1644-954C-32617E8000D3}" presName="hierChild5" presStyleCnt="0"/>
      <dgm:spPr/>
    </dgm:pt>
    <dgm:pt modelId="{A0EC35E8-C4D3-474A-8138-AFAB0815DA0D}" type="pres">
      <dgm:prSet presAssocID="{76136EE7-29DC-7540-90C7-6ACD64F9B907}" presName="hierChild5" presStyleCnt="0"/>
      <dgm:spPr/>
    </dgm:pt>
    <dgm:pt modelId="{7640A39B-4946-E947-B9AE-2B9622A82E92}" type="pres">
      <dgm:prSet presAssocID="{11E5CB31-D3D6-3F42-B5E1-BD7082EADF24}" presName="Name37" presStyleLbl="parChTrans1D2" presStyleIdx="6" presStyleCnt="9"/>
      <dgm:spPr/>
    </dgm:pt>
    <dgm:pt modelId="{D24C16D0-DC74-F14A-8C4A-4D6378DDF55F}" type="pres">
      <dgm:prSet presAssocID="{D180646A-2637-9B4A-A51F-EDEA80E1F128}" presName="hierRoot2" presStyleCnt="0">
        <dgm:presLayoutVars>
          <dgm:hierBranch val="init"/>
        </dgm:presLayoutVars>
      </dgm:prSet>
      <dgm:spPr/>
    </dgm:pt>
    <dgm:pt modelId="{64EB14B0-3079-AF4F-83E4-9C247CD99928}" type="pres">
      <dgm:prSet presAssocID="{D180646A-2637-9B4A-A51F-EDEA80E1F128}" presName="rootComposite" presStyleCnt="0"/>
      <dgm:spPr/>
    </dgm:pt>
    <dgm:pt modelId="{CF76D9D7-0137-6044-A991-233630D3D97B}" type="pres">
      <dgm:prSet presAssocID="{D180646A-2637-9B4A-A51F-EDEA80E1F128}" presName="rootText" presStyleLbl="node2" presStyleIdx="6" presStyleCnt="9">
        <dgm:presLayoutVars>
          <dgm:chPref val="3"/>
        </dgm:presLayoutVars>
      </dgm:prSet>
      <dgm:spPr/>
    </dgm:pt>
    <dgm:pt modelId="{37264F41-D7D2-284C-92FB-06B968C19D7A}" type="pres">
      <dgm:prSet presAssocID="{D180646A-2637-9B4A-A51F-EDEA80E1F128}" presName="rootConnector" presStyleLbl="node2" presStyleIdx="6" presStyleCnt="9"/>
      <dgm:spPr/>
    </dgm:pt>
    <dgm:pt modelId="{23885920-837E-514C-A448-2BDEF721496D}" type="pres">
      <dgm:prSet presAssocID="{D180646A-2637-9B4A-A51F-EDEA80E1F128}" presName="hierChild4" presStyleCnt="0"/>
      <dgm:spPr/>
    </dgm:pt>
    <dgm:pt modelId="{7B75FAC2-1BA5-F349-8B1C-44D31BFB711B}" type="pres">
      <dgm:prSet presAssocID="{150F17FE-E38E-5247-B9C3-084F169E4360}" presName="Name37" presStyleLbl="parChTrans1D3" presStyleIdx="24" presStyleCnt="40"/>
      <dgm:spPr/>
    </dgm:pt>
    <dgm:pt modelId="{3C5BF345-8E21-364A-9043-F45336EC75AE}" type="pres">
      <dgm:prSet presAssocID="{C579C735-1BD2-4947-812B-8DB42E511B56}" presName="hierRoot2" presStyleCnt="0">
        <dgm:presLayoutVars>
          <dgm:hierBranch val="init"/>
        </dgm:presLayoutVars>
      </dgm:prSet>
      <dgm:spPr/>
    </dgm:pt>
    <dgm:pt modelId="{07129A33-1648-0C49-A69F-83B8D6590BE5}" type="pres">
      <dgm:prSet presAssocID="{C579C735-1BD2-4947-812B-8DB42E511B56}" presName="rootComposite" presStyleCnt="0"/>
      <dgm:spPr/>
    </dgm:pt>
    <dgm:pt modelId="{897A1A86-FCC8-FE48-BBF3-918986BB259D}" type="pres">
      <dgm:prSet presAssocID="{C579C735-1BD2-4947-812B-8DB42E511B56}" presName="rootText" presStyleLbl="node3" presStyleIdx="24" presStyleCnt="40">
        <dgm:presLayoutVars>
          <dgm:chPref val="3"/>
        </dgm:presLayoutVars>
      </dgm:prSet>
      <dgm:spPr/>
    </dgm:pt>
    <dgm:pt modelId="{A54BCAC2-5B4C-6243-9A01-2F4DF2DF2FF3}" type="pres">
      <dgm:prSet presAssocID="{C579C735-1BD2-4947-812B-8DB42E511B56}" presName="rootConnector" presStyleLbl="node3" presStyleIdx="24" presStyleCnt="40"/>
      <dgm:spPr/>
    </dgm:pt>
    <dgm:pt modelId="{64AE9797-485D-1D4A-BC3C-09B1EDC75125}" type="pres">
      <dgm:prSet presAssocID="{C579C735-1BD2-4947-812B-8DB42E511B56}" presName="hierChild4" presStyleCnt="0"/>
      <dgm:spPr/>
    </dgm:pt>
    <dgm:pt modelId="{2022B903-7711-EE4B-A338-318DD21A3F3E}" type="pres">
      <dgm:prSet presAssocID="{C579C735-1BD2-4947-812B-8DB42E511B56}" presName="hierChild5" presStyleCnt="0"/>
      <dgm:spPr/>
    </dgm:pt>
    <dgm:pt modelId="{73D1E7A3-1DF0-2140-804A-0609A426B067}" type="pres">
      <dgm:prSet presAssocID="{F0BB0BB4-A04F-E043-8B07-7B017F0FE8FA}" presName="Name37" presStyleLbl="parChTrans1D3" presStyleIdx="25" presStyleCnt="40"/>
      <dgm:spPr/>
    </dgm:pt>
    <dgm:pt modelId="{1F61FE3C-F486-AC43-8DF3-36BBBA0EA9BA}" type="pres">
      <dgm:prSet presAssocID="{63EC3AB4-E085-594C-BD30-2D3B73F8A533}" presName="hierRoot2" presStyleCnt="0">
        <dgm:presLayoutVars>
          <dgm:hierBranch val="init"/>
        </dgm:presLayoutVars>
      </dgm:prSet>
      <dgm:spPr/>
    </dgm:pt>
    <dgm:pt modelId="{92BB5BFB-2FB6-8E41-8197-B778F54FEA85}" type="pres">
      <dgm:prSet presAssocID="{63EC3AB4-E085-594C-BD30-2D3B73F8A533}" presName="rootComposite" presStyleCnt="0"/>
      <dgm:spPr/>
    </dgm:pt>
    <dgm:pt modelId="{85F46142-F901-1949-B493-736F1FF186CF}" type="pres">
      <dgm:prSet presAssocID="{63EC3AB4-E085-594C-BD30-2D3B73F8A533}" presName="rootText" presStyleLbl="node3" presStyleIdx="25" presStyleCnt="40">
        <dgm:presLayoutVars>
          <dgm:chPref val="3"/>
        </dgm:presLayoutVars>
      </dgm:prSet>
      <dgm:spPr/>
    </dgm:pt>
    <dgm:pt modelId="{E1DB1ECC-27CD-C445-AD4B-18D7D48D3CFB}" type="pres">
      <dgm:prSet presAssocID="{63EC3AB4-E085-594C-BD30-2D3B73F8A533}" presName="rootConnector" presStyleLbl="node3" presStyleIdx="25" presStyleCnt="40"/>
      <dgm:spPr/>
    </dgm:pt>
    <dgm:pt modelId="{5EB0E527-4CD9-2F47-B7E4-1DC2329D0128}" type="pres">
      <dgm:prSet presAssocID="{63EC3AB4-E085-594C-BD30-2D3B73F8A533}" presName="hierChild4" presStyleCnt="0"/>
      <dgm:spPr/>
    </dgm:pt>
    <dgm:pt modelId="{F3FDE978-8DCD-5C4C-AC92-A051EA8A228C}" type="pres">
      <dgm:prSet presAssocID="{63EC3AB4-E085-594C-BD30-2D3B73F8A533}" presName="hierChild5" presStyleCnt="0"/>
      <dgm:spPr/>
    </dgm:pt>
    <dgm:pt modelId="{F92C8F70-671C-AA4E-96DC-E8D0DA54582C}" type="pres">
      <dgm:prSet presAssocID="{3E8E0CBA-3CE8-CF4C-8902-F7FB48E50C74}" presName="Name37" presStyleLbl="parChTrans1D3" presStyleIdx="26" presStyleCnt="40"/>
      <dgm:spPr/>
    </dgm:pt>
    <dgm:pt modelId="{241FDD78-DA5C-A043-A2A1-A86D204FB76D}" type="pres">
      <dgm:prSet presAssocID="{F104D279-7A94-F44C-8F4A-B1FB084B111D}" presName="hierRoot2" presStyleCnt="0">
        <dgm:presLayoutVars>
          <dgm:hierBranch val="init"/>
        </dgm:presLayoutVars>
      </dgm:prSet>
      <dgm:spPr/>
    </dgm:pt>
    <dgm:pt modelId="{77C055D0-8A40-AF4A-A04B-7EF040C37AF6}" type="pres">
      <dgm:prSet presAssocID="{F104D279-7A94-F44C-8F4A-B1FB084B111D}" presName="rootComposite" presStyleCnt="0"/>
      <dgm:spPr/>
    </dgm:pt>
    <dgm:pt modelId="{3AEE866C-DE7E-114D-B10C-A5DD493B5FE4}" type="pres">
      <dgm:prSet presAssocID="{F104D279-7A94-F44C-8F4A-B1FB084B111D}" presName="rootText" presStyleLbl="node3" presStyleIdx="26" presStyleCnt="40">
        <dgm:presLayoutVars>
          <dgm:chPref val="3"/>
        </dgm:presLayoutVars>
      </dgm:prSet>
      <dgm:spPr/>
    </dgm:pt>
    <dgm:pt modelId="{72A69C94-B6D3-8846-80B3-3B8C60B74B8F}" type="pres">
      <dgm:prSet presAssocID="{F104D279-7A94-F44C-8F4A-B1FB084B111D}" presName="rootConnector" presStyleLbl="node3" presStyleIdx="26" presStyleCnt="40"/>
      <dgm:spPr/>
    </dgm:pt>
    <dgm:pt modelId="{3C217CF2-A34D-0D42-9C24-29B2432B6FBF}" type="pres">
      <dgm:prSet presAssocID="{F104D279-7A94-F44C-8F4A-B1FB084B111D}" presName="hierChild4" presStyleCnt="0"/>
      <dgm:spPr/>
    </dgm:pt>
    <dgm:pt modelId="{5A496066-8D67-954D-BD11-4D167C7C2070}" type="pres">
      <dgm:prSet presAssocID="{F104D279-7A94-F44C-8F4A-B1FB084B111D}" presName="hierChild5" presStyleCnt="0"/>
      <dgm:spPr/>
    </dgm:pt>
    <dgm:pt modelId="{5467CE8B-6D94-1447-840D-74E9D426F83B}" type="pres">
      <dgm:prSet presAssocID="{0CB20CBC-C904-9244-8D93-C75DB2625455}" presName="Name37" presStyleLbl="parChTrans1D3" presStyleIdx="27" presStyleCnt="40"/>
      <dgm:spPr/>
    </dgm:pt>
    <dgm:pt modelId="{7AE98E19-88EE-8B45-B103-2CD17EA9E717}" type="pres">
      <dgm:prSet presAssocID="{6819BED9-968C-F440-BD9A-3C79717AF245}" presName="hierRoot2" presStyleCnt="0">
        <dgm:presLayoutVars>
          <dgm:hierBranch val="init"/>
        </dgm:presLayoutVars>
      </dgm:prSet>
      <dgm:spPr/>
    </dgm:pt>
    <dgm:pt modelId="{F0666E3D-0258-6D45-9EC4-B452DE8DC3C0}" type="pres">
      <dgm:prSet presAssocID="{6819BED9-968C-F440-BD9A-3C79717AF245}" presName="rootComposite" presStyleCnt="0"/>
      <dgm:spPr/>
    </dgm:pt>
    <dgm:pt modelId="{83178464-2534-C84E-98CC-69461DF72ADC}" type="pres">
      <dgm:prSet presAssocID="{6819BED9-968C-F440-BD9A-3C79717AF245}" presName="rootText" presStyleLbl="node3" presStyleIdx="27" presStyleCnt="40">
        <dgm:presLayoutVars>
          <dgm:chPref val="3"/>
        </dgm:presLayoutVars>
      </dgm:prSet>
      <dgm:spPr/>
    </dgm:pt>
    <dgm:pt modelId="{20FCE95F-FDEB-3543-AA9B-7A4EBEB62C22}" type="pres">
      <dgm:prSet presAssocID="{6819BED9-968C-F440-BD9A-3C79717AF245}" presName="rootConnector" presStyleLbl="node3" presStyleIdx="27" presStyleCnt="40"/>
      <dgm:spPr/>
    </dgm:pt>
    <dgm:pt modelId="{98D659BE-ACEB-1140-9778-B5AA912968F6}" type="pres">
      <dgm:prSet presAssocID="{6819BED9-968C-F440-BD9A-3C79717AF245}" presName="hierChild4" presStyleCnt="0"/>
      <dgm:spPr/>
    </dgm:pt>
    <dgm:pt modelId="{93114A0A-B598-074B-89CC-5FFA1604AA32}" type="pres">
      <dgm:prSet presAssocID="{6819BED9-968C-F440-BD9A-3C79717AF245}" presName="hierChild5" presStyleCnt="0"/>
      <dgm:spPr/>
    </dgm:pt>
    <dgm:pt modelId="{899345B4-DF63-E74D-A829-8CF45D534428}" type="pres">
      <dgm:prSet presAssocID="{907DAAEF-6772-B249-B87F-29909AF0F77A}" presName="Name37" presStyleLbl="parChTrans1D3" presStyleIdx="28" presStyleCnt="40"/>
      <dgm:spPr/>
    </dgm:pt>
    <dgm:pt modelId="{664F0899-9017-4C44-B6DC-F4E16FA6FCE2}" type="pres">
      <dgm:prSet presAssocID="{E4BB479A-69BA-8240-9164-AD66AECBB7D2}" presName="hierRoot2" presStyleCnt="0">
        <dgm:presLayoutVars>
          <dgm:hierBranch val="init"/>
        </dgm:presLayoutVars>
      </dgm:prSet>
      <dgm:spPr/>
    </dgm:pt>
    <dgm:pt modelId="{99E65A48-35CD-524B-B068-392B74775931}" type="pres">
      <dgm:prSet presAssocID="{E4BB479A-69BA-8240-9164-AD66AECBB7D2}" presName="rootComposite" presStyleCnt="0"/>
      <dgm:spPr/>
    </dgm:pt>
    <dgm:pt modelId="{6E7DF66E-E6A2-5C4C-A797-F3A438FA47CA}" type="pres">
      <dgm:prSet presAssocID="{E4BB479A-69BA-8240-9164-AD66AECBB7D2}" presName="rootText" presStyleLbl="node3" presStyleIdx="28" presStyleCnt="40">
        <dgm:presLayoutVars>
          <dgm:chPref val="3"/>
        </dgm:presLayoutVars>
      </dgm:prSet>
      <dgm:spPr/>
    </dgm:pt>
    <dgm:pt modelId="{70C0F39A-4047-E949-9ABE-38DD1C4BC641}" type="pres">
      <dgm:prSet presAssocID="{E4BB479A-69BA-8240-9164-AD66AECBB7D2}" presName="rootConnector" presStyleLbl="node3" presStyleIdx="28" presStyleCnt="40"/>
      <dgm:spPr/>
    </dgm:pt>
    <dgm:pt modelId="{85DC502C-9862-6D4E-9A6B-9EF25FD74A7D}" type="pres">
      <dgm:prSet presAssocID="{E4BB479A-69BA-8240-9164-AD66AECBB7D2}" presName="hierChild4" presStyleCnt="0"/>
      <dgm:spPr/>
    </dgm:pt>
    <dgm:pt modelId="{D0ABE644-057F-0D4B-8C8B-7A489A372E7E}" type="pres">
      <dgm:prSet presAssocID="{E4BB479A-69BA-8240-9164-AD66AECBB7D2}" presName="hierChild5" presStyleCnt="0"/>
      <dgm:spPr/>
    </dgm:pt>
    <dgm:pt modelId="{B244B6CD-D144-0B44-BFB3-8924F45B43EE}" type="pres">
      <dgm:prSet presAssocID="{E633B291-A1B2-5B40-8AEE-C2DACF3B0982}" presName="Name37" presStyleLbl="parChTrans1D3" presStyleIdx="29" presStyleCnt="40"/>
      <dgm:spPr/>
    </dgm:pt>
    <dgm:pt modelId="{6C5373F8-29C9-6241-A669-D66C41CFCF86}" type="pres">
      <dgm:prSet presAssocID="{9F5D984A-5B38-6749-BD42-4E64CE382DFD}" presName="hierRoot2" presStyleCnt="0">
        <dgm:presLayoutVars>
          <dgm:hierBranch val="init"/>
        </dgm:presLayoutVars>
      </dgm:prSet>
      <dgm:spPr/>
    </dgm:pt>
    <dgm:pt modelId="{3C591B12-7244-CE48-B797-B2A4242B07BE}" type="pres">
      <dgm:prSet presAssocID="{9F5D984A-5B38-6749-BD42-4E64CE382DFD}" presName="rootComposite" presStyleCnt="0"/>
      <dgm:spPr/>
    </dgm:pt>
    <dgm:pt modelId="{A6A9BF5D-5842-4949-BFF4-5A3A90B6239A}" type="pres">
      <dgm:prSet presAssocID="{9F5D984A-5B38-6749-BD42-4E64CE382DFD}" presName="rootText" presStyleLbl="node3" presStyleIdx="29" presStyleCnt="40">
        <dgm:presLayoutVars>
          <dgm:chPref val="3"/>
        </dgm:presLayoutVars>
      </dgm:prSet>
      <dgm:spPr/>
    </dgm:pt>
    <dgm:pt modelId="{549755B5-46B3-C449-902E-543D94053D82}" type="pres">
      <dgm:prSet presAssocID="{9F5D984A-5B38-6749-BD42-4E64CE382DFD}" presName="rootConnector" presStyleLbl="node3" presStyleIdx="29" presStyleCnt="40"/>
      <dgm:spPr/>
    </dgm:pt>
    <dgm:pt modelId="{99DD8303-AE4D-BB46-98C2-1654744C1CC1}" type="pres">
      <dgm:prSet presAssocID="{9F5D984A-5B38-6749-BD42-4E64CE382DFD}" presName="hierChild4" presStyleCnt="0"/>
      <dgm:spPr/>
    </dgm:pt>
    <dgm:pt modelId="{E4813695-F832-184F-B78F-0C11D77BE686}" type="pres">
      <dgm:prSet presAssocID="{9F5D984A-5B38-6749-BD42-4E64CE382DFD}" presName="hierChild5" presStyleCnt="0"/>
      <dgm:spPr/>
    </dgm:pt>
    <dgm:pt modelId="{8271C128-C229-CC47-90FA-16FAEDC20795}" type="pres">
      <dgm:prSet presAssocID="{D180646A-2637-9B4A-A51F-EDEA80E1F128}" presName="hierChild5" presStyleCnt="0"/>
      <dgm:spPr/>
    </dgm:pt>
    <dgm:pt modelId="{E4106D55-AE04-F149-83CD-D55DA1F89557}" type="pres">
      <dgm:prSet presAssocID="{59D778E7-1096-9E4F-95FC-A55160C82204}" presName="Name37" presStyleLbl="parChTrans1D2" presStyleIdx="7" presStyleCnt="9"/>
      <dgm:spPr/>
    </dgm:pt>
    <dgm:pt modelId="{C7E295D3-719E-BB42-98F8-0C8E3467C61D}" type="pres">
      <dgm:prSet presAssocID="{09A010C8-0863-9545-A144-7A40872A81CF}" presName="hierRoot2" presStyleCnt="0">
        <dgm:presLayoutVars>
          <dgm:hierBranch val="init"/>
        </dgm:presLayoutVars>
      </dgm:prSet>
      <dgm:spPr/>
    </dgm:pt>
    <dgm:pt modelId="{3A8B3A92-17AC-5540-A0F9-928FEC6F2FCC}" type="pres">
      <dgm:prSet presAssocID="{09A010C8-0863-9545-A144-7A40872A81CF}" presName="rootComposite" presStyleCnt="0"/>
      <dgm:spPr/>
    </dgm:pt>
    <dgm:pt modelId="{1ED568A5-2DE3-F043-9AB1-8BF6BA67A85A}" type="pres">
      <dgm:prSet presAssocID="{09A010C8-0863-9545-A144-7A40872A81CF}" presName="rootText" presStyleLbl="node2" presStyleIdx="7" presStyleCnt="9">
        <dgm:presLayoutVars>
          <dgm:chPref val="3"/>
        </dgm:presLayoutVars>
      </dgm:prSet>
      <dgm:spPr/>
    </dgm:pt>
    <dgm:pt modelId="{6391B118-F4FF-824B-A740-A684101E60D0}" type="pres">
      <dgm:prSet presAssocID="{09A010C8-0863-9545-A144-7A40872A81CF}" presName="rootConnector" presStyleLbl="node2" presStyleIdx="7" presStyleCnt="9"/>
      <dgm:spPr/>
    </dgm:pt>
    <dgm:pt modelId="{D3AE35B9-ECF9-1043-B49C-6D331C1E12C6}" type="pres">
      <dgm:prSet presAssocID="{09A010C8-0863-9545-A144-7A40872A81CF}" presName="hierChild4" presStyleCnt="0"/>
      <dgm:spPr/>
    </dgm:pt>
    <dgm:pt modelId="{114BBF06-0AC2-2B4E-ACF7-AC1044FD8B04}" type="pres">
      <dgm:prSet presAssocID="{89867B24-787C-3845-814B-C0E677C0F27D}" presName="Name37" presStyleLbl="parChTrans1D3" presStyleIdx="30" presStyleCnt="40"/>
      <dgm:spPr/>
    </dgm:pt>
    <dgm:pt modelId="{EB9A249C-F7F9-7846-858B-1944003C03AA}" type="pres">
      <dgm:prSet presAssocID="{1B058C55-7BE1-D04F-AC9D-D101DE72E055}" presName="hierRoot2" presStyleCnt="0">
        <dgm:presLayoutVars>
          <dgm:hierBranch val="init"/>
        </dgm:presLayoutVars>
      </dgm:prSet>
      <dgm:spPr/>
    </dgm:pt>
    <dgm:pt modelId="{BE538EA4-E761-3349-80AF-5E12E039C370}" type="pres">
      <dgm:prSet presAssocID="{1B058C55-7BE1-D04F-AC9D-D101DE72E055}" presName="rootComposite" presStyleCnt="0"/>
      <dgm:spPr/>
    </dgm:pt>
    <dgm:pt modelId="{A4A4148B-2EBF-B64B-A60D-2FF116A7333C}" type="pres">
      <dgm:prSet presAssocID="{1B058C55-7BE1-D04F-AC9D-D101DE72E055}" presName="rootText" presStyleLbl="node3" presStyleIdx="30" presStyleCnt="40">
        <dgm:presLayoutVars>
          <dgm:chPref val="3"/>
        </dgm:presLayoutVars>
      </dgm:prSet>
      <dgm:spPr/>
    </dgm:pt>
    <dgm:pt modelId="{EC0E24AC-A52D-624A-BCFD-F5D25CF7F62C}" type="pres">
      <dgm:prSet presAssocID="{1B058C55-7BE1-D04F-AC9D-D101DE72E055}" presName="rootConnector" presStyleLbl="node3" presStyleIdx="30" presStyleCnt="40"/>
      <dgm:spPr/>
    </dgm:pt>
    <dgm:pt modelId="{4ADBDEFD-7BBF-F94D-888B-A024EC27F47A}" type="pres">
      <dgm:prSet presAssocID="{1B058C55-7BE1-D04F-AC9D-D101DE72E055}" presName="hierChild4" presStyleCnt="0"/>
      <dgm:spPr/>
    </dgm:pt>
    <dgm:pt modelId="{DB821ACE-C8BD-2343-A139-6A1ADB0FF799}" type="pres">
      <dgm:prSet presAssocID="{1B058C55-7BE1-D04F-AC9D-D101DE72E055}" presName="hierChild5" presStyleCnt="0"/>
      <dgm:spPr/>
    </dgm:pt>
    <dgm:pt modelId="{DAA9A0F8-A914-1A48-9C0C-425996FBE4D9}" type="pres">
      <dgm:prSet presAssocID="{DEA29046-D6C2-3C4C-B606-F9A691799FF9}" presName="Name37" presStyleLbl="parChTrans1D3" presStyleIdx="31" presStyleCnt="40"/>
      <dgm:spPr/>
    </dgm:pt>
    <dgm:pt modelId="{EBD0E030-5B5F-0849-8B5A-71BF0C236363}" type="pres">
      <dgm:prSet presAssocID="{97832DA9-78A0-4E47-92C2-931B96732A19}" presName="hierRoot2" presStyleCnt="0">
        <dgm:presLayoutVars>
          <dgm:hierBranch val="init"/>
        </dgm:presLayoutVars>
      </dgm:prSet>
      <dgm:spPr/>
    </dgm:pt>
    <dgm:pt modelId="{93A9315E-E1E0-8E4A-A235-216DFF59D7B8}" type="pres">
      <dgm:prSet presAssocID="{97832DA9-78A0-4E47-92C2-931B96732A19}" presName="rootComposite" presStyleCnt="0"/>
      <dgm:spPr/>
    </dgm:pt>
    <dgm:pt modelId="{ACCB692D-C4B8-0343-A0DE-471CAC9E5686}" type="pres">
      <dgm:prSet presAssocID="{97832DA9-78A0-4E47-92C2-931B96732A19}" presName="rootText" presStyleLbl="node3" presStyleIdx="31" presStyleCnt="40">
        <dgm:presLayoutVars>
          <dgm:chPref val="3"/>
        </dgm:presLayoutVars>
      </dgm:prSet>
      <dgm:spPr/>
    </dgm:pt>
    <dgm:pt modelId="{E18FDCFD-C354-EB47-BFBF-1FB4A9C43B1C}" type="pres">
      <dgm:prSet presAssocID="{97832DA9-78A0-4E47-92C2-931B96732A19}" presName="rootConnector" presStyleLbl="node3" presStyleIdx="31" presStyleCnt="40"/>
      <dgm:spPr/>
    </dgm:pt>
    <dgm:pt modelId="{4B20DA4A-8DFB-8F4D-9F40-61344912E770}" type="pres">
      <dgm:prSet presAssocID="{97832DA9-78A0-4E47-92C2-931B96732A19}" presName="hierChild4" presStyleCnt="0"/>
      <dgm:spPr/>
    </dgm:pt>
    <dgm:pt modelId="{4390FC51-B638-3B4A-8A2E-D67986BE9898}" type="pres">
      <dgm:prSet presAssocID="{97832DA9-78A0-4E47-92C2-931B96732A19}" presName="hierChild5" presStyleCnt="0"/>
      <dgm:spPr/>
    </dgm:pt>
    <dgm:pt modelId="{CF39C6A9-89DB-C247-98DE-8857EF9285F2}" type="pres">
      <dgm:prSet presAssocID="{D4720412-C3B2-1F48-84C4-0A332B720DC4}" presName="Name37" presStyleLbl="parChTrans1D3" presStyleIdx="32" presStyleCnt="40"/>
      <dgm:spPr/>
    </dgm:pt>
    <dgm:pt modelId="{DA7F3DFD-4F73-6941-B10C-4D1FA2261A34}" type="pres">
      <dgm:prSet presAssocID="{6FFD4497-D4CF-3D4E-A216-5528686D66A8}" presName="hierRoot2" presStyleCnt="0">
        <dgm:presLayoutVars>
          <dgm:hierBranch val="init"/>
        </dgm:presLayoutVars>
      </dgm:prSet>
      <dgm:spPr/>
    </dgm:pt>
    <dgm:pt modelId="{CCDFC46F-D624-EF40-B65C-D631BBBD1685}" type="pres">
      <dgm:prSet presAssocID="{6FFD4497-D4CF-3D4E-A216-5528686D66A8}" presName="rootComposite" presStyleCnt="0"/>
      <dgm:spPr/>
    </dgm:pt>
    <dgm:pt modelId="{9D60ACE5-F481-3943-ABD8-9C8D98CEF5C5}" type="pres">
      <dgm:prSet presAssocID="{6FFD4497-D4CF-3D4E-A216-5528686D66A8}" presName="rootText" presStyleLbl="node3" presStyleIdx="32" presStyleCnt="40">
        <dgm:presLayoutVars>
          <dgm:chPref val="3"/>
        </dgm:presLayoutVars>
      </dgm:prSet>
      <dgm:spPr/>
    </dgm:pt>
    <dgm:pt modelId="{16F4A313-6A05-314C-A65E-685B9C4CF674}" type="pres">
      <dgm:prSet presAssocID="{6FFD4497-D4CF-3D4E-A216-5528686D66A8}" presName="rootConnector" presStyleLbl="node3" presStyleIdx="32" presStyleCnt="40"/>
      <dgm:spPr/>
    </dgm:pt>
    <dgm:pt modelId="{B6461A6D-01A5-5744-840B-6E0A031FF851}" type="pres">
      <dgm:prSet presAssocID="{6FFD4497-D4CF-3D4E-A216-5528686D66A8}" presName="hierChild4" presStyleCnt="0"/>
      <dgm:spPr/>
    </dgm:pt>
    <dgm:pt modelId="{7EA0C25F-5442-4A40-BC00-8C0719888B9C}" type="pres">
      <dgm:prSet presAssocID="{6FFD4497-D4CF-3D4E-A216-5528686D66A8}" presName="hierChild5" presStyleCnt="0"/>
      <dgm:spPr/>
    </dgm:pt>
    <dgm:pt modelId="{2AC8EE3B-40FD-B841-B91A-EDF60C20E833}" type="pres">
      <dgm:prSet presAssocID="{EE1D83CA-6CE2-C64B-B0C9-306813122B5A}" presName="Name37" presStyleLbl="parChTrans1D3" presStyleIdx="33" presStyleCnt="40"/>
      <dgm:spPr/>
    </dgm:pt>
    <dgm:pt modelId="{6C1B51B1-B61B-FE44-85D4-4EAD6C972D6B}" type="pres">
      <dgm:prSet presAssocID="{E4B7AC8C-2E5E-E545-A391-CCFB1A8D88A9}" presName="hierRoot2" presStyleCnt="0">
        <dgm:presLayoutVars>
          <dgm:hierBranch val="init"/>
        </dgm:presLayoutVars>
      </dgm:prSet>
      <dgm:spPr/>
    </dgm:pt>
    <dgm:pt modelId="{A41EE50E-4432-E049-8052-D72D67FAD0AD}" type="pres">
      <dgm:prSet presAssocID="{E4B7AC8C-2E5E-E545-A391-CCFB1A8D88A9}" presName="rootComposite" presStyleCnt="0"/>
      <dgm:spPr/>
    </dgm:pt>
    <dgm:pt modelId="{A9BFB69D-AFC9-1643-B8E8-B57E8DB3E8BA}" type="pres">
      <dgm:prSet presAssocID="{E4B7AC8C-2E5E-E545-A391-CCFB1A8D88A9}" presName="rootText" presStyleLbl="node3" presStyleIdx="33" presStyleCnt="40">
        <dgm:presLayoutVars>
          <dgm:chPref val="3"/>
        </dgm:presLayoutVars>
      </dgm:prSet>
      <dgm:spPr/>
    </dgm:pt>
    <dgm:pt modelId="{C3AEC6CE-BD48-9840-AC82-C265178FAECA}" type="pres">
      <dgm:prSet presAssocID="{E4B7AC8C-2E5E-E545-A391-CCFB1A8D88A9}" presName="rootConnector" presStyleLbl="node3" presStyleIdx="33" presStyleCnt="40"/>
      <dgm:spPr/>
    </dgm:pt>
    <dgm:pt modelId="{4DE23BDB-6259-8B4A-9D76-A0C6A1D41BD9}" type="pres">
      <dgm:prSet presAssocID="{E4B7AC8C-2E5E-E545-A391-CCFB1A8D88A9}" presName="hierChild4" presStyleCnt="0"/>
      <dgm:spPr/>
    </dgm:pt>
    <dgm:pt modelId="{DB3C8DB0-47B8-7B4D-A0C3-03E6C1966AA3}" type="pres">
      <dgm:prSet presAssocID="{E4B7AC8C-2E5E-E545-A391-CCFB1A8D88A9}" presName="hierChild5" presStyleCnt="0"/>
      <dgm:spPr/>
    </dgm:pt>
    <dgm:pt modelId="{95D14A0E-9DB6-9C4B-897B-C8F594B9837C}" type="pres">
      <dgm:prSet presAssocID="{386EBD3B-3650-E24E-BB90-AB584064D4C5}" presName="Name37" presStyleLbl="parChTrans1D3" presStyleIdx="34" presStyleCnt="40"/>
      <dgm:spPr/>
    </dgm:pt>
    <dgm:pt modelId="{E2564573-F349-D94A-8FAA-3BAE2B61D02C}" type="pres">
      <dgm:prSet presAssocID="{2909D7F5-EEB2-1B4B-A858-BA128C8E7D06}" presName="hierRoot2" presStyleCnt="0">
        <dgm:presLayoutVars>
          <dgm:hierBranch val="init"/>
        </dgm:presLayoutVars>
      </dgm:prSet>
      <dgm:spPr/>
    </dgm:pt>
    <dgm:pt modelId="{5068AB70-126A-C84F-8E01-865CEC00287D}" type="pres">
      <dgm:prSet presAssocID="{2909D7F5-EEB2-1B4B-A858-BA128C8E7D06}" presName="rootComposite" presStyleCnt="0"/>
      <dgm:spPr/>
    </dgm:pt>
    <dgm:pt modelId="{36C1E6D7-9572-D34C-BC3D-6D98A2930071}" type="pres">
      <dgm:prSet presAssocID="{2909D7F5-EEB2-1B4B-A858-BA128C8E7D06}" presName="rootText" presStyleLbl="node3" presStyleIdx="34" presStyleCnt="40">
        <dgm:presLayoutVars>
          <dgm:chPref val="3"/>
        </dgm:presLayoutVars>
      </dgm:prSet>
      <dgm:spPr/>
    </dgm:pt>
    <dgm:pt modelId="{F2083BF3-93F0-BD45-A729-E71B7F53E41C}" type="pres">
      <dgm:prSet presAssocID="{2909D7F5-EEB2-1B4B-A858-BA128C8E7D06}" presName="rootConnector" presStyleLbl="node3" presStyleIdx="34" presStyleCnt="40"/>
      <dgm:spPr/>
    </dgm:pt>
    <dgm:pt modelId="{3F249A09-7249-CC49-8028-7B7845E89D34}" type="pres">
      <dgm:prSet presAssocID="{2909D7F5-EEB2-1B4B-A858-BA128C8E7D06}" presName="hierChild4" presStyleCnt="0"/>
      <dgm:spPr/>
    </dgm:pt>
    <dgm:pt modelId="{9891B26B-C669-114D-9F49-8A243AD0BE17}" type="pres">
      <dgm:prSet presAssocID="{2909D7F5-EEB2-1B4B-A858-BA128C8E7D06}" presName="hierChild5" presStyleCnt="0"/>
      <dgm:spPr/>
    </dgm:pt>
    <dgm:pt modelId="{608D0D27-0F48-3D4A-B50C-7DBE88E35F3A}" type="pres">
      <dgm:prSet presAssocID="{3B762E2E-2067-7949-A042-4A85CF0F15CB}" presName="Name37" presStyleLbl="parChTrans1D3" presStyleIdx="35" presStyleCnt="40"/>
      <dgm:spPr/>
    </dgm:pt>
    <dgm:pt modelId="{9395D53F-6BEA-F046-B6C5-4B8C415BE875}" type="pres">
      <dgm:prSet presAssocID="{E5480365-5BA0-C443-A18A-6E6C758C210E}" presName="hierRoot2" presStyleCnt="0">
        <dgm:presLayoutVars>
          <dgm:hierBranch val="init"/>
        </dgm:presLayoutVars>
      </dgm:prSet>
      <dgm:spPr/>
    </dgm:pt>
    <dgm:pt modelId="{E0D8363C-F79B-494D-96D9-93651B6C3F52}" type="pres">
      <dgm:prSet presAssocID="{E5480365-5BA0-C443-A18A-6E6C758C210E}" presName="rootComposite" presStyleCnt="0"/>
      <dgm:spPr/>
    </dgm:pt>
    <dgm:pt modelId="{9F0CC141-F5C5-1248-A93B-7BC77E1897DB}" type="pres">
      <dgm:prSet presAssocID="{E5480365-5BA0-C443-A18A-6E6C758C210E}" presName="rootText" presStyleLbl="node3" presStyleIdx="35" presStyleCnt="40">
        <dgm:presLayoutVars>
          <dgm:chPref val="3"/>
        </dgm:presLayoutVars>
      </dgm:prSet>
      <dgm:spPr/>
    </dgm:pt>
    <dgm:pt modelId="{3EA2CE13-C5EA-1E43-8F61-96C3214E1B0C}" type="pres">
      <dgm:prSet presAssocID="{E5480365-5BA0-C443-A18A-6E6C758C210E}" presName="rootConnector" presStyleLbl="node3" presStyleIdx="35" presStyleCnt="40"/>
      <dgm:spPr/>
    </dgm:pt>
    <dgm:pt modelId="{AC826899-BB5C-1248-B0EA-E733E59D174C}" type="pres">
      <dgm:prSet presAssocID="{E5480365-5BA0-C443-A18A-6E6C758C210E}" presName="hierChild4" presStyleCnt="0"/>
      <dgm:spPr/>
    </dgm:pt>
    <dgm:pt modelId="{CF416475-B6D1-F04E-8433-95FAE66BD41F}" type="pres">
      <dgm:prSet presAssocID="{E5480365-5BA0-C443-A18A-6E6C758C210E}" presName="hierChild5" presStyleCnt="0"/>
      <dgm:spPr/>
    </dgm:pt>
    <dgm:pt modelId="{10B67ECB-381C-3943-A007-CF3AC70C4304}" type="pres">
      <dgm:prSet presAssocID="{09A010C8-0863-9545-A144-7A40872A81CF}" presName="hierChild5" presStyleCnt="0"/>
      <dgm:spPr/>
    </dgm:pt>
    <dgm:pt modelId="{F2DF2366-ADF0-D048-B0C5-1C9D93E4C16A}" type="pres">
      <dgm:prSet presAssocID="{C65AA322-BE28-054D-A937-F1F966E46023}" presName="Name37" presStyleLbl="parChTrans1D2" presStyleIdx="8" presStyleCnt="9"/>
      <dgm:spPr/>
    </dgm:pt>
    <dgm:pt modelId="{A739E412-74FC-EF44-87C0-36BB69EC8EF3}" type="pres">
      <dgm:prSet presAssocID="{9374019B-6F4F-AF42-B1E0-38C502FC1805}" presName="hierRoot2" presStyleCnt="0">
        <dgm:presLayoutVars>
          <dgm:hierBranch val="init"/>
        </dgm:presLayoutVars>
      </dgm:prSet>
      <dgm:spPr/>
    </dgm:pt>
    <dgm:pt modelId="{13553E68-8CA2-074B-8298-A51EFE367BB2}" type="pres">
      <dgm:prSet presAssocID="{9374019B-6F4F-AF42-B1E0-38C502FC1805}" presName="rootComposite" presStyleCnt="0"/>
      <dgm:spPr/>
    </dgm:pt>
    <dgm:pt modelId="{08095B8B-E567-6545-9107-AAA0492F290A}" type="pres">
      <dgm:prSet presAssocID="{9374019B-6F4F-AF42-B1E0-38C502FC1805}" presName="rootText" presStyleLbl="node2" presStyleIdx="8" presStyleCnt="9">
        <dgm:presLayoutVars>
          <dgm:chPref val="3"/>
        </dgm:presLayoutVars>
      </dgm:prSet>
      <dgm:spPr/>
    </dgm:pt>
    <dgm:pt modelId="{B6982A33-24A4-0046-ADEB-C18CDA8AF634}" type="pres">
      <dgm:prSet presAssocID="{9374019B-6F4F-AF42-B1E0-38C502FC1805}" presName="rootConnector" presStyleLbl="node2" presStyleIdx="8" presStyleCnt="9"/>
      <dgm:spPr/>
    </dgm:pt>
    <dgm:pt modelId="{8ABBD6EA-DF6F-3746-82A9-E359F91FE0A9}" type="pres">
      <dgm:prSet presAssocID="{9374019B-6F4F-AF42-B1E0-38C502FC1805}" presName="hierChild4" presStyleCnt="0"/>
      <dgm:spPr/>
    </dgm:pt>
    <dgm:pt modelId="{259AE578-3323-A849-9021-1DB0E5BEA084}" type="pres">
      <dgm:prSet presAssocID="{03DE5A99-1796-2547-BB6A-3CBE3EB39F80}" presName="Name37" presStyleLbl="parChTrans1D3" presStyleIdx="36" presStyleCnt="40"/>
      <dgm:spPr/>
    </dgm:pt>
    <dgm:pt modelId="{EDE625AA-9541-184A-97B0-F5F1D77FE70D}" type="pres">
      <dgm:prSet presAssocID="{9184F3FF-A32A-8649-B1F9-A15770DAED79}" presName="hierRoot2" presStyleCnt="0">
        <dgm:presLayoutVars>
          <dgm:hierBranch val="init"/>
        </dgm:presLayoutVars>
      </dgm:prSet>
      <dgm:spPr/>
    </dgm:pt>
    <dgm:pt modelId="{1812211D-5496-AA4A-864F-236F21E08E09}" type="pres">
      <dgm:prSet presAssocID="{9184F3FF-A32A-8649-B1F9-A15770DAED79}" presName="rootComposite" presStyleCnt="0"/>
      <dgm:spPr/>
    </dgm:pt>
    <dgm:pt modelId="{DE1C204E-1931-9F41-BF4D-CEEF367AE121}" type="pres">
      <dgm:prSet presAssocID="{9184F3FF-A32A-8649-B1F9-A15770DAED79}" presName="rootText" presStyleLbl="node3" presStyleIdx="36" presStyleCnt="40">
        <dgm:presLayoutVars>
          <dgm:chPref val="3"/>
        </dgm:presLayoutVars>
      </dgm:prSet>
      <dgm:spPr/>
    </dgm:pt>
    <dgm:pt modelId="{F510BC6D-6F08-5646-A4E6-857A2CE0AE24}" type="pres">
      <dgm:prSet presAssocID="{9184F3FF-A32A-8649-B1F9-A15770DAED79}" presName="rootConnector" presStyleLbl="node3" presStyleIdx="36" presStyleCnt="40"/>
      <dgm:spPr/>
    </dgm:pt>
    <dgm:pt modelId="{07AF7797-7EC8-AE47-BCE3-77D5EE4FC865}" type="pres">
      <dgm:prSet presAssocID="{9184F3FF-A32A-8649-B1F9-A15770DAED79}" presName="hierChild4" presStyleCnt="0"/>
      <dgm:spPr/>
    </dgm:pt>
    <dgm:pt modelId="{562AF7F1-B912-304B-968F-B90BDC25129E}" type="pres">
      <dgm:prSet presAssocID="{9184F3FF-A32A-8649-B1F9-A15770DAED79}" presName="hierChild5" presStyleCnt="0"/>
      <dgm:spPr/>
    </dgm:pt>
    <dgm:pt modelId="{06A67937-EEC7-3F44-9E12-E575F3AD4244}" type="pres">
      <dgm:prSet presAssocID="{AD153BD1-0651-9F45-BCF1-082616B85559}" presName="Name37" presStyleLbl="parChTrans1D3" presStyleIdx="37" presStyleCnt="40"/>
      <dgm:spPr/>
    </dgm:pt>
    <dgm:pt modelId="{E78104A2-7D32-B249-BDE8-97902F67F65B}" type="pres">
      <dgm:prSet presAssocID="{6FFB430A-EB62-D843-9F25-74A5CF39C36F}" presName="hierRoot2" presStyleCnt="0">
        <dgm:presLayoutVars>
          <dgm:hierBranch val="init"/>
        </dgm:presLayoutVars>
      </dgm:prSet>
      <dgm:spPr/>
    </dgm:pt>
    <dgm:pt modelId="{E84E83E5-654D-6D44-A898-9897A10A479F}" type="pres">
      <dgm:prSet presAssocID="{6FFB430A-EB62-D843-9F25-74A5CF39C36F}" presName="rootComposite" presStyleCnt="0"/>
      <dgm:spPr/>
    </dgm:pt>
    <dgm:pt modelId="{AB54C68E-7590-094B-8A5D-D92C3540AFD3}" type="pres">
      <dgm:prSet presAssocID="{6FFB430A-EB62-D843-9F25-74A5CF39C36F}" presName="rootText" presStyleLbl="node3" presStyleIdx="37" presStyleCnt="40">
        <dgm:presLayoutVars>
          <dgm:chPref val="3"/>
        </dgm:presLayoutVars>
      </dgm:prSet>
      <dgm:spPr/>
    </dgm:pt>
    <dgm:pt modelId="{1160A4DB-FCEE-6743-8266-7F604A4B6AC3}" type="pres">
      <dgm:prSet presAssocID="{6FFB430A-EB62-D843-9F25-74A5CF39C36F}" presName="rootConnector" presStyleLbl="node3" presStyleIdx="37" presStyleCnt="40"/>
      <dgm:spPr/>
    </dgm:pt>
    <dgm:pt modelId="{E114278B-7954-964C-AC37-F6413A2ED94B}" type="pres">
      <dgm:prSet presAssocID="{6FFB430A-EB62-D843-9F25-74A5CF39C36F}" presName="hierChild4" presStyleCnt="0"/>
      <dgm:spPr/>
    </dgm:pt>
    <dgm:pt modelId="{285E33B2-C9C9-AF4F-9EE4-0E10996C2C4D}" type="pres">
      <dgm:prSet presAssocID="{6FFB430A-EB62-D843-9F25-74A5CF39C36F}" presName="hierChild5" presStyleCnt="0"/>
      <dgm:spPr/>
    </dgm:pt>
    <dgm:pt modelId="{9D2F8D3D-DBD0-D44E-A900-D94DBE74773C}" type="pres">
      <dgm:prSet presAssocID="{F5D4386F-EEB0-3440-94E1-097F55FD68AA}" presName="Name37" presStyleLbl="parChTrans1D3" presStyleIdx="38" presStyleCnt="40"/>
      <dgm:spPr/>
    </dgm:pt>
    <dgm:pt modelId="{46A98D79-2F99-884C-8975-FFC3782255C5}" type="pres">
      <dgm:prSet presAssocID="{1D51850D-8878-5742-B34F-5BA8D2C1E113}" presName="hierRoot2" presStyleCnt="0">
        <dgm:presLayoutVars>
          <dgm:hierBranch val="init"/>
        </dgm:presLayoutVars>
      </dgm:prSet>
      <dgm:spPr/>
    </dgm:pt>
    <dgm:pt modelId="{908DDD7D-055C-7F4F-9728-AD7225D3755D}" type="pres">
      <dgm:prSet presAssocID="{1D51850D-8878-5742-B34F-5BA8D2C1E113}" presName="rootComposite" presStyleCnt="0"/>
      <dgm:spPr/>
    </dgm:pt>
    <dgm:pt modelId="{051A0FCC-95D0-6244-9ECD-DB2C13229C63}" type="pres">
      <dgm:prSet presAssocID="{1D51850D-8878-5742-B34F-5BA8D2C1E113}" presName="rootText" presStyleLbl="node3" presStyleIdx="38" presStyleCnt="40">
        <dgm:presLayoutVars>
          <dgm:chPref val="3"/>
        </dgm:presLayoutVars>
      </dgm:prSet>
      <dgm:spPr/>
    </dgm:pt>
    <dgm:pt modelId="{B0238EAB-70C3-2D43-A291-DD06BA7AA38B}" type="pres">
      <dgm:prSet presAssocID="{1D51850D-8878-5742-B34F-5BA8D2C1E113}" presName="rootConnector" presStyleLbl="node3" presStyleIdx="38" presStyleCnt="40"/>
      <dgm:spPr/>
    </dgm:pt>
    <dgm:pt modelId="{1D6B9841-26D2-8347-9726-F045F49A93A9}" type="pres">
      <dgm:prSet presAssocID="{1D51850D-8878-5742-B34F-5BA8D2C1E113}" presName="hierChild4" presStyleCnt="0"/>
      <dgm:spPr/>
    </dgm:pt>
    <dgm:pt modelId="{5D75EA1A-FC60-E741-9757-BDD4EDB8BD35}" type="pres">
      <dgm:prSet presAssocID="{1D51850D-8878-5742-B34F-5BA8D2C1E113}" presName="hierChild5" presStyleCnt="0"/>
      <dgm:spPr/>
    </dgm:pt>
    <dgm:pt modelId="{2BE1C055-B559-9F42-B8A4-78CB62C4EBFD}" type="pres">
      <dgm:prSet presAssocID="{72A9C6B2-89AC-B649-85D1-274ED065AA76}" presName="Name37" presStyleLbl="parChTrans1D3" presStyleIdx="39" presStyleCnt="40"/>
      <dgm:spPr/>
    </dgm:pt>
    <dgm:pt modelId="{041DD602-7D5F-8343-998F-A3DAD50FBD7F}" type="pres">
      <dgm:prSet presAssocID="{D4CD9F70-70AE-154E-AE5B-EF83E95A2E9E}" presName="hierRoot2" presStyleCnt="0">
        <dgm:presLayoutVars>
          <dgm:hierBranch val="init"/>
        </dgm:presLayoutVars>
      </dgm:prSet>
      <dgm:spPr/>
    </dgm:pt>
    <dgm:pt modelId="{2CEAF6CD-6F12-B447-89EE-345FDFCDC82C}" type="pres">
      <dgm:prSet presAssocID="{D4CD9F70-70AE-154E-AE5B-EF83E95A2E9E}" presName="rootComposite" presStyleCnt="0"/>
      <dgm:spPr/>
    </dgm:pt>
    <dgm:pt modelId="{42E6C8CF-B69C-7843-A5A4-E7EF0D6692C7}" type="pres">
      <dgm:prSet presAssocID="{D4CD9F70-70AE-154E-AE5B-EF83E95A2E9E}" presName="rootText" presStyleLbl="node3" presStyleIdx="39" presStyleCnt="40">
        <dgm:presLayoutVars>
          <dgm:chPref val="3"/>
        </dgm:presLayoutVars>
      </dgm:prSet>
      <dgm:spPr/>
    </dgm:pt>
    <dgm:pt modelId="{5F7E932E-F600-0748-A5E4-1B746F278ACE}" type="pres">
      <dgm:prSet presAssocID="{D4CD9F70-70AE-154E-AE5B-EF83E95A2E9E}" presName="rootConnector" presStyleLbl="node3" presStyleIdx="39" presStyleCnt="40"/>
      <dgm:spPr/>
    </dgm:pt>
    <dgm:pt modelId="{4488406F-4398-454D-8D5F-A91DBE63572E}" type="pres">
      <dgm:prSet presAssocID="{D4CD9F70-70AE-154E-AE5B-EF83E95A2E9E}" presName="hierChild4" presStyleCnt="0"/>
      <dgm:spPr/>
    </dgm:pt>
    <dgm:pt modelId="{A4A23A65-32B6-A24B-8968-CE95D80E2AD2}" type="pres">
      <dgm:prSet presAssocID="{D4CD9F70-70AE-154E-AE5B-EF83E95A2E9E}" presName="hierChild5" presStyleCnt="0"/>
      <dgm:spPr/>
    </dgm:pt>
    <dgm:pt modelId="{5B441024-339C-3543-8CAF-F23BFF9467D4}" type="pres">
      <dgm:prSet presAssocID="{9374019B-6F4F-AF42-B1E0-38C502FC1805}" presName="hierChild5" presStyleCnt="0"/>
      <dgm:spPr/>
    </dgm:pt>
    <dgm:pt modelId="{FDF022BA-4067-2E4F-B842-1641B573D998}" type="pres">
      <dgm:prSet presAssocID="{30AAAD6C-C509-E44B-A455-F890C0F157C9}" presName="hierChild3" presStyleCnt="0"/>
      <dgm:spPr/>
    </dgm:pt>
  </dgm:ptLst>
  <dgm:cxnLst>
    <dgm:cxn modelId="{CEFF5301-CBBB-234A-98E2-FB37250084B6}" type="presOf" srcId="{130CC886-8D9B-5645-89FB-B30976D69FB1}" destId="{1F0FD335-CE53-8943-A797-0A45C0A40267}" srcOrd="0" destOrd="0" presId="urn:microsoft.com/office/officeart/2005/8/layout/orgChart1"/>
    <dgm:cxn modelId="{85093002-2940-DA40-96C0-DD293147CA2E}" type="presOf" srcId="{E4B7AC8C-2E5E-E545-A391-CCFB1A8D88A9}" destId="{C3AEC6CE-BD48-9840-AC82-C265178FAECA}" srcOrd="1" destOrd="0" presId="urn:microsoft.com/office/officeart/2005/8/layout/orgChart1"/>
    <dgm:cxn modelId="{4901B902-CA77-EC45-A25A-7F93F52B6F6A}" srcId="{09A010C8-0863-9545-A144-7A40872A81CF}" destId="{E5480365-5BA0-C443-A18A-6E6C758C210E}" srcOrd="5" destOrd="0" parTransId="{3B762E2E-2067-7949-A042-4A85CF0F15CB}" sibTransId="{52EF216B-1AAF-0A43-B009-04428AB12C67}"/>
    <dgm:cxn modelId="{85C96703-9CE4-9F4F-8648-C3C8FA097622}" type="presOf" srcId="{370EF572-3699-8A42-8BDA-9BCB2B303152}" destId="{7E831339-15D6-6548-88A1-EE6FFB28060C}" srcOrd="0" destOrd="0" presId="urn:microsoft.com/office/officeart/2005/8/layout/orgChart1"/>
    <dgm:cxn modelId="{8DEADC04-718A-5F45-A110-676335240483}" srcId="{30AAAD6C-C509-E44B-A455-F890C0F157C9}" destId="{D180646A-2637-9B4A-A51F-EDEA80E1F128}" srcOrd="6" destOrd="0" parTransId="{11E5CB31-D3D6-3F42-B5E1-BD7082EADF24}" sibTransId="{F8BFE47E-D192-E142-9346-690D3C6FB9B9}"/>
    <dgm:cxn modelId="{E2C44005-023C-6540-9DAA-24A97E806749}" type="presOf" srcId="{2909D7F5-EEB2-1B4B-A858-BA128C8E7D06}" destId="{F2083BF3-93F0-BD45-A729-E71B7F53E41C}" srcOrd="1" destOrd="0" presId="urn:microsoft.com/office/officeart/2005/8/layout/orgChart1"/>
    <dgm:cxn modelId="{7A403206-6ACD-C345-8379-BA0B2B36408B}" type="presOf" srcId="{6F34F366-96A0-9741-9836-5D5FCD6CAC3E}" destId="{36371758-EB23-4242-9723-CACC986337AF}" srcOrd="0" destOrd="0" presId="urn:microsoft.com/office/officeart/2005/8/layout/orgChart1"/>
    <dgm:cxn modelId="{6AF23706-E720-8746-B489-1950DF36ABE6}" type="presOf" srcId="{03DE5A99-1796-2547-BB6A-3CBE3EB39F80}" destId="{259AE578-3323-A849-9021-1DB0E5BEA084}" srcOrd="0" destOrd="0" presId="urn:microsoft.com/office/officeart/2005/8/layout/orgChart1"/>
    <dgm:cxn modelId="{BA4B1607-55ED-C44E-B497-E2E6F520BA7C}" type="presOf" srcId="{BAF1AB82-8C6A-7E4B-B242-BD2C00ADFF7F}" destId="{67014AD1-4E02-9542-B95A-184DC5E274F5}" srcOrd="0" destOrd="0" presId="urn:microsoft.com/office/officeart/2005/8/layout/orgChart1"/>
    <dgm:cxn modelId="{8857AC0A-9D09-4D48-AF63-AC7C6C10CE4F}" type="presOf" srcId="{D332F46C-8CB4-E349-84D8-F24D0798BB0E}" destId="{B55DD1E9-A333-4C42-A029-2291F429E32C}" srcOrd="1" destOrd="0" presId="urn:microsoft.com/office/officeart/2005/8/layout/orgChart1"/>
    <dgm:cxn modelId="{2D86BA0A-555E-7A42-91F0-3486F8AC2503}" type="presOf" srcId="{29351F99-4A3A-CD4B-A693-60CF89B9AD71}" destId="{5D2C98E2-8203-7D4A-B313-29C0F6987374}" srcOrd="0" destOrd="0" presId="urn:microsoft.com/office/officeart/2005/8/layout/orgChart1"/>
    <dgm:cxn modelId="{6AF1500B-DFC1-324F-B77B-4573A0F1656D}" srcId="{09A010C8-0863-9545-A144-7A40872A81CF}" destId="{2909D7F5-EEB2-1B4B-A858-BA128C8E7D06}" srcOrd="4" destOrd="0" parTransId="{386EBD3B-3650-E24E-BB90-AB584064D4C5}" sibTransId="{2FCCAEB1-4BBB-C340-8990-40E3920DEEEA}"/>
    <dgm:cxn modelId="{494B3B0E-E0C3-614D-A62C-2F0D8EE38E7F}" type="presOf" srcId="{2909D7F5-EEB2-1B4B-A858-BA128C8E7D06}" destId="{36C1E6D7-9572-D34C-BC3D-6D98A2930071}" srcOrd="0" destOrd="0" presId="urn:microsoft.com/office/officeart/2005/8/layout/orgChart1"/>
    <dgm:cxn modelId="{BDE1B20F-C4F1-8945-988D-6BE6014CF5E5}" type="presOf" srcId="{EC8A6635-8743-4E4E-B70E-1E88B6FA6F93}" destId="{1B41F201-0004-6E49-BD1D-C907AC7C93D5}" srcOrd="0" destOrd="0" presId="urn:microsoft.com/office/officeart/2005/8/layout/orgChart1"/>
    <dgm:cxn modelId="{C38F4011-5373-0D49-AD32-6DDD6D5136A1}" type="presOf" srcId="{0729E36A-296C-084A-8E8F-8C29867F6205}" destId="{C9F20305-6080-0945-AC64-B8B6B63B02A3}" srcOrd="0" destOrd="0" presId="urn:microsoft.com/office/officeart/2005/8/layout/orgChart1"/>
    <dgm:cxn modelId="{AA268E12-9DFA-DE45-ADBF-BD7249DA3512}" srcId="{84527674-3D90-7A43-AD63-34C7EB15CDFD}" destId="{58968EC6-D180-844D-AE46-70F8579DD2AD}" srcOrd="1" destOrd="0" parTransId="{B4228E78-CF0D-4C42-840D-9C92287355EF}" sibTransId="{76395A8B-02D9-2D44-B676-4D0DA3E8AE99}"/>
    <dgm:cxn modelId="{F0BA3A13-CCC5-E541-804C-C63FE9995240}" type="presOf" srcId="{3B762E2E-2067-7949-A042-4A85CF0F15CB}" destId="{608D0D27-0F48-3D4A-B50C-7DBE88E35F3A}" srcOrd="0" destOrd="0" presId="urn:microsoft.com/office/officeart/2005/8/layout/orgChart1"/>
    <dgm:cxn modelId="{C04FC313-E31B-2645-9912-E9670AA447C9}" type="presOf" srcId="{E4BB479A-69BA-8240-9164-AD66AECBB7D2}" destId="{70C0F39A-4047-E949-9ABE-38DD1C4BC641}" srcOrd="1" destOrd="0" presId="urn:microsoft.com/office/officeart/2005/8/layout/orgChart1"/>
    <dgm:cxn modelId="{FA5B3D15-B158-C64B-B25B-4BEDD36C68A7}" srcId="{84527674-3D90-7A43-AD63-34C7EB15CDFD}" destId="{0D0EB2CE-A6CC-DB45-AA74-6EDFEC21DE11}" srcOrd="0" destOrd="0" parTransId="{866F6446-147C-D14B-AA30-440021B9EDE4}" sibTransId="{06DB41CF-081C-0A4C-876E-77BEBD535697}"/>
    <dgm:cxn modelId="{CD745615-2CF8-524D-9AA4-BBD9DA5D78AA}" type="presOf" srcId="{E8351E5C-E91B-994D-A6DB-EB630A70570D}" destId="{514DD96B-8981-8044-B0BD-23F65CDEA19D}" srcOrd="0" destOrd="0" presId="urn:microsoft.com/office/officeart/2005/8/layout/orgChart1"/>
    <dgm:cxn modelId="{40EDC616-943D-BB42-828C-8226453E056A}" type="presOf" srcId="{3E8E0CBA-3CE8-CF4C-8902-F7FB48E50C74}" destId="{F92C8F70-671C-AA4E-96DC-E8D0DA54582C}" srcOrd="0" destOrd="0" presId="urn:microsoft.com/office/officeart/2005/8/layout/orgChart1"/>
    <dgm:cxn modelId="{6101731B-D2E5-E345-B406-42D9EA595588}" srcId="{30AAAD6C-C509-E44B-A455-F890C0F157C9}" destId="{2BB0F387-B2D2-654F-8C13-607B6DDF7DF3}" srcOrd="3" destOrd="0" parTransId="{5107D362-C69D-944E-A760-F3820FFD6FB3}" sibTransId="{36A6407D-956D-2348-9620-5B4A56A0425A}"/>
    <dgm:cxn modelId="{8B30051C-BBA3-6347-8526-ACE83B56A2E7}" srcId="{09A010C8-0863-9545-A144-7A40872A81CF}" destId="{97832DA9-78A0-4E47-92C2-931B96732A19}" srcOrd="1" destOrd="0" parTransId="{DEA29046-D6C2-3C4C-B606-F9A691799FF9}" sibTransId="{B4CFE879-E17B-2540-B7A4-D891AA10AF1F}"/>
    <dgm:cxn modelId="{D6D0201C-FB31-C84A-858C-DB3870012D57}" srcId="{30AAAD6C-C509-E44B-A455-F890C0F157C9}" destId="{9374019B-6F4F-AF42-B1E0-38C502FC1805}" srcOrd="8" destOrd="0" parTransId="{C65AA322-BE28-054D-A937-F1F966E46023}" sibTransId="{864085DA-4625-0643-9FFF-9E40FB72C627}"/>
    <dgm:cxn modelId="{4FBAD61C-C9F1-8347-A943-54A31599F7C8}" type="presOf" srcId="{2BF9CA74-8F7C-064E-8C21-C4E3E908007E}" destId="{86A74905-FFDF-B34D-A21F-7ACECABA6169}" srcOrd="0" destOrd="0" presId="urn:microsoft.com/office/officeart/2005/8/layout/orgChart1"/>
    <dgm:cxn modelId="{0B28C41D-FAD6-6B47-AF0E-A7A1E1D62AE3}" type="presOf" srcId="{EC23E670-F304-3B47-9C10-7D1AA8A8F69C}" destId="{91641734-9F84-CB40-9E30-62B6C0E41004}" srcOrd="1" destOrd="0" presId="urn:microsoft.com/office/officeart/2005/8/layout/orgChart1"/>
    <dgm:cxn modelId="{D3BFD71D-C00D-E240-A38D-1038D4259478}" type="presOf" srcId="{D4CD9F70-70AE-154E-AE5B-EF83E95A2E9E}" destId="{42E6C8CF-B69C-7843-A5A4-E7EF0D6692C7}" srcOrd="0" destOrd="0" presId="urn:microsoft.com/office/officeart/2005/8/layout/orgChart1"/>
    <dgm:cxn modelId="{CAB2811F-FFB5-0647-8211-041AC7497863}" type="presOf" srcId="{ACB4E09D-C9A3-484C-80B9-D3F49126ED4E}" destId="{68A367FC-9386-7C42-8289-966E0FE207FE}" srcOrd="1" destOrd="0" presId="urn:microsoft.com/office/officeart/2005/8/layout/orgChart1"/>
    <dgm:cxn modelId="{DCDC0921-5099-084F-900E-23DAFD2DCA6A}" type="presOf" srcId="{EAE4DD74-520A-F340-B05B-1E0C5F445215}" destId="{A69C3992-B12A-024E-8D10-14535EAA9963}" srcOrd="0" destOrd="0" presId="urn:microsoft.com/office/officeart/2005/8/layout/orgChart1"/>
    <dgm:cxn modelId="{6CA97521-4F19-0348-B641-C307363A4D9B}" srcId="{30AAAD6C-C509-E44B-A455-F890C0F157C9}" destId="{76136EE7-29DC-7540-90C7-6ACD64F9B907}" srcOrd="5" destOrd="0" parTransId="{75DC3C67-FA38-B04B-96C4-98578DBDD7C5}" sibTransId="{74972850-3B02-6846-A0B7-71475D29A739}"/>
    <dgm:cxn modelId="{38DCD222-EC74-3144-9C38-55FE75CACF89}" type="presOf" srcId="{50544927-3E33-0340-B1E8-E990BAFF391D}" destId="{02D4D6CC-9454-3A45-A0D9-F9B17440EEC8}" srcOrd="1" destOrd="0" presId="urn:microsoft.com/office/officeart/2005/8/layout/orgChart1"/>
    <dgm:cxn modelId="{502E1A23-BC94-AB47-B249-64A864A1309C}" type="presOf" srcId="{72A9C6B2-89AC-B649-85D1-274ED065AA76}" destId="{2BE1C055-B559-9F42-B8A4-78CB62C4EBFD}" srcOrd="0" destOrd="0" presId="urn:microsoft.com/office/officeart/2005/8/layout/orgChart1"/>
    <dgm:cxn modelId="{3913B223-64EE-D44D-99C5-EA1F9D2CDF54}" type="presOf" srcId="{8D7334D8-E1E7-5D4B-9AE1-7DD584EAD6A0}" destId="{5CE5E292-B45E-0B48-A5A8-DD0B577C0680}" srcOrd="0" destOrd="0" presId="urn:microsoft.com/office/officeart/2005/8/layout/orgChart1"/>
    <dgm:cxn modelId="{08E8CD24-F106-604D-BFCC-C630408BB62C}" srcId="{2BB0F387-B2D2-654F-8C13-607B6DDF7DF3}" destId="{31B9A24E-0141-4048-8BDD-9673447AF270}" srcOrd="2" destOrd="0" parTransId="{0729E36A-296C-084A-8E8F-8C29867F6205}" sibTransId="{39F9E4CF-7653-5E43-A64F-F4BFAA783494}"/>
    <dgm:cxn modelId="{2C584325-D9E8-F84C-9810-89349AB76F46}" type="presOf" srcId="{D4CD9F70-70AE-154E-AE5B-EF83E95A2E9E}" destId="{5F7E932E-F600-0748-A5E4-1B746F278ACE}" srcOrd="1" destOrd="0" presId="urn:microsoft.com/office/officeart/2005/8/layout/orgChart1"/>
    <dgm:cxn modelId="{FA16DB26-9638-5E41-8AA9-32E916A43C66}" type="presOf" srcId="{5567CF27-834E-CA4C-89C9-EEB0BBCC3B11}" destId="{C9ADF2EF-D88B-E740-9810-FB445E08A5C1}" srcOrd="1" destOrd="0" presId="urn:microsoft.com/office/officeart/2005/8/layout/orgChart1"/>
    <dgm:cxn modelId="{BDAF162A-D299-D04B-B1A0-787360CF5679}" type="presOf" srcId="{4F8278AB-B359-5044-BE38-69F342E4765B}" destId="{A5408AA6-DC75-DA4C-8A7C-F7B11D51F42D}" srcOrd="0" destOrd="0" presId="urn:microsoft.com/office/officeart/2005/8/layout/orgChart1"/>
    <dgm:cxn modelId="{3D0A9C2C-70F9-CF4E-8D06-97137020804C}" type="presOf" srcId="{5F72D4D9-57F8-7846-B135-E7FACE4E0AF1}" destId="{7DFC5C0D-F8F7-E546-A09A-B734EF939BDD}" srcOrd="0" destOrd="0" presId="urn:microsoft.com/office/officeart/2005/8/layout/orgChart1"/>
    <dgm:cxn modelId="{C17DFB2D-BBAB-7547-AAD2-120212DF5A8F}" type="presOf" srcId="{E8568720-997E-1644-954C-32617E8000D3}" destId="{B0712EFE-FE8C-F04C-AAB0-35E596131A90}" srcOrd="0" destOrd="0" presId="urn:microsoft.com/office/officeart/2005/8/layout/orgChart1"/>
    <dgm:cxn modelId="{C391412E-5418-E841-92DC-E4C7BFCBB048}" srcId="{76136EE7-29DC-7540-90C7-6ACD64F9B907}" destId="{D332F46C-8CB4-E349-84D8-F24D0798BB0E}" srcOrd="2" destOrd="0" parTransId="{EDFE2601-1316-6C46-9611-3A2EF8BEB08C}" sibTransId="{796AFE12-3F41-E847-ADA1-9EF43F06494D}"/>
    <dgm:cxn modelId="{D114652E-B758-4D4F-B808-6811659249E2}" type="presOf" srcId="{D180646A-2637-9B4A-A51F-EDEA80E1F128}" destId="{CF76D9D7-0137-6044-A991-233630D3D97B}" srcOrd="0" destOrd="0" presId="urn:microsoft.com/office/officeart/2005/8/layout/orgChart1"/>
    <dgm:cxn modelId="{07A52A32-001D-6F44-A9A7-02B79C3136A2}" type="presOf" srcId="{C579C735-1BD2-4947-812B-8DB42E511B56}" destId="{897A1A86-FCC8-FE48-BBF3-918986BB259D}" srcOrd="0" destOrd="0" presId="urn:microsoft.com/office/officeart/2005/8/layout/orgChart1"/>
    <dgm:cxn modelId="{43803733-51E2-334B-8BB3-7439EE57BC45}" srcId="{50544927-3E33-0340-B1E8-E990BAFF391D}" destId="{5567CF27-834E-CA4C-89C9-EEB0BBCC3B11}" srcOrd="0" destOrd="0" parTransId="{BAF1AB82-8C6A-7E4B-B242-BD2C00ADFF7F}" sibTransId="{88CD04D9-71A0-5440-8665-DF9D7093E6D4}"/>
    <dgm:cxn modelId="{4C7ACE33-84C4-9F4B-867C-C1B349FB8425}" type="presOf" srcId="{36FC80F3-D0D9-7842-95E6-CC2EA804677B}" destId="{FABA2C38-3DA5-9744-A54B-14E8ECFDEDB4}" srcOrd="1" destOrd="0" presId="urn:microsoft.com/office/officeart/2005/8/layout/orgChart1"/>
    <dgm:cxn modelId="{036F3434-E461-AD43-993F-DD814B679769}" type="presOf" srcId="{58B86239-44AB-B24F-A9BB-C8736E15D53F}" destId="{48CFA8CC-0019-7B41-A2E4-5E387365C2EA}" srcOrd="0" destOrd="0" presId="urn:microsoft.com/office/officeart/2005/8/layout/orgChart1"/>
    <dgm:cxn modelId="{E800C138-0176-D843-BE53-C4B20752E42F}" srcId="{30AAAD6C-C509-E44B-A455-F890C0F157C9}" destId="{84527674-3D90-7A43-AD63-34C7EB15CDFD}" srcOrd="0" destOrd="0" parTransId="{D58A638E-A3DD-3F40-B561-6B835B9D1A0B}" sibTransId="{4B884DD4-0B78-684A-8939-65BE193E1E5D}"/>
    <dgm:cxn modelId="{DE370F3C-0C25-734D-932B-33A39B19D8DB}" srcId="{2BB0F387-B2D2-654F-8C13-607B6DDF7DF3}" destId="{EC8A6635-8743-4E4E-B70E-1E88B6FA6F93}" srcOrd="1" destOrd="0" parTransId="{2A677BC9-E3F5-C142-99E2-49981D9C6BFA}" sibTransId="{24FDAD59-D5A3-A440-8837-44CAB1D02A4E}"/>
    <dgm:cxn modelId="{C483563D-B6A5-8743-8A85-CB45DE1860D4}" srcId="{50544927-3E33-0340-B1E8-E990BAFF391D}" destId="{29351F99-4A3A-CD4B-A693-60CF89B9AD71}" srcOrd="1" destOrd="0" parTransId="{E8351E5C-E91B-994D-A6DB-EB630A70570D}" sibTransId="{C040C6CC-6EE2-FD4F-9CEC-B8E73709F8D9}"/>
    <dgm:cxn modelId="{8A70E03D-6015-3747-B502-14F9F5BE4B38}" type="presOf" srcId="{EAE4DD74-520A-F340-B05B-1E0C5F445215}" destId="{40B5E312-CA96-544B-9DA2-DDCF2EFE15C0}" srcOrd="1" destOrd="0" presId="urn:microsoft.com/office/officeart/2005/8/layout/orgChart1"/>
    <dgm:cxn modelId="{1173053F-1617-4E42-AE18-28C5AD7FF876}" type="presOf" srcId="{F47BA392-1571-E443-8F53-41B32210D6B6}" destId="{A25B5B47-6433-454A-B49B-66E5BD5D1D9D}" srcOrd="1" destOrd="0" presId="urn:microsoft.com/office/officeart/2005/8/layout/orgChart1"/>
    <dgm:cxn modelId="{B14BB140-A3CC-C349-A2F9-01861E9CE0EF}" type="presOf" srcId="{09A010C8-0863-9545-A144-7A40872A81CF}" destId="{6391B118-F4FF-824B-A740-A684101E60D0}" srcOrd="1" destOrd="0" presId="urn:microsoft.com/office/officeart/2005/8/layout/orgChart1"/>
    <dgm:cxn modelId="{49446442-8AE6-D543-B420-339EA7815332}" type="presOf" srcId="{B1048D1F-ACBD-904F-A673-50A1064E140A}" destId="{46933A18-396C-7E43-9E01-29384D210C05}" srcOrd="1" destOrd="0" presId="urn:microsoft.com/office/officeart/2005/8/layout/orgChart1"/>
    <dgm:cxn modelId="{B0933446-8406-D143-8809-319E1C3AC005}" srcId="{93E0B8A0-2863-9940-B99E-533875495479}" destId="{36FC80F3-D0D9-7842-95E6-CC2EA804677B}" srcOrd="1" destOrd="0" parTransId="{6F34F366-96A0-9741-9836-5D5FCD6CAC3E}" sibTransId="{A831593E-BFBE-764A-98D8-263AEA3F8188}"/>
    <dgm:cxn modelId="{9AC18347-0AAC-AC48-BED5-FCB250D85B16}" type="presOf" srcId="{92F4B227-4A46-344C-A2F5-D0340B3A4992}" destId="{6F88E3B6-DA40-C240-8827-7406B45C2267}" srcOrd="1" destOrd="0" presId="urn:microsoft.com/office/officeart/2005/8/layout/orgChart1"/>
    <dgm:cxn modelId="{8168114F-0E4D-C649-829A-24C3103EF077}" type="presOf" srcId="{30AAAD6C-C509-E44B-A455-F890C0F157C9}" destId="{E3C297C5-0498-744A-BAF6-1A282264852D}" srcOrd="0" destOrd="0" presId="urn:microsoft.com/office/officeart/2005/8/layout/orgChart1"/>
    <dgm:cxn modelId="{4390C54F-1BA5-3248-B874-780A08DD767F}" type="presOf" srcId="{EDFE2601-1316-6C46-9611-3A2EF8BEB08C}" destId="{D8F7DC34-E860-BE48-8AFF-0C360C7A5636}" srcOrd="0" destOrd="0" presId="urn:microsoft.com/office/officeart/2005/8/layout/orgChart1"/>
    <dgm:cxn modelId="{EEAC2650-52EE-0D42-9F9D-22ADC92816F8}" type="presOf" srcId="{979CB8D3-8D60-A648-A2B2-1865DC0C2BFD}" destId="{E1F3848D-C0CC-FF44-8213-446B69ADA583}" srcOrd="0" destOrd="0" presId="urn:microsoft.com/office/officeart/2005/8/layout/orgChart1"/>
    <dgm:cxn modelId="{CD039750-32ED-644A-83EC-5C6913E566BE}" type="presOf" srcId="{3D825B83-E987-6F4B-95E9-AA19FA538548}" destId="{26D52008-7247-9149-AC4A-54742D8A4A76}" srcOrd="0" destOrd="0" presId="urn:microsoft.com/office/officeart/2005/8/layout/orgChart1"/>
    <dgm:cxn modelId="{A4BDD652-79BA-2444-8E73-EC7CF2937D73}" type="presOf" srcId="{D332F46C-8CB4-E349-84D8-F24D0798BB0E}" destId="{CC291E43-3D3E-024A-ABDD-DDB5A0648D98}" srcOrd="0" destOrd="0" presId="urn:microsoft.com/office/officeart/2005/8/layout/orgChart1"/>
    <dgm:cxn modelId="{A2DB6056-72EA-8E46-93EE-114001F6E8C8}" srcId="{2BB0F387-B2D2-654F-8C13-607B6DDF7DF3}" destId="{370EF572-3699-8A42-8BDA-9BCB2B303152}" srcOrd="0" destOrd="0" parTransId="{F41424FA-3651-044B-9A9D-313F9A9807F1}" sibTransId="{60EA9C3E-6763-1343-85AC-2832DC33B938}"/>
    <dgm:cxn modelId="{23327857-D701-4C4F-905F-287F73CE47F0}" type="presOf" srcId="{8207F00E-1D70-C24F-A57F-14FD8F788369}" destId="{AF168A98-A84A-784F-9D3F-A2BB3BC1FA99}" srcOrd="0" destOrd="0" presId="urn:microsoft.com/office/officeart/2005/8/layout/orgChart1"/>
    <dgm:cxn modelId="{A9FF8958-EDA1-EE43-ABAC-5CBA3FBF0F30}" type="presOf" srcId="{6819BED9-968C-F440-BD9A-3C79717AF245}" destId="{83178464-2534-C84E-98CC-69461DF72ADC}" srcOrd="0" destOrd="0" presId="urn:microsoft.com/office/officeart/2005/8/layout/orgChart1"/>
    <dgm:cxn modelId="{2CEF9859-B790-334A-B4EB-DF694843A50C}" type="presOf" srcId="{00FA090C-3FED-344A-94B3-7326D77DFCC8}" destId="{07682291-E36B-D64F-9D6F-DDF73DC07A02}" srcOrd="0" destOrd="0" presId="urn:microsoft.com/office/officeart/2005/8/layout/orgChart1"/>
    <dgm:cxn modelId="{7BD0935A-514C-6C47-BF48-4E29C6575BA2}" type="presOf" srcId="{D10015C1-22C3-7A42-A24C-61284FF173CE}" destId="{F527A994-EA85-7847-A726-95C6249298D8}" srcOrd="0" destOrd="0" presId="urn:microsoft.com/office/officeart/2005/8/layout/orgChart1"/>
    <dgm:cxn modelId="{0AB5ED5A-5B11-2F4E-937D-76901878C86B}" type="presOf" srcId="{09701C80-E262-1644-BDDF-665DB1C99130}" destId="{5B5F6EF5-BF19-5041-8CDE-460F500DB340}" srcOrd="1" destOrd="0" presId="urn:microsoft.com/office/officeart/2005/8/layout/orgChart1"/>
    <dgm:cxn modelId="{70BEF55A-F307-6D43-815A-B73AA80E1496}" type="presOf" srcId="{09701C80-E262-1644-BDDF-665DB1C99130}" destId="{B9FFAF5B-4FC0-CD48-AD51-0A80DCBCAB62}" srcOrd="0" destOrd="0" presId="urn:microsoft.com/office/officeart/2005/8/layout/orgChart1"/>
    <dgm:cxn modelId="{7B05465D-FDC0-4341-A161-983E9DFD48BB}" type="presOf" srcId="{76136EE7-29DC-7540-90C7-6ACD64F9B907}" destId="{CF036097-7E4D-1348-AE73-5AFEED30200E}" srcOrd="1" destOrd="0" presId="urn:microsoft.com/office/officeart/2005/8/layout/orgChart1"/>
    <dgm:cxn modelId="{0390435F-DC36-2E4F-A2B6-869853151EE3}" type="presOf" srcId="{AA3B7D88-5FF8-E74A-AD5A-AD9022D1067A}" destId="{478A28A3-26E0-CA47-8E02-F3CD2617B9F6}" srcOrd="1" destOrd="0" presId="urn:microsoft.com/office/officeart/2005/8/layout/orgChart1"/>
    <dgm:cxn modelId="{8FA3BB5F-2278-E242-B2C0-855C7303D110}" srcId="{93E0B8A0-2863-9940-B99E-533875495479}" destId="{444CED87-E41D-8841-AB0F-4DDF8C997AE4}" srcOrd="3" destOrd="0" parTransId="{81A6F54F-A18B-314A-A091-CF54C0A2159E}" sibTransId="{F88B614C-2A92-F84A-807E-06ADFF5D784C}"/>
    <dgm:cxn modelId="{6B4A3A60-5F51-1946-9A5C-577B7781E512}" srcId="{50544927-3E33-0340-B1E8-E990BAFF391D}" destId="{00FA090C-3FED-344A-94B3-7326D77DFCC8}" srcOrd="2" destOrd="0" parTransId="{25224950-7599-5D4A-9A31-0E8256D7E1A8}" sibTransId="{6E6C82F7-54CF-0B43-86B8-F528E00B5297}"/>
    <dgm:cxn modelId="{F9E89760-193D-C04C-8336-76981A3B17AE}" type="presOf" srcId="{31B9A24E-0141-4048-8BDD-9673447AF270}" destId="{2AB633B8-F034-DC41-98D2-FC67DD3FBF60}" srcOrd="0" destOrd="0" presId="urn:microsoft.com/office/officeart/2005/8/layout/orgChart1"/>
    <dgm:cxn modelId="{AEDF9D60-8D7C-114C-A017-004465D84236}" type="presOf" srcId="{D180646A-2637-9B4A-A51F-EDEA80E1F128}" destId="{37264F41-D7D2-284C-92FB-06B968C19D7A}" srcOrd="1" destOrd="0" presId="urn:microsoft.com/office/officeart/2005/8/layout/orgChart1"/>
    <dgm:cxn modelId="{19E34C61-8113-CE40-9276-1F5389B65972}" type="presOf" srcId="{0D0EB2CE-A6CC-DB45-AA74-6EDFEC21DE11}" destId="{2A27A2EF-DAA4-6845-83A9-677BB792D747}" srcOrd="1" destOrd="0" presId="urn:microsoft.com/office/officeart/2005/8/layout/orgChart1"/>
    <dgm:cxn modelId="{1CF49D63-59B9-3643-B5B7-E0B070FDA852}" type="presOf" srcId="{150F17FE-E38E-5247-B9C3-084F169E4360}" destId="{7B75FAC2-1BA5-F349-8B1C-44D31BFB711B}" srcOrd="0" destOrd="0" presId="urn:microsoft.com/office/officeart/2005/8/layout/orgChart1"/>
    <dgm:cxn modelId="{D7778765-9DB7-034E-A96F-1047C98C1A5F}" type="presOf" srcId="{F29947B9-479A-F341-9EA0-E96652BBA897}" destId="{A45FB700-D0E9-0D48-88A6-9692C307F418}" srcOrd="0" destOrd="0" presId="urn:microsoft.com/office/officeart/2005/8/layout/orgChart1"/>
    <dgm:cxn modelId="{8370DF65-E5B2-5F48-9D11-5E692DBF647F}" type="presOf" srcId="{EC16AF45-28EF-4E4B-A092-93E3402F1088}" destId="{C92441A4-852E-C841-B7BA-750AF821459F}" srcOrd="1" destOrd="0" presId="urn:microsoft.com/office/officeart/2005/8/layout/orgChart1"/>
    <dgm:cxn modelId="{866B6967-1F01-CE4D-89BB-E1A928CDC7CC}" type="presOf" srcId="{F47BA392-1571-E443-8F53-41B32210D6B6}" destId="{823B0D53-1D84-2545-B0ED-890D09E9D797}" srcOrd="0" destOrd="0" presId="urn:microsoft.com/office/officeart/2005/8/layout/orgChart1"/>
    <dgm:cxn modelId="{E6BB9F6A-333D-CE40-96D3-240331DF591B}" srcId="{09A010C8-0863-9545-A144-7A40872A81CF}" destId="{6FFD4497-D4CF-3D4E-A216-5528686D66A8}" srcOrd="2" destOrd="0" parTransId="{D4720412-C3B2-1F48-84C4-0A332B720DC4}" sibTransId="{4FB89165-F40B-D74A-A940-53F49B9F0254}"/>
    <dgm:cxn modelId="{A9FC416C-597A-BF46-BA8D-6D275C1B04A2}" type="presOf" srcId="{0CB20CBC-C904-9244-8D93-C75DB2625455}" destId="{5467CE8B-6D94-1447-840D-74E9D426F83B}" srcOrd="0" destOrd="0" presId="urn:microsoft.com/office/officeart/2005/8/layout/orgChart1"/>
    <dgm:cxn modelId="{7481506C-93E8-C04E-9B6F-835CA55D8D4A}" type="presOf" srcId="{93E0B8A0-2863-9940-B99E-533875495479}" destId="{A26BBEC8-3F52-E74A-A830-939AB864EF6C}" srcOrd="0" destOrd="0" presId="urn:microsoft.com/office/officeart/2005/8/layout/orgChart1"/>
    <dgm:cxn modelId="{55E9536E-9D6B-9D45-952D-DC6C76C6F9E2}" srcId="{30AAAD6C-C509-E44B-A455-F890C0F157C9}" destId="{09A010C8-0863-9545-A144-7A40872A81CF}" srcOrd="7" destOrd="0" parTransId="{59D778E7-1096-9E4F-95FC-A55160C82204}" sibTransId="{35328B96-B9BA-DE48-BB46-DA385E40B4A2}"/>
    <dgm:cxn modelId="{3C241170-FF1F-A642-BE5F-F1AE65FD9FCA}" type="presOf" srcId="{EC16AF45-28EF-4E4B-A092-93E3402F1088}" destId="{063AC8B1-09DA-9E47-8FD6-CE85741AD3FF}" srcOrd="0" destOrd="0" presId="urn:microsoft.com/office/officeart/2005/8/layout/orgChart1"/>
    <dgm:cxn modelId="{BD559171-6A92-BA41-8B69-C6C10BD84AB1}" type="presOf" srcId="{6FFB430A-EB62-D843-9F25-74A5CF39C36F}" destId="{1160A4DB-FCEE-6743-8266-7F604A4B6AC3}" srcOrd="1" destOrd="0" presId="urn:microsoft.com/office/officeart/2005/8/layout/orgChart1"/>
    <dgm:cxn modelId="{18048074-6289-E04A-8C55-2C3B2EC2D140}" type="presOf" srcId="{E633B291-A1B2-5B40-8AEE-C2DACF3B0982}" destId="{B244B6CD-D144-0B44-BFB3-8924F45B43EE}" srcOrd="0" destOrd="0" presId="urn:microsoft.com/office/officeart/2005/8/layout/orgChart1"/>
    <dgm:cxn modelId="{92608474-2A4C-684B-89DB-A39FFC2802E1}" type="presOf" srcId="{84527674-3D90-7A43-AD63-34C7EB15CDFD}" destId="{B58A99EF-CE6A-FD42-9F19-B219C2901140}" srcOrd="0" destOrd="0" presId="urn:microsoft.com/office/officeart/2005/8/layout/orgChart1"/>
    <dgm:cxn modelId="{000C7477-2AF7-7747-BE53-B94E87D321C8}" type="presOf" srcId="{1B058C55-7BE1-D04F-AC9D-D101DE72E055}" destId="{A4A4148B-2EBF-B64B-A60D-2FF116A7333C}" srcOrd="0" destOrd="0" presId="urn:microsoft.com/office/officeart/2005/8/layout/orgChart1"/>
    <dgm:cxn modelId="{EBFDCE78-51C9-1140-B814-D6CBC175C845}" srcId="{30AAAD6C-C509-E44B-A455-F890C0F157C9}" destId="{3D825B83-E987-6F4B-95E9-AA19FA538548}" srcOrd="1" destOrd="0" parTransId="{7CF91197-E001-CE41-B934-0B71F68480CD}" sibTransId="{C92C340A-87F7-3340-AB93-7B06A748D636}"/>
    <dgm:cxn modelId="{83B20579-5D16-7E4E-8946-DA64AD96A8AA}" type="presOf" srcId="{5567CF27-834E-CA4C-89C9-EEB0BBCC3B11}" destId="{7F0A9AB7-56E4-2C4C-B99A-C77A16F1BCE8}" srcOrd="0" destOrd="0" presId="urn:microsoft.com/office/officeart/2005/8/layout/orgChart1"/>
    <dgm:cxn modelId="{26CD8D7A-E37E-0F44-B40B-48183D3775BD}" type="presOf" srcId="{00FA090C-3FED-344A-94B3-7326D77DFCC8}" destId="{7170FBB2-30ED-5D4E-A930-68751653E4DB}" srcOrd="1" destOrd="0" presId="urn:microsoft.com/office/officeart/2005/8/layout/orgChart1"/>
    <dgm:cxn modelId="{CFB4067B-C156-B742-850D-E62CC2FA9542}" type="presOf" srcId="{92F4B227-4A46-344C-A2F5-D0340B3A4992}" destId="{398088C2-2134-BD47-B5F1-96FA37D3E1C3}" srcOrd="0" destOrd="0" presId="urn:microsoft.com/office/officeart/2005/8/layout/orgChart1"/>
    <dgm:cxn modelId="{A4930D7C-38F9-A949-BEBB-963800CBC978}" type="presOf" srcId="{BC239113-C83C-834A-BF6B-0CD7AEEA36FB}" destId="{FE9D11F6-5161-2149-891E-084D737A237B}" srcOrd="0" destOrd="0" presId="urn:microsoft.com/office/officeart/2005/8/layout/orgChart1"/>
    <dgm:cxn modelId="{79B3747C-AE9E-0245-99A4-52B0FA53DB8B}" type="presOf" srcId="{6819BED9-968C-F440-BD9A-3C79717AF245}" destId="{20FCE95F-FDEB-3543-AA9B-7A4EBEB62C22}" srcOrd="1" destOrd="0" presId="urn:microsoft.com/office/officeart/2005/8/layout/orgChart1"/>
    <dgm:cxn modelId="{1768037D-5B17-8743-9960-F6E51EA56576}" type="presOf" srcId="{50544927-3E33-0340-B1E8-E990BAFF391D}" destId="{3F1AF2EC-BACA-0246-BCA6-43766A10836E}" srcOrd="0" destOrd="0" presId="urn:microsoft.com/office/officeart/2005/8/layout/orgChart1"/>
    <dgm:cxn modelId="{58DE887D-F56F-574F-BED6-755F9C0DD906}" type="presOf" srcId="{93E0B8A0-2863-9940-B99E-533875495479}" destId="{AD647802-91C9-1740-A059-05D68955802D}" srcOrd="1" destOrd="0" presId="urn:microsoft.com/office/officeart/2005/8/layout/orgChart1"/>
    <dgm:cxn modelId="{E2E91F7F-B885-B540-BBC5-27129C93E621}" type="presOf" srcId="{AD153BD1-0651-9F45-BCF1-082616B85559}" destId="{06A67937-EEC7-3F44-9E12-E575F3AD4244}" srcOrd="0" destOrd="0" presId="urn:microsoft.com/office/officeart/2005/8/layout/orgChart1"/>
    <dgm:cxn modelId="{ACBD867F-C96A-654B-989B-716BD2BE646B}" type="presOf" srcId="{D58A638E-A3DD-3F40-B561-6B835B9D1A0B}" destId="{F845D47E-B64C-474C-B9F6-32BEA79BE1A3}" srcOrd="0" destOrd="0" presId="urn:microsoft.com/office/officeart/2005/8/layout/orgChart1"/>
    <dgm:cxn modelId="{A3ED8F7F-ED4B-364F-A7A0-7CD6BC8D2DC3}" type="presOf" srcId="{6FFB430A-EB62-D843-9F25-74A5CF39C36F}" destId="{AB54C68E-7590-094B-8A5D-D92C3540AFD3}" srcOrd="0" destOrd="0" presId="urn:microsoft.com/office/officeart/2005/8/layout/orgChart1"/>
    <dgm:cxn modelId="{922F2C81-79A9-A34F-8686-FAA753D999D4}" type="presOf" srcId="{B1048D1F-ACBD-904F-A673-50A1064E140A}" destId="{57660C6F-CBBE-6F4C-968B-D151BBE0DCF0}" srcOrd="0" destOrd="0" presId="urn:microsoft.com/office/officeart/2005/8/layout/orgChart1"/>
    <dgm:cxn modelId="{F679C882-F019-D943-92B8-04B4E3F2FB3A}" type="presOf" srcId="{1B058C55-7BE1-D04F-AC9D-D101DE72E055}" destId="{EC0E24AC-A52D-624A-BCFD-F5D25CF7F62C}" srcOrd="1" destOrd="0" presId="urn:microsoft.com/office/officeart/2005/8/layout/orgChart1"/>
    <dgm:cxn modelId="{FC4C7084-1FA6-8743-966A-24774E28301B}" type="presOf" srcId="{81A6F54F-A18B-314A-A091-CF54C0A2159E}" destId="{B76987FD-26ED-C24C-98B6-76C4D45FB054}" srcOrd="0" destOrd="0" presId="urn:microsoft.com/office/officeart/2005/8/layout/orgChart1"/>
    <dgm:cxn modelId="{42B81489-596E-D948-AD79-147329A279BA}" type="presOf" srcId="{97832DA9-78A0-4E47-92C2-931B96732A19}" destId="{ACCB692D-C4B8-0343-A0DE-471CAC9E5686}" srcOrd="0" destOrd="0" presId="urn:microsoft.com/office/officeart/2005/8/layout/orgChart1"/>
    <dgm:cxn modelId="{73CAC189-039C-2E47-B9A3-36EC426F936D}" srcId="{D180646A-2637-9B4A-A51F-EDEA80E1F128}" destId="{9F5D984A-5B38-6749-BD42-4E64CE382DFD}" srcOrd="5" destOrd="0" parTransId="{E633B291-A1B2-5B40-8AEE-C2DACF3B0982}" sibTransId="{20BB344C-CB91-1C42-A544-13B8B96FBF73}"/>
    <dgm:cxn modelId="{C71C6C8A-E088-2A49-B2B2-B8431F8F2199}" type="presOf" srcId="{EC8A6635-8743-4E4E-B70E-1E88B6FA6F93}" destId="{075528D2-EAFE-8E46-9B0D-652D0CD1FE33}" srcOrd="1" destOrd="0" presId="urn:microsoft.com/office/officeart/2005/8/layout/orgChart1"/>
    <dgm:cxn modelId="{20F2DA8D-0C77-AA44-917B-1B14D6041032}" srcId="{9374019B-6F4F-AF42-B1E0-38C502FC1805}" destId="{1D51850D-8878-5742-B34F-5BA8D2C1E113}" srcOrd="2" destOrd="0" parTransId="{F5D4386F-EEB0-3440-94E1-097F55FD68AA}" sibTransId="{B3D150D0-04D9-B94D-874C-7AFB144F2128}"/>
    <dgm:cxn modelId="{C6C9378E-B8F8-5548-8D6B-5D0501A4018F}" type="presOf" srcId="{7CF91197-E001-CE41-B934-0B71F68480CD}" destId="{AF53E5E9-D152-6342-9E3F-1792B7241D4E}" srcOrd="0" destOrd="0" presId="urn:microsoft.com/office/officeart/2005/8/layout/orgChart1"/>
    <dgm:cxn modelId="{8F54658E-DC70-094A-B789-29436CD2362F}" srcId="{30AAAD6C-C509-E44B-A455-F890C0F157C9}" destId="{93E0B8A0-2863-9940-B99E-533875495479}" srcOrd="2" destOrd="0" parTransId="{4F8278AB-B359-5044-BE38-69F342E4765B}" sibTransId="{F7CE5636-2DAA-BA4C-9AAE-8EC6C9C543D2}"/>
    <dgm:cxn modelId="{F491A88F-3DE4-994E-8E41-64D2169BA848}" type="presOf" srcId="{386EBD3B-3650-E24E-BB90-AB584064D4C5}" destId="{95D14A0E-9DB6-9C4B-897B-C8F594B9837C}" srcOrd="0" destOrd="0" presId="urn:microsoft.com/office/officeart/2005/8/layout/orgChart1"/>
    <dgm:cxn modelId="{75471A91-8E8E-4249-A46A-BEF015609199}" type="presOf" srcId="{435B4259-3C4A-FF45-971B-074692F41AD5}" destId="{84AE8058-DCFA-6849-8267-CCB2C790BB91}" srcOrd="0" destOrd="0" presId="urn:microsoft.com/office/officeart/2005/8/layout/orgChart1"/>
    <dgm:cxn modelId="{0B843391-41A1-074E-8465-189B751692AA}" type="presOf" srcId="{ACB4E09D-C9A3-484C-80B9-D3F49126ED4E}" destId="{688D8243-A02A-E44B-AF66-0D0BA4472CAC}" srcOrd="0" destOrd="0" presId="urn:microsoft.com/office/officeart/2005/8/layout/orgChart1"/>
    <dgm:cxn modelId="{A508D993-5A0E-3549-85E6-2CBB6D0FA5DC}" type="presOf" srcId="{BFC82A8B-F144-4046-AC66-2FB69BB77FBA}" destId="{99D5D57C-9F01-6A4A-96FB-F92FC270E711}" srcOrd="0" destOrd="0" presId="urn:microsoft.com/office/officeart/2005/8/layout/orgChart1"/>
    <dgm:cxn modelId="{5563AC97-3F61-6947-954E-A4F56BCF0133}" type="presOf" srcId="{30AAAD6C-C509-E44B-A455-F890C0F157C9}" destId="{347B6FBC-18C8-354C-AC99-84BBBD96C2FB}" srcOrd="1" destOrd="0" presId="urn:microsoft.com/office/officeart/2005/8/layout/orgChart1"/>
    <dgm:cxn modelId="{2215F497-1F8B-E44F-87B2-B56145A3C817}" srcId="{30AAAD6C-C509-E44B-A455-F890C0F157C9}" destId="{50544927-3E33-0340-B1E8-E990BAFF391D}" srcOrd="4" destOrd="0" parTransId="{8207F00E-1D70-C24F-A57F-14FD8F788369}" sibTransId="{9B179BED-A8A9-EC4A-8B89-A9B892059CA8}"/>
    <dgm:cxn modelId="{3A717599-428C-8D43-9D69-47E7E28F329A}" srcId="{5F72D4D9-57F8-7846-B135-E7FACE4E0AF1}" destId="{30AAAD6C-C509-E44B-A455-F890C0F157C9}" srcOrd="0" destOrd="0" parTransId="{75363A06-7130-2744-821D-7ED62D9DF0DF}" sibTransId="{0B5793A9-5D0C-4E44-9A27-8C09CC3E40A5}"/>
    <dgm:cxn modelId="{CC5DA199-358F-9041-976B-C061EE37D5EC}" srcId="{76136EE7-29DC-7540-90C7-6ACD64F9B907}" destId="{B1048D1F-ACBD-904F-A673-50A1064E140A}" srcOrd="0" destOrd="0" parTransId="{435B4259-3C4A-FF45-971B-074692F41AD5}" sibTransId="{BC40A63F-10DE-9F4B-B4B3-C42A3A8E46D5}"/>
    <dgm:cxn modelId="{50D2D799-9942-E54B-924A-ECCDBEDA7ADB}" type="presOf" srcId="{59D778E7-1096-9E4F-95FC-A55160C82204}" destId="{E4106D55-AE04-F149-83CD-D55DA1F89557}" srcOrd="0" destOrd="0" presId="urn:microsoft.com/office/officeart/2005/8/layout/orgChart1"/>
    <dgm:cxn modelId="{E47DE699-5B1C-BD46-BCF6-CA593771153B}" type="presOf" srcId="{444CED87-E41D-8841-AB0F-4DDF8C997AE4}" destId="{A4C687E3-194F-FD44-9E0B-8EF7FFB04525}" srcOrd="0" destOrd="0" presId="urn:microsoft.com/office/officeart/2005/8/layout/orgChart1"/>
    <dgm:cxn modelId="{A154269B-AFCC-1643-A24B-E30DF9EE7788}" srcId="{93E0B8A0-2863-9940-B99E-533875495479}" destId="{EC23E670-F304-3B47-9C10-7D1AA8A8F69C}" srcOrd="0" destOrd="0" parTransId="{54723A43-919E-A945-AF0D-E87EF617642A}" sibTransId="{61D2981D-99EC-D64B-BED7-6A5F07045479}"/>
    <dgm:cxn modelId="{37C9949D-D9BF-5E43-B5F9-8788BA8EFB59}" type="presOf" srcId="{C65AA322-BE28-054D-A937-F1F966E46023}" destId="{F2DF2366-ADF0-D048-B0C5-1C9D93E4C16A}" srcOrd="0" destOrd="0" presId="urn:microsoft.com/office/officeart/2005/8/layout/orgChart1"/>
    <dgm:cxn modelId="{1AD8D89D-6563-DC4C-A17E-A29328CA42A2}" type="presOf" srcId="{9184F3FF-A32A-8649-B1F9-A15770DAED79}" destId="{DE1C204E-1931-9F41-BF4D-CEEF367AE121}" srcOrd="0" destOrd="0" presId="urn:microsoft.com/office/officeart/2005/8/layout/orgChart1"/>
    <dgm:cxn modelId="{955F0A9E-61D7-484B-B1F6-EFB49D5B83CB}" type="presOf" srcId="{E4B7AC8C-2E5E-E545-A391-CCFB1A8D88A9}" destId="{A9BFB69D-AFC9-1643-B8E8-B57E8DB3E8BA}" srcOrd="0" destOrd="0" presId="urn:microsoft.com/office/officeart/2005/8/layout/orgChart1"/>
    <dgm:cxn modelId="{6A08109E-666D-664F-983D-5EF342E7CB3C}" type="presOf" srcId="{36FC80F3-D0D9-7842-95E6-CC2EA804677B}" destId="{902C4F3A-79B0-DE42-BF6B-D99C912892A6}" srcOrd="0" destOrd="0" presId="urn:microsoft.com/office/officeart/2005/8/layout/orgChart1"/>
    <dgm:cxn modelId="{5E7B0B9F-ABE0-9B48-9B51-4E870CB89876}" type="presOf" srcId="{9374019B-6F4F-AF42-B1E0-38C502FC1805}" destId="{B6982A33-24A4-0046-ADEB-C18CDA8AF634}" srcOrd="1" destOrd="0" presId="urn:microsoft.com/office/officeart/2005/8/layout/orgChart1"/>
    <dgm:cxn modelId="{1F38409F-8155-054C-ADE4-A4B5531400B6}" srcId="{84527674-3D90-7A43-AD63-34C7EB15CDFD}" destId="{EAE4DD74-520A-F340-B05B-1E0C5F445215}" srcOrd="3" destOrd="0" parTransId="{979CB8D3-8D60-A648-A2B2-1865DC0C2BFD}" sibTransId="{66CE7834-A8B8-CE4E-B0B2-388FFBF8F317}"/>
    <dgm:cxn modelId="{56D5B7A0-64C5-F746-B32D-A8AEAE697EB0}" type="presOf" srcId="{29351F99-4A3A-CD4B-A693-60CF89B9AD71}" destId="{CB0929E0-C50D-454D-AF2C-B2E0F88B346E}" srcOrd="1" destOrd="0" presId="urn:microsoft.com/office/officeart/2005/8/layout/orgChart1"/>
    <dgm:cxn modelId="{AE296CA3-C255-EF45-920B-78A82DAE2B36}" srcId="{D180646A-2637-9B4A-A51F-EDEA80E1F128}" destId="{63EC3AB4-E085-594C-BD30-2D3B73F8A533}" srcOrd="1" destOrd="0" parTransId="{F0BB0BB4-A04F-E043-8B07-7B017F0FE8FA}" sibTransId="{BFE0DB03-3698-394A-9EC7-F60EE858A704}"/>
    <dgm:cxn modelId="{3C2D03A4-524E-7945-B04A-D85001726E21}" srcId="{3D825B83-E987-6F4B-95E9-AA19FA538548}" destId="{F47BA392-1571-E443-8F53-41B32210D6B6}" srcOrd="3" destOrd="0" parTransId="{BC239113-C83C-834A-BF6B-0CD7AEEA36FB}" sibTransId="{B7C02C08-BDD2-6E4E-8202-650BE776FF8C}"/>
    <dgm:cxn modelId="{2CB477A5-0608-5F43-BAD0-76AA47B74022}" type="presOf" srcId="{1D51850D-8878-5742-B34F-5BA8D2C1E113}" destId="{B0238EAB-70C3-2D43-A291-DD06BA7AA38B}" srcOrd="1" destOrd="0" presId="urn:microsoft.com/office/officeart/2005/8/layout/orgChart1"/>
    <dgm:cxn modelId="{6D35B0A5-82CD-304B-B69D-B4FADED61A03}" type="presOf" srcId="{F29947B9-479A-F341-9EA0-E96652BBA897}" destId="{B7018864-15DB-3B40-B51D-7E64888AC8FB}" srcOrd="1" destOrd="0" presId="urn:microsoft.com/office/officeart/2005/8/layout/orgChart1"/>
    <dgm:cxn modelId="{811926A8-95CE-5C43-996B-1E792CCB6192}" type="presOf" srcId="{AA3B7D88-5FF8-E74A-AD5A-AD9022D1067A}" destId="{C6F2D653-222B-0541-BF6C-EDD4DC02686B}" srcOrd="0" destOrd="0" presId="urn:microsoft.com/office/officeart/2005/8/layout/orgChart1"/>
    <dgm:cxn modelId="{1CCCEAAC-0254-A647-BAF6-4C4C12E10AB8}" type="presOf" srcId="{97832DA9-78A0-4E47-92C2-931B96732A19}" destId="{E18FDCFD-C354-EB47-BFBF-1FB4A9C43B1C}" srcOrd="1" destOrd="0" presId="urn:microsoft.com/office/officeart/2005/8/layout/orgChart1"/>
    <dgm:cxn modelId="{70C775AE-14C8-014F-AD5B-C2F29DD8522E}" srcId="{9374019B-6F4F-AF42-B1E0-38C502FC1805}" destId="{6FFB430A-EB62-D843-9F25-74A5CF39C36F}" srcOrd="1" destOrd="0" parTransId="{AD153BD1-0651-9F45-BCF1-082616B85559}" sibTransId="{63E00286-78E3-A44C-8056-2F3B439FA1E5}"/>
    <dgm:cxn modelId="{302B5BB1-C5E2-0F4F-9137-5E7BCC64DF2F}" type="presOf" srcId="{75DC3C67-FA38-B04B-96C4-98578DBDD7C5}" destId="{A668B92D-F03B-3C4F-8B89-66EC74F74446}" srcOrd="0" destOrd="0" presId="urn:microsoft.com/office/officeart/2005/8/layout/orgChart1"/>
    <dgm:cxn modelId="{A05B04B2-28A5-DE40-B16F-C3B02F1BD96A}" type="presOf" srcId="{907DAAEF-6772-B249-B87F-29909AF0F77A}" destId="{899345B4-DF63-E74D-A829-8CF45D534428}" srcOrd="0" destOrd="0" presId="urn:microsoft.com/office/officeart/2005/8/layout/orgChart1"/>
    <dgm:cxn modelId="{089404B2-B61A-5840-99E0-FAFB4FBAFF4D}" srcId="{D180646A-2637-9B4A-A51F-EDEA80E1F128}" destId="{F104D279-7A94-F44C-8F4A-B1FB084B111D}" srcOrd="2" destOrd="0" parTransId="{3E8E0CBA-3CE8-CF4C-8902-F7FB48E50C74}" sibTransId="{BAA235D7-F764-044F-8F6C-BF143AE1FF8E}"/>
    <dgm:cxn modelId="{678045B2-70BE-2646-A927-3D9460C12498}" type="presOf" srcId="{54723A43-919E-A945-AF0D-E87EF617642A}" destId="{3D2253D1-5E89-0247-B5CE-7F3D71D3EB67}" srcOrd="0" destOrd="0" presId="urn:microsoft.com/office/officeart/2005/8/layout/orgChart1"/>
    <dgm:cxn modelId="{FDB272B2-93C7-8447-BC33-DCB7B7BD9B40}" type="presOf" srcId="{D4720412-C3B2-1F48-84C4-0A332B720DC4}" destId="{CF39C6A9-89DB-C247-98DE-8857EF9285F2}" srcOrd="0" destOrd="0" presId="urn:microsoft.com/office/officeart/2005/8/layout/orgChart1"/>
    <dgm:cxn modelId="{224758B4-EEF6-3F47-9286-327B183912A1}" type="presOf" srcId="{76136EE7-29DC-7540-90C7-6ACD64F9B907}" destId="{45FE4F6C-CB3E-E24D-8419-C781CD9CCFBA}" srcOrd="0" destOrd="0" presId="urn:microsoft.com/office/officeart/2005/8/layout/orgChart1"/>
    <dgm:cxn modelId="{A448CBB6-EDFE-0048-BA8B-64F39B893BD2}" type="presOf" srcId="{55E7821E-9531-AF4C-B69F-9750524E0046}" destId="{A9FD6C60-DB18-DF4A-AA6B-54339D648465}" srcOrd="0" destOrd="0" presId="urn:microsoft.com/office/officeart/2005/8/layout/orgChart1"/>
    <dgm:cxn modelId="{356EFBB6-DCA9-4146-AF4F-81C8934C66E5}" type="presOf" srcId="{58968EC6-D180-844D-AE46-70F8579DD2AD}" destId="{81F099ED-2479-DA46-B069-3F33039EAD4C}" srcOrd="1" destOrd="0" presId="urn:microsoft.com/office/officeart/2005/8/layout/orgChart1"/>
    <dgm:cxn modelId="{101800B8-FE54-444E-802C-E871A5564AF6}" type="presOf" srcId="{11E5CB31-D3D6-3F42-B5E1-BD7082EADF24}" destId="{7640A39B-4946-E947-B9AE-2B9622A82E92}" srcOrd="0" destOrd="0" presId="urn:microsoft.com/office/officeart/2005/8/layout/orgChart1"/>
    <dgm:cxn modelId="{DDD7CEBB-5F6F-DB46-B9DC-37E9DAE1B780}" type="presOf" srcId="{9F5D984A-5B38-6749-BD42-4E64CE382DFD}" destId="{549755B5-46B3-C449-902E-543D94053D82}" srcOrd="1" destOrd="0" presId="urn:microsoft.com/office/officeart/2005/8/layout/orgChart1"/>
    <dgm:cxn modelId="{5B5387BC-3617-D646-8CC2-D80814DA5CC7}" srcId="{3D825B83-E987-6F4B-95E9-AA19FA538548}" destId="{92F4B227-4A46-344C-A2F5-D0340B3A4992}" srcOrd="0" destOrd="0" parTransId="{20B44FA9-4661-364B-A6DC-7401C1250348}" sibTransId="{393E426E-CE0E-7A4C-834A-FECCEBD4A629}"/>
    <dgm:cxn modelId="{C35724C0-0C61-DE40-BADD-B8F56A459C49}" type="presOf" srcId="{E5480365-5BA0-C443-A18A-6E6C758C210E}" destId="{3EA2CE13-C5EA-1E43-8F61-96C3214E1B0C}" srcOrd="1" destOrd="0" presId="urn:microsoft.com/office/officeart/2005/8/layout/orgChart1"/>
    <dgm:cxn modelId="{D9BE7CC0-96AE-4E4E-AE28-AD95FA6110BE}" type="presOf" srcId="{63EC3AB4-E085-594C-BD30-2D3B73F8A533}" destId="{E1DB1ECC-27CD-C445-AD4B-18D7D48D3CFB}" srcOrd="1" destOrd="0" presId="urn:microsoft.com/office/officeart/2005/8/layout/orgChart1"/>
    <dgm:cxn modelId="{1ABC65C1-BFA5-8D42-85D7-79E75819D554}" type="presOf" srcId="{63EC3AB4-E085-594C-BD30-2D3B73F8A533}" destId="{85F46142-F901-1949-B493-736F1FF186CF}" srcOrd="0" destOrd="0" presId="urn:microsoft.com/office/officeart/2005/8/layout/orgChart1"/>
    <dgm:cxn modelId="{E8288FC2-0991-724B-B06B-4E60C8100B3B}" srcId="{09A010C8-0863-9545-A144-7A40872A81CF}" destId="{E4B7AC8C-2E5E-E545-A391-CCFB1A8D88A9}" srcOrd="3" destOrd="0" parTransId="{EE1D83CA-6CE2-C64B-B0C9-306813122B5A}" sibTransId="{35E124B1-D7CA-9040-A720-DEACC382DB50}"/>
    <dgm:cxn modelId="{4A00AFC2-9DAE-D244-9306-41E681E51B08}" srcId="{D180646A-2637-9B4A-A51F-EDEA80E1F128}" destId="{E4BB479A-69BA-8240-9164-AD66AECBB7D2}" srcOrd="4" destOrd="0" parTransId="{907DAAEF-6772-B249-B87F-29909AF0F77A}" sibTransId="{CA4F3595-745D-FD46-BAE8-700154D5ED2A}"/>
    <dgm:cxn modelId="{351327C3-EDC2-104A-8F04-D25E7767F0C4}" type="presOf" srcId="{C27B01B2-045A-7F40-A772-0B6F551B4018}" destId="{32DC2697-C9BC-CD47-8D2C-D153B59364C5}" srcOrd="0" destOrd="0" presId="urn:microsoft.com/office/officeart/2005/8/layout/orgChart1"/>
    <dgm:cxn modelId="{02DDFEC3-1B04-3B4D-9D8C-D1760BCCCDF6}" type="presOf" srcId="{3D825B83-E987-6F4B-95E9-AA19FA538548}" destId="{15FFDA59-67CD-A045-94B5-9409076CB526}" srcOrd="1" destOrd="0" presId="urn:microsoft.com/office/officeart/2005/8/layout/orgChart1"/>
    <dgm:cxn modelId="{A64FCCC4-B556-D74C-A2B3-2B2CA3ABF4E6}" type="presOf" srcId="{A371EBBE-B02F-D045-9C19-4AAF38D7CE3F}" destId="{1C7C41AB-D91E-B047-91A7-B4F709966781}" srcOrd="0" destOrd="0" presId="urn:microsoft.com/office/officeart/2005/8/layout/orgChart1"/>
    <dgm:cxn modelId="{5559BAC5-DB85-6E47-BB29-C846DC169BE6}" type="presOf" srcId="{2BB0F387-B2D2-654F-8C13-607B6DDF7DF3}" destId="{929CC8D7-65CE-9943-BB2F-6600EFB794EB}" srcOrd="1" destOrd="0" presId="urn:microsoft.com/office/officeart/2005/8/layout/orgChart1"/>
    <dgm:cxn modelId="{BAC486C8-6B2B-904C-B35D-9F2E6ECF4135}" type="presOf" srcId="{B4228E78-CF0D-4C42-840D-9C92287355EF}" destId="{19C112D4-4347-744B-9BE6-0FD2A9E7C67D}" srcOrd="0" destOrd="0" presId="urn:microsoft.com/office/officeart/2005/8/layout/orgChart1"/>
    <dgm:cxn modelId="{FD1DD7C9-9033-2846-A9EB-5E19CD9AE2A4}" type="presOf" srcId="{D10015C1-22C3-7A42-A24C-61284FF173CE}" destId="{6F3DB91C-5001-6348-BF4D-B0B6B2262A6A}" srcOrd="1" destOrd="0" presId="urn:microsoft.com/office/officeart/2005/8/layout/orgChart1"/>
    <dgm:cxn modelId="{D093D9CA-64F2-3945-89C5-55954F4FE28F}" srcId="{9374019B-6F4F-AF42-B1E0-38C502FC1805}" destId="{D4CD9F70-70AE-154E-AE5B-EF83E95A2E9E}" srcOrd="3" destOrd="0" parTransId="{72A9C6B2-89AC-B649-85D1-274ED065AA76}" sibTransId="{E8238F36-DB5B-F546-BE60-C19FA7BF3BD9}"/>
    <dgm:cxn modelId="{4B48EDCB-A5CA-A240-A2C7-A2E2C4DAE30B}" type="presOf" srcId="{84527674-3D90-7A43-AD63-34C7EB15CDFD}" destId="{C8F16C00-F476-7A44-BEB8-42BE519AE480}" srcOrd="1" destOrd="0" presId="urn:microsoft.com/office/officeart/2005/8/layout/orgChart1"/>
    <dgm:cxn modelId="{C89C7BCF-1764-204C-B87E-B4C6D1AF50FE}" srcId="{84527674-3D90-7A43-AD63-34C7EB15CDFD}" destId="{D10015C1-22C3-7A42-A24C-61284FF173CE}" srcOrd="2" destOrd="0" parTransId="{F5203364-4FEB-FE44-B691-E2D31519A898}" sibTransId="{0B6B8750-CE4B-5145-A83D-F5D9425EE911}"/>
    <dgm:cxn modelId="{10FB04D1-C974-7943-AE6C-2CB4A63BFF7A}" type="presOf" srcId="{C579C735-1BD2-4947-812B-8DB42E511B56}" destId="{A54BCAC2-5B4C-6243-9A01-2F4DF2DF2FF3}" srcOrd="1" destOrd="0" presId="urn:microsoft.com/office/officeart/2005/8/layout/orgChart1"/>
    <dgm:cxn modelId="{36C54FD1-7437-8148-A8E7-C9C2CE3E2DE9}" type="presOf" srcId="{F104D279-7A94-F44C-8F4A-B1FB084B111D}" destId="{72A69C94-B6D3-8846-80B3-3B8C60B74B8F}" srcOrd="1" destOrd="0" presId="urn:microsoft.com/office/officeart/2005/8/layout/orgChart1"/>
    <dgm:cxn modelId="{7B8932D2-98F0-3945-A5C2-874256474A14}" type="presOf" srcId="{370EF572-3699-8A42-8BDA-9BCB2B303152}" destId="{50110945-87A3-F344-88EE-1766B3B522FB}" srcOrd="1" destOrd="0" presId="urn:microsoft.com/office/officeart/2005/8/layout/orgChart1"/>
    <dgm:cxn modelId="{D6DF6FD2-AB1F-CB4E-9CCF-0A098E22A867}" type="presOf" srcId="{E4BB479A-69BA-8240-9164-AD66AECBB7D2}" destId="{6E7DF66E-E6A2-5C4C-A797-F3A438FA47CA}" srcOrd="0" destOrd="0" presId="urn:microsoft.com/office/officeart/2005/8/layout/orgChart1"/>
    <dgm:cxn modelId="{1C0A0AD4-5344-5B4C-8C4D-2BE359F755CB}" type="presOf" srcId="{31B9A24E-0141-4048-8BDD-9673447AF270}" destId="{DBBBF9BA-B4B8-2245-9017-DC7C61494C4B}" srcOrd="1" destOrd="0" presId="urn:microsoft.com/office/officeart/2005/8/layout/orgChart1"/>
    <dgm:cxn modelId="{7A84A6D7-72FD-164E-BCD4-426FD2BB1338}" type="presOf" srcId="{25224950-7599-5D4A-9A31-0E8256D7E1A8}" destId="{B494E43A-35EA-6244-AFFE-5C1248F9A463}" srcOrd="0" destOrd="0" presId="urn:microsoft.com/office/officeart/2005/8/layout/orgChart1"/>
    <dgm:cxn modelId="{4E1DD8D8-1214-F040-B111-D73ED87B0E2C}" type="presOf" srcId="{89867B24-787C-3845-814B-C0E677C0F27D}" destId="{114BBF06-0AC2-2B4E-ACF7-AC1044FD8B04}" srcOrd="0" destOrd="0" presId="urn:microsoft.com/office/officeart/2005/8/layout/orgChart1"/>
    <dgm:cxn modelId="{6EF80BDA-683B-544F-BEE0-83F8FB5293DF}" type="presOf" srcId="{DEA29046-D6C2-3C4C-B606-F9A691799FF9}" destId="{DAA9A0F8-A914-1A48-9C0C-425996FBE4D9}" srcOrd="0" destOrd="0" presId="urn:microsoft.com/office/officeart/2005/8/layout/orgChart1"/>
    <dgm:cxn modelId="{543D29DA-49B5-2F4E-BAB0-73C505DF8A59}" type="presOf" srcId="{2BB0F387-B2D2-654F-8C13-607B6DDF7DF3}" destId="{B63AEE18-CAF3-1A4A-8D83-6DE801D0BE77}" srcOrd="0" destOrd="0" presId="urn:microsoft.com/office/officeart/2005/8/layout/orgChart1"/>
    <dgm:cxn modelId="{26E378DA-6399-9842-8BF5-42A8DFF0ABEF}" type="presOf" srcId="{1D51850D-8878-5742-B34F-5BA8D2C1E113}" destId="{051A0FCC-95D0-6244-9ECD-DB2C13229C63}" srcOrd="0" destOrd="0" presId="urn:microsoft.com/office/officeart/2005/8/layout/orgChart1"/>
    <dgm:cxn modelId="{A64ADEDA-06AC-0A42-ABAE-97F43B22209C}" srcId="{3D825B83-E987-6F4B-95E9-AA19FA538548}" destId="{F29947B9-479A-F341-9EA0-E96652BBA897}" srcOrd="1" destOrd="0" parTransId="{8D7334D8-E1E7-5D4B-9AE1-7DD584EAD6A0}" sibTransId="{0CAE39A0-9234-B842-AFBB-689014C42246}"/>
    <dgm:cxn modelId="{B6843FDB-5B28-3D47-ABDA-9946EDC31706}" type="presOf" srcId="{444CED87-E41D-8841-AB0F-4DDF8C997AE4}" destId="{5692F5F9-8623-9547-A86E-7BA3616D0EAB}" srcOrd="1" destOrd="0" presId="urn:microsoft.com/office/officeart/2005/8/layout/orgChart1"/>
    <dgm:cxn modelId="{8957E6DB-A7E4-964B-AD19-ADFB7BE85C7A}" type="presOf" srcId="{5107D362-C69D-944E-A760-F3820FFD6FB3}" destId="{49FED166-C580-5848-8B5F-0582A000FA2C}" srcOrd="0" destOrd="0" presId="urn:microsoft.com/office/officeart/2005/8/layout/orgChart1"/>
    <dgm:cxn modelId="{49C2E7DB-5B71-914C-BA36-BF5643068909}" srcId="{3D825B83-E987-6F4B-95E9-AA19FA538548}" destId="{EC16AF45-28EF-4E4B-A092-93E3402F1088}" srcOrd="2" destOrd="0" parTransId="{55E7821E-9531-AF4C-B69F-9750524E0046}" sibTransId="{F4A8E71D-EC88-C541-BF0C-4566DC125384}"/>
    <dgm:cxn modelId="{5D6636DC-C259-4E47-9221-422D3D71AE43}" type="presOf" srcId="{EE1D83CA-6CE2-C64B-B0C9-306813122B5A}" destId="{2AC8EE3B-40FD-B841-B91A-EDF60C20E833}" srcOrd="0" destOrd="0" presId="urn:microsoft.com/office/officeart/2005/8/layout/orgChart1"/>
    <dgm:cxn modelId="{50854ADD-9AAC-6D4B-98CE-E2C86560BDD2}" srcId="{3D825B83-E987-6F4B-95E9-AA19FA538548}" destId="{AA3B7D88-5FF8-E74A-AD5A-AD9022D1067A}" srcOrd="4" destOrd="0" parTransId="{C27B01B2-045A-7F40-A772-0B6F551B4018}" sibTransId="{7DC23775-C35F-3C46-AAB8-23F9CA19D6D5}"/>
    <dgm:cxn modelId="{B4345ADE-B161-F84C-A684-0084F0D7D4FA}" type="presOf" srcId="{9F5D984A-5B38-6749-BD42-4E64CE382DFD}" destId="{A6A9BF5D-5842-4949-BFF4-5A3A90B6239A}" srcOrd="0" destOrd="0" presId="urn:microsoft.com/office/officeart/2005/8/layout/orgChart1"/>
    <dgm:cxn modelId="{6CE8DEE2-1158-3945-AFF5-A226690D9971}" type="presOf" srcId="{F104D279-7A94-F44C-8F4A-B1FB084B111D}" destId="{3AEE866C-DE7E-114D-B10C-A5DD493B5FE4}" srcOrd="0" destOrd="0" presId="urn:microsoft.com/office/officeart/2005/8/layout/orgChart1"/>
    <dgm:cxn modelId="{B9E17DE3-AC87-C44A-8E44-414E94C6FDBB}" type="presOf" srcId="{2A677BC9-E3F5-C142-99E2-49981D9C6BFA}" destId="{43A52866-813E-F34A-BE1A-E62A18CF60AD}" srcOrd="0" destOrd="0" presId="urn:microsoft.com/office/officeart/2005/8/layout/orgChart1"/>
    <dgm:cxn modelId="{29859DE3-E7A8-9348-A114-4835B7200CA4}" type="presOf" srcId="{20B44FA9-4661-364B-A6DC-7401C1250348}" destId="{32493B94-9842-A249-A07A-D4B5805B5D31}" srcOrd="0" destOrd="0" presId="urn:microsoft.com/office/officeart/2005/8/layout/orgChart1"/>
    <dgm:cxn modelId="{F1AAD1E4-1811-8245-9AC2-C57C5F3F8D25}" type="presOf" srcId="{F41424FA-3651-044B-9A9D-313F9A9807F1}" destId="{6EF3DDA5-1116-3242-A2F3-6B92237D935F}" srcOrd="0" destOrd="0" presId="urn:microsoft.com/office/officeart/2005/8/layout/orgChart1"/>
    <dgm:cxn modelId="{2E2121E5-EB1E-4944-9E73-43A945F53CA9}" srcId="{D180646A-2637-9B4A-A51F-EDEA80E1F128}" destId="{C579C735-1BD2-4947-812B-8DB42E511B56}" srcOrd="0" destOrd="0" parTransId="{150F17FE-E38E-5247-B9C3-084F169E4360}" sibTransId="{F349EC54-F5AA-FB41-AA11-E6B71A78D412}"/>
    <dgm:cxn modelId="{02300CE7-9DE8-0C49-BB3E-FCA27A64F9F5}" type="presOf" srcId="{EC23E670-F304-3B47-9C10-7D1AA8A8F69C}" destId="{78CC5E40-D9C1-9548-A140-7CAB971298F6}" srcOrd="0" destOrd="0" presId="urn:microsoft.com/office/officeart/2005/8/layout/orgChart1"/>
    <dgm:cxn modelId="{A4483FE7-887F-ED46-B9BC-4AF814FD6B36}" type="presOf" srcId="{0D0EB2CE-A6CC-DB45-AA74-6EDFEC21DE11}" destId="{255740B4-7512-AE42-BBAA-ACD519F66431}" srcOrd="0" destOrd="0" presId="urn:microsoft.com/office/officeart/2005/8/layout/orgChart1"/>
    <dgm:cxn modelId="{FD3D68E7-1806-5B4A-9254-21523AEF7C55}" type="presOf" srcId="{6FFD4497-D4CF-3D4E-A216-5528686D66A8}" destId="{16F4A313-6A05-314C-A65E-685B9C4CF674}" srcOrd="1" destOrd="0" presId="urn:microsoft.com/office/officeart/2005/8/layout/orgChart1"/>
    <dgm:cxn modelId="{0E3CBAE8-545C-4348-AA2D-DC052F0A1233}" type="presOf" srcId="{F0BB0BB4-A04F-E043-8B07-7B017F0FE8FA}" destId="{73D1E7A3-1DF0-2140-804A-0609A426B067}" srcOrd="0" destOrd="0" presId="urn:microsoft.com/office/officeart/2005/8/layout/orgChart1"/>
    <dgm:cxn modelId="{B2F922EB-BC6E-C446-B0C6-F0AB760ACFD7}" type="presOf" srcId="{866F6446-147C-D14B-AA30-440021B9EDE4}" destId="{50B6DF9F-1111-424B-92E8-3642F729762E}" srcOrd="0" destOrd="0" presId="urn:microsoft.com/office/officeart/2005/8/layout/orgChart1"/>
    <dgm:cxn modelId="{693AE1EB-0F13-D348-BFBE-09CF6BC2A1A2}" type="presOf" srcId="{9374019B-6F4F-AF42-B1E0-38C502FC1805}" destId="{08095B8B-E567-6545-9107-AAA0492F290A}" srcOrd="0" destOrd="0" presId="urn:microsoft.com/office/officeart/2005/8/layout/orgChart1"/>
    <dgm:cxn modelId="{A449FCEC-15C5-584A-8D15-4DE916FC5C7D}" type="presOf" srcId="{09A010C8-0863-9545-A144-7A40872A81CF}" destId="{1ED568A5-2DE3-F043-9AB1-8BF6BA67A85A}" srcOrd="0" destOrd="0" presId="urn:microsoft.com/office/officeart/2005/8/layout/orgChart1"/>
    <dgm:cxn modelId="{A00453ED-B6EB-344A-990A-31E180625E54}" type="presOf" srcId="{E8568720-997E-1644-954C-32617E8000D3}" destId="{3815A955-B58C-E444-9049-9120D34303AD}" srcOrd="1" destOrd="0" presId="urn:microsoft.com/office/officeart/2005/8/layout/orgChart1"/>
    <dgm:cxn modelId="{72F9DBF2-6CA1-374C-9B2A-6615D766DD43}" srcId="{09A010C8-0863-9545-A144-7A40872A81CF}" destId="{1B058C55-7BE1-D04F-AC9D-D101DE72E055}" srcOrd="0" destOrd="0" parTransId="{89867B24-787C-3845-814B-C0E677C0F27D}" sibTransId="{574BB8CA-67B7-BA4F-AC22-09B4834EA167}"/>
    <dgm:cxn modelId="{29A488F3-159E-8A45-A76F-066F79135675}" type="presOf" srcId="{A371EBBE-B02F-D045-9C19-4AAF38D7CE3F}" destId="{31BCAFBF-7B03-0C44-8D1B-DA4C0F598924}" srcOrd="1" destOrd="0" presId="urn:microsoft.com/office/officeart/2005/8/layout/orgChart1"/>
    <dgm:cxn modelId="{93AA69F6-3DB2-424F-BE81-3935FBAFEA0B}" srcId="{76136EE7-29DC-7540-90C7-6ACD64F9B907}" destId="{E8568720-997E-1644-954C-32617E8000D3}" srcOrd="3" destOrd="0" parTransId="{2BF9CA74-8F7C-064E-8C21-C4E3E908007E}" sibTransId="{2DFD9EBB-6FBD-6643-A07B-AF37FE143A6E}"/>
    <dgm:cxn modelId="{0C236AF6-10DB-8744-98C9-08318109B421}" srcId="{9374019B-6F4F-AF42-B1E0-38C502FC1805}" destId="{9184F3FF-A32A-8649-B1F9-A15770DAED79}" srcOrd="0" destOrd="0" parTransId="{03DE5A99-1796-2547-BB6A-3CBE3EB39F80}" sibTransId="{052A97F0-9EEC-EF4F-8D59-31185804628A}"/>
    <dgm:cxn modelId="{2BB9A7F6-FD45-3646-8308-B1CBAF4B8EC0}" srcId="{D180646A-2637-9B4A-A51F-EDEA80E1F128}" destId="{6819BED9-968C-F440-BD9A-3C79717AF245}" srcOrd="3" destOrd="0" parTransId="{0CB20CBC-C904-9244-8D93-C75DB2625455}" sibTransId="{043A025F-3F70-9340-B86F-F3D57B29BA37}"/>
    <dgm:cxn modelId="{D9D6D2F8-7681-4140-8DD8-0C76C4C5145B}" type="presOf" srcId="{E5480365-5BA0-C443-A18A-6E6C758C210E}" destId="{9F0CC141-F5C5-1248-A93B-7BC77E1897DB}" srcOrd="0" destOrd="0" presId="urn:microsoft.com/office/officeart/2005/8/layout/orgChart1"/>
    <dgm:cxn modelId="{48A5EBF8-1B0E-854B-A404-72C08AC3D1EA}" srcId="{93E0B8A0-2863-9940-B99E-533875495479}" destId="{09701C80-E262-1644-BDDF-665DB1C99130}" srcOrd="2" destOrd="0" parTransId="{BFC82A8B-F144-4046-AC66-2FB69BB77FBA}" sibTransId="{0A45AA16-D733-F24B-9A78-DA1440ECD5E2}"/>
    <dgm:cxn modelId="{126926FA-BB25-434E-A38F-37BFE5D0BAC3}" srcId="{76136EE7-29DC-7540-90C7-6ACD64F9B907}" destId="{ACB4E09D-C9A3-484C-80B9-D3F49126ED4E}" srcOrd="1" destOrd="0" parTransId="{130CC886-8D9B-5645-89FB-B30976D69FB1}" sibTransId="{6C10BF52-A86C-C042-ADCD-081181EA3084}"/>
    <dgm:cxn modelId="{5FCF29FA-7078-D141-9731-543D78917D99}" type="presOf" srcId="{6FFD4497-D4CF-3D4E-A216-5528686D66A8}" destId="{9D60ACE5-F481-3943-ABD8-9C8D98CEF5C5}" srcOrd="0" destOrd="0" presId="urn:microsoft.com/office/officeart/2005/8/layout/orgChart1"/>
    <dgm:cxn modelId="{540AF5FA-906D-1249-BBC9-91A3F52CC2C0}" type="presOf" srcId="{9184F3FF-A32A-8649-B1F9-A15770DAED79}" destId="{F510BC6D-6F08-5646-A4E6-857A2CE0AE24}" srcOrd="1" destOrd="0" presId="urn:microsoft.com/office/officeart/2005/8/layout/orgChart1"/>
    <dgm:cxn modelId="{0D9590FB-95C5-7B45-ABFA-D7BC1C8D43D3}" type="presOf" srcId="{F5203364-4FEB-FE44-B691-E2D31519A898}" destId="{4734C334-1971-D94A-81A8-FC4608DE383F}" srcOrd="0" destOrd="0" presId="urn:microsoft.com/office/officeart/2005/8/layout/orgChart1"/>
    <dgm:cxn modelId="{9701F4FB-5F61-1F4B-8A69-64848BC1DD65}" type="presOf" srcId="{58968EC6-D180-844D-AE46-70F8579DD2AD}" destId="{C3685926-602B-B74D-A4FC-38C52C946474}" srcOrd="0" destOrd="0" presId="urn:microsoft.com/office/officeart/2005/8/layout/orgChart1"/>
    <dgm:cxn modelId="{2439B7FD-B58C-EC46-B602-BE12E1A7EE97}" srcId="{2BB0F387-B2D2-654F-8C13-607B6DDF7DF3}" destId="{A371EBBE-B02F-D045-9C19-4AAF38D7CE3F}" srcOrd="3" destOrd="0" parTransId="{58B86239-44AB-B24F-A9BB-C8736E15D53F}" sibTransId="{8690CFCD-5B72-7C40-A9C5-663AF9EFE276}"/>
    <dgm:cxn modelId="{4B4C3DFF-B872-6F4B-987A-C29487719028}" type="presOf" srcId="{F5D4386F-EEB0-3440-94E1-097F55FD68AA}" destId="{9D2F8D3D-DBD0-D44E-A900-D94DBE74773C}" srcOrd="0" destOrd="0" presId="urn:microsoft.com/office/officeart/2005/8/layout/orgChart1"/>
    <dgm:cxn modelId="{7A0EF950-56EF-8E42-A3FE-4C371379C60D}" type="presParOf" srcId="{7DFC5C0D-F8F7-E546-A09A-B734EF939BDD}" destId="{A75FB369-013D-4F48-9F9A-90B4ABA25E67}" srcOrd="0" destOrd="0" presId="urn:microsoft.com/office/officeart/2005/8/layout/orgChart1"/>
    <dgm:cxn modelId="{021C1DDC-F0A0-8A4C-8348-B2C8197B4D05}" type="presParOf" srcId="{A75FB369-013D-4F48-9F9A-90B4ABA25E67}" destId="{7E19A9EC-BB52-D747-A6E0-D620C2EE653D}" srcOrd="0" destOrd="0" presId="urn:microsoft.com/office/officeart/2005/8/layout/orgChart1"/>
    <dgm:cxn modelId="{3D73CF69-D122-3646-9C1E-1F6DEC8CD854}" type="presParOf" srcId="{7E19A9EC-BB52-D747-A6E0-D620C2EE653D}" destId="{E3C297C5-0498-744A-BAF6-1A282264852D}" srcOrd="0" destOrd="0" presId="urn:microsoft.com/office/officeart/2005/8/layout/orgChart1"/>
    <dgm:cxn modelId="{6FAF96F7-2BD2-A34D-9A5B-96FB772ADA5D}" type="presParOf" srcId="{7E19A9EC-BB52-D747-A6E0-D620C2EE653D}" destId="{347B6FBC-18C8-354C-AC99-84BBBD96C2FB}" srcOrd="1" destOrd="0" presId="urn:microsoft.com/office/officeart/2005/8/layout/orgChart1"/>
    <dgm:cxn modelId="{473AEB3B-DDA9-2842-85FC-2185A4AAD089}" type="presParOf" srcId="{A75FB369-013D-4F48-9F9A-90B4ABA25E67}" destId="{C5E64533-E8DE-0E41-AEE9-93B72ED70324}" srcOrd="1" destOrd="0" presId="urn:microsoft.com/office/officeart/2005/8/layout/orgChart1"/>
    <dgm:cxn modelId="{5C46E22C-9499-EF40-8561-ACE18495F0A3}" type="presParOf" srcId="{C5E64533-E8DE-0E41-AEE9-93B72ED70324}" destId="{F845D47E-B64C-474C-B9F6-32BEA79BE1A3}" srcOrd="0" destOrd="0" presId="urn:microsoft.com/office/officeart/2005/8/layout/orgChart1"/>
    <dgm:cxn modelId="{1975D715-9C47-2E46-ABFF-50137BEE7977}" type="presParOf" srcId="{C5E64533-E8DE-0E41-AEE9-93B72ED70324}" destId="{00EE005E-F0A1-AC41-847D-2B6FA7FEA7A3}" srcOrd="1" destOrd="0" presId="urn:microsoft.com/office/officeart/2005/8/layout/orgChart1"/>
    <dgm:cxn modelId="{696E1A6D-00FC-9443-9EB3-6E0BA89E3A22}" type="presParOf" srcId="{00EE005E-F0A1-AC41-847D-2B6FA7FEA7A3}" destId="{443DAC47-8104-844E-AA51-E9030EF957D6}" srcOrd="0" destOrd="0" presId="urn:microsoft.com/office/officeart/2005/8/layout/orgChart1"/>
    <dgm:cxn modelId="{B43CDB3F-525A-F148-B805-62F5FAC55FF6}" type="presParOf" srcId="{443DAC47-8104-844E-AA51-E9030EF957D6}" destId="{B58A99EF-CE6A-FD42-9F19-B219C2901140}" srcOrd="0" destOrd="0" presId="urn:microsoft.com/office/officeart/2005/8/layout/orgChart1"/>
    <dgm:cxn modelId="{D70153F8-8BB6-BD4F-95D1-29589C3A0647}" type="presParOf" srcId="{443DAC47-8104-844E-AA51-E9030EF957D6}" destId="{C8F16C00-F476-7A44-BEB8-42BE519AE480}" srcOrd="1" destOrd="0" presId="urn:microsoft.com/office/officeart/2005/8/layout/orgChart1"/>
    <dgm:cxn modelId="{C5AEED61-CB92-DB48-AADD-578DEB889178}" type="presParOf" srcId="{00EE005E-F0A1-AC41-847D-2B6FA7FEA7A3}" destId="{51D2F339-4B6C-A243-BC7D-DAF7391FD737}" srcOrd="1" destOrd="0" presId="urn:microsoft.com/office/officeart/2005/8/layout/orgChart1"/>
    <dgm:cxn modelId="{9DE5D2CD-59D9-244F-B1C9-4F273564C18D}" type="presParOf" srcId="{51D2F339-4B6C-A243-BC7D-DAF7391FD737}" destId="{50B6DF9F-1111-424B-92E8-3642F729762E}" srcOrd="0" destOrd="0" presId="urn:microsoft.com/office/officeart/2005/8/layout/orgChart1"/>
    <dgm:cxn modelId="{FEE77D8E-C054-A346-9DD6-11776D614FA9}" type="presParOf" srcId="{51D2F339-4B6C-A243-BC7D-DAF7391FD737}" destId="{C8B931B1-F97C-3047-B90C-6CE1E2683841}" srcOrd="1" destOrd="0" presId="urn:microsoft.com/office/officeart/2005/8/layout/orgChart1"/>
    <dgm:cxn modelId="{243B56C1-E3EC-0B4E-A993-D9AED05BA4EC}" type="presParOf" srcId="{C8B931B1-F97C-3047-B90C-6CE1E2683841}" destId="{F7443317-9BF8-2040-8B7C-EAAD0CD47019}" srcOrd="0" destOrd="0" presId="urn:microsoft.com/office/officeart/2005/8/layout/orgChart1"/>
    <dgm:cxn modelId="{2798DCDF-9303-A64B-8EF3-3470D6C48CC5}" type="presParOf" srcId="{F7443317-9BF8-2040-8B7C-EAAD0CD47019}" destId="{255740B4-7512-AE42-BBAA-ACD519F66431}" srcOrd="0" destOrd="0" presId="urn:microsoft.com/office/officeart/2005/8/layout/orgChart1"/>
    <dgm:cxn modelId="{4033E694-BFAF-7040-82E3-8B3B87B9245C}" type="presParOf" srcId="{F7443317-9BF8-2040-8B7C-EAAD0CD47019}" destId="{2A27A2EF-DAA4-6845-83A9-677BB792D747}" srcOrd="1" destOrd="0" presId="urn:microsoft.com/office/officeart/2005/8/layout/orgChart1"/>
    <dgm:cxn modelId="{DCC3F608-B447-A147-9C64-96F0627C12B0}" type="presParOf" srcId="{C8B931B1-F97C-3047-B90C-6CE1E2683841}" destId="{AE8D95C8-D591-894B-BCEF-701671CF5812}" srcOrd="1" destOrd="0" presId="urn:microsoft.com/office/officeart/2005/8/layout/orgChart1"/>
    <dgm:cxn modelId="{A6C5BCE9-AD30-CE48-B535-81DCC88A0BF0}" type="presParOf" srcId="{C8B931B1-F97C-3047-B90C-6CE1E2683841}" destId="{B2AA0704-3D26-F041-A245-8B3FF630DA29}" srcOrd="2" destOrd="0" presId="urn:microsoft.com/office/officeart/2005/8/layout/orgChart1"/>
    <dgm:cxn modelId="{58E8E16D-6716-1C4C-BBDE-0FF31E0EEED3}" type="presParOf" srcId="{51D2F339-4B6C-A243-BC7D-DAF7391FD737}" destId="{19C112D4-4347-744B-9BE6-0FD2A9E7C67D}" srcOrd="2" destOrd="0" presId="urn:microsoft.com/office/officeart/2005/8/layout/orgChart1"/>
    <dgm:cxn modelId="{C4D3B877-EB70-9944-B364-E1713779CF76}" type="presParOf" srcId="{51D2F339-4B6C-A243-BC7D-DAF7391FD737}" destId="{CE1362DD-F77C-EB41-9259-A244465E37D2}" srcOrd="3" destOrd="0" presId="urn:microsoft.com/office/officeart/2005/8/layout/orgChart1"/>
    <dgm:cxn modelId="{4BD331F9-C5D8-914B-AFBF-8A0122B27866}" type="presParOf" srcId="{CE1362DD-F77C-EB41-9259-A244465E37D2}" destId="{E6C45850-A33F-EC4E-BB9E-9455BC2AA0A9}" srcOrd="0" destOrd="0" presId="urn:microsoft.com/office/officeart/2005/8/layout/orgChart1"/>
    <dgm:cxn modelId="{3D472571-9350-1943-A3D0-A039B054EB07}" type="presParOf" srcId="{E6C45850-A33F-EC4E-BB9E-9455BC2AA0A9}" destId="{C3685926-602B-B74D-A4FC-38C52C946474}" srcOrd="0" destOrd="0" presId="urn:microsoft.com/office/officeart/2005/8/layout/orgChart1"/>
    <dgm:cxn modelId="{F956625C-4E78-E348-B006-B7E00A89A8EA}" type="presParOf" srcId="{E6C45850-A33F-EC4E-BB9E-9455BC2AA0A9}" destId="{81F099ED-2479-DA46-B069-3F33039EAD4C}" srcOrd="1" destOrd="0" presId="urn:microsoft.com/office/officeart/2005/8/layout/orgChart1"/>
    <dgm:cxn modelId="{F336172A-B5C2-5E43-B716-35FDB87C6ED0}" type="presParOf" srcId="{CE1362DD-F77C-EB41-9259-A244465E37D2}" destId="{60F4664D-E72E-7A42-AE4B-D2B3E3BF607B}" srcOrd="1" destOrd="0" presId="urn:microsoft.com/office/officeart/2005/8/layout/orgChart1"/>
    <dgm:cxn modelId="{8D0C7953-B8CE-1747-8FE8-2056D3570687}" type="presParOf" srcId="{CE1362DD-F77C-EB41-9259-A244465E37D2}" destId="{AC336AE5-3115-C441-8617-4C01992FFDB4}" srcOrd="2" destOrd="0" presId="urn:microsoft.com/office/officeart/2005/8/layout/orgChart1"/>
    <dgm:cxn modelId="{F167ED4F-1253-4542-8F31-0AC17D8B0E93}" type="presParOf" srcId="{51D2F339-4B6C-A243-BC7D-DAF7391FD737}" destId="{4734C334-1971-D94A-81A8-FC4608DE383F}" srcOrd="4" destOrd="0" presId="urn:microsoft.com/office/officeart/2005/8/layout/orgChart1"/>
    <dgm:cxn modelId="{E4523183-B039-F74C-BE03-6C87F173A6DD}" type="presParOf" srcId="{51D2F339-4B6C-A243-BC7D-DAF7391FD737}" destId="{87EE0235-F00C-C049-BCC7-9F43451305DF}" srcOrd="5" destOrd="0" presId="urn:microsoft.com/office/officeart/2005/8/layout/orgChart1"/>
    <dgm:cxn modelId="{6E404ED0-BB75-1B4B-B47C-B87ABC814291}" type="presParOf" srcId="{87EE0235-F00C-C049-BCC7-9F43451305DF}" destId="{2FBCA76F-FE26-BF4F-B537-70520E6A6544}" srcOrd="0" destOrd="0" presId="urn:microsoft.com/office/officeart/2005/8/layout/orgChart1"/>
    <dgm:cxn modelId="{3F83A577-3376-CA49-9183-F76CA59DB072}" type="presParOf" srcId="{2FBCA76F-FE26-BF4F-B537-70520E6A6544}" destId="{F527A994-EA85-7847-A726-95C6249298D8}" srcOrd="0" destOrd="0" presId="urn:microsoft.com/office/officeart/2005/8/layout/orgChart1"/>
    <dgm:cxn modelId="{CD4F65DF-9C70-0A42-BE10-159EA7678E7E}" type="presParOf" srcId="{2FBCA76F-FE26-BF4F-B537-70520E6A6544}" destId="{6F3DB91C-5001-6348-BF4D-B0B6B2262A6A}" srcOrd="1" destOrd="0" presId="urn:microsoft.com/office/officeart/2005/8/layout/orgChart1"/>
    <dgm:cxn modelId="{0C36D54D-93B1-E340-9AEA-C6D2F34CC873}" type="presParOf" srcId="{87EE0235-F00C-C049-BCC7-9F43451305DF}" destId="{8E0AD26E-B2F2-104C-82B6-796A85BDF8A0}" srcOrd="1" destOrd="0" presId="urn:microsoft.com/office/officeart/2005/8/layout/orgChart1"/>
    <dgm:cxn modelId="{0C9AD3A7-26DA-4244-9461-06FAB9AFFFB1}" type="presParOf" srcId="{87EE0235-F00C-C049-BCC7-9F43451305DF}" destId="{7771F4BC-B083-564A-A104-28AE574E6B01}" srcOrd="2" destOrd="0" presId="urn:microsoft.com/office/officeart/2005/8/layout/orgChart1"/>
    <dgm:cxn modelId="{8D82A62B-A255-7244-BE5F-F611B404F31B}" type="presParOf" srcId="{51D2F339-4B6C-A243-BC7D-DAF7391FD737}" destId="{E1F3848D-C0CC-FF44-8213-446B69ADA583}" srcOrd="6" destOrd="0" presId="urn:microsoft.com/office/officeart/2005/8/layout/orgChart1"/>
    <dgm:cxn modelId="{9680F829-73AE-BB45-8340-9F6F326E06ED}" type="presParOf" srcId="{51D2F339-4B6C-A243-BC7D-DAF7391FD737}" destId="{E103DB53-55BF-414B-90B8-45DC2050C30C}" srcOrd="7" destOrd="0" presId="urn:microsoft.com/office/officeart/2005/8/layout/orgChart1"/>
    <dgm:cxn modelId="{1E2C51A8-809D-504E-8B79-7009D8549771}" type="presParOf" srcId="{E103DB53-55BF-414B-90B8-45DC2050C30C}" destId="{F4C7F7C8-7E86-0849-ACA3-D46C9320ABE1}" srcOrd="0" destOrd="0" presId="urn:microsoft.com/office/officeart/2005/8/layout/orgChart1"/>
    <dgm:cxn modelId="{FD48523D-4243-A846-B6BE-D062DFD74BF2}" type="presParOf" srcId="{F4C7F7C8-7E86-0849-ACA3-D46C9320ABE1}" destId="{A69C3992-B12A-024E-8D10-14535EAA9963}" srcOrd="0" destOrd="0" presId="urn:microsoft.com/office/officeart/2005/8/layout/orgChart1"/>
    <dgm:cxn modelId="{4C7309D2-C382-DC44-8C95-5361F1012FD9}" type="presParOf" srcId="{F4C7F7C8-7E86-0849-ACA3-D46C9320ABE1}" destId="{40B5E312-CA96-544B-9DA2-DDCF2EFE15C0}" srcOrd="1" destOrd="0" presId="urn:microsoft.com/office/officeart/2005/8/layout/orgChart1"/>
    <dgm:cxn modelId="{4827F2C1-D6BD-6344-BF09-D8902478BCF1}" type="presParOf" srcId="{E103DB53-55BF-414B-90B8-45DC2050C30C}" destId="{767A2AB2-2D16-8D43-B9F1-F1D0AD0E3AF0}" srcOrd="1" destOrd="0" presId="urn:microsoft.com/office/officeart/2005/8/layout/orgChart1"/>
    <dgm:cxn modelId="{687BCD8F-460D-C14E-BDA9-251C0CC3F19D}" type="presParOf" srcId="{E103DB53-55BF-414B-90B8-45DC2050C30C}" destId="{10238DF5-2565-334E-ACB0-C369CA40C15F}" srcOrd="2" destOrd="0" presId="urn:microsoft.com/office/officeart/2005/8/layout/orgChart1"/>
    <dgm:cxn modelId="{38A88C1F-FAB3-2C40-A276-6E39AD3C0B88}" type="presParOf" srcId="{00EE005E-F0A1-AC41-847D-2B6FA7FEA7A3}" destId="{3949BED5-D6A0-7644-B7BF-77567C944078}" srcOrd="2" destOrd="0" presId="urn:microsoft.com/office/officeart/2005/8/layout/orgChart1"/>
    <dgm:cxn modelId="{8D1CE86F-6B82-5D40-A8BC-401AD10C58DD}" type="presParOf" srcId="{C5E64533-E8DE-0E41-AEE9-93B72ED70324}" destId="{AF53E5E9-D152-6342-9E3F-1792B7241D4E}" srcOrd="2" destOrd="0" presId="urn:microsoft.com/office/officeart/2005/8/layout/orgChart1"/>
    <dgm:cxn modelId="{36E8766B-8C62-314E-A61C-736B55806715}" type="presParOf" srcId="{C5E64533-E8DE-0E41-AEE9-93B72ED70324}" destId="{6A487811-AC01-5C41-BBDF-A1DC396E91AC}" srcOrd="3" destOrd="0" presId="urn:microsoft.com/office/officeart/2005/8/layout/orgChart1"/>
    <dgm:cxn modelId="{54E8C437-D81A-2449-9F30-E3C43A3563AA}" type="presParOf" srcId="{6A487811-AC01-5C41-BBDF-A1DC396E91AC}" destId="{3F841A15-2917-5E49-9367-C622681A3FAA}" srcOrd="0" destOrd="0" presId="urn:microsoft.com/office/officeart/2005/8/layout/orgChart1"/>
    <dgm:cxn modelId="{C396EB3D-F794-8848-BA9A-D6027CF2EF50}" type="presParOf" srcId="{3F841A15-2917-5E49-9367-C622681A3FAA}" destId="{26D52008-7247-9149-AC4A-54742D8A4A76}" srcOrd="0" destOrd="0" presId="urn:microsoft.com/office/officeart/2005/8/layout/orgChart1"/>
    <dgm:cxn modelId="{66913F1A-4B3F-7645-A252-C6284A51D62E}" type="presParOf" srcId="{3F841A15-2917-5E49-9367-C622681A3FAA}" destId="{15FFDA59-67CD-A045-94B5-9409076CB526}" srcOrd="1" destOrd="0" presId="urn:microsoft.com/office/officeart/2005/8/layout/orgChart1"/>
    <dgm:cxn modelId="{9458B547-FFF4-6347-B527-23BBEADECF9D}" type="presParOf" srcId="{6A487811-AC01-5C41-BBDF-A1DC396E91AC}" destId="{11A1C621-4EDB-1C49-BF03-8C63F1C409B7}" srcOrd="1" destOrd="0" presId="urn:microsoft.com/office/officeart/2005/8/layout/orgChart1"/>
    <dgm:cxn modelId="{A7164C6B-DC15-CD4D-986C-AF29ACC3E3B3}" type="presParOf" srcId="{11A1C621-4EDB-1C49-BF03-8C63F1C409B7}" destId="{32493B94-9842-A249-A07A-D4B5805B5D31}" srcOrd="0" destOrd="0" presId="urn:microsoft.com/office/officeart/2005/8/layout/orgChart1"/>
    <dgm:cxn modelId="{1D5B4244-34D8-C242-BC6E-388C14F25A6D}" type="presParOf" srcId="{11A1C621-4EDB-1C49-BF03-8C63F1C409B7}" destId="{7B7B805E-9219-464C-8C77-FAE79148C59A}" srcOrd="1" destOrd="0" presId="urn:microsoft.com/office/officeart/2005/8/layout/orgChart1"/>
    <dgm:cxn modelId="{83D3C912-B257-C344-BE1A-065EFF26EC04}" type="presParOf" srcId="{7B7B805E-9219-464C-8C77-FAE79148C59A}" destId="{B28FFC04-CB8A-3145-B903-9458B304FE72}" srcOrd="0" destOrd="0" presId="urn:microsoft.com/office/officeart/2005/8/layout/orgChart1"/>
    <dgm:cxn modelId="{51DA663F-28DE-EC48-8095-F1AAA192DA29}" type="presParOf" srcId="{B28FFC04-CB8A-3145-B903-9458B304FE72}" destId="{398088C2-2134-BD47-B5F1-96FA37D3E1C3}" srcOrd="0" destOrd="0" presId="urn:microsoft.com/office/officeart/2005/8/layout/orgChart1"/>
    <dgm:cxn modelId="{AB103568-E7DD-CD4C-B684-331880C379F3}" type="presParOf" srcId="{B28FFC04-CB8A-3145-B903-9458B304FE72}" destId="{6F88E3B6-DA40-C240-8827-7406B45C2267}" srcOrd="1" destOrd="0" presId="urn:microsoft.com/office/officeart/2005/8/layout/orgChart1"/>
    <dgm:cxn modelId="{98660CAB-28B4-2540-BE22-440D93934636}" type="presParOf" srcId="{7B7B805E-9219-464C-8C77-FAE79148C59A}" destId="{BB00343D-DD26-A141-B8FF-CA6AFC497595}" srcOrd="1" destOrd="0" presId="urn:microsoft.com/office/officeart/2005/8/layout/orgChart1"/>
    <dgm:cxn modelId="{1539C894-E832-AE46-B050-B64B526B8CC3}" type="presParOf" srcId="{7B7B805E-9219-464C-8C77-FAE79148C59A}" destId="{C263E193-0E15-574D-9B80-B2225F996D3E}" srcOrd="2" destOrd="0" presId="urn:microsoft.com/office/officeart/2005/8/layout/orgChart1"/>
    <dgm:cxn modelId="{6067FC6A-ABF1-524D-9084-45D7EF7B81B3}" type="presParOf" srcId="{11A1C621-4EDB-1C49-BF03-8C63F1C409B7}" destId="{5CE5E292-B45E-0B48-A5A8-DD0B577C0680}" srcOrd="2" destOrd="0" presId="urn:microsoft.com/office/officeart/2005/8/layout/orgChart1"/>
    <dgm:cxn modelId="{E6AB18E7-0EF9-F443-ACBC-68869430AAC3}" type="presParOf" srcId="{11A1C621-4EDB-1C49-BF03-8C63F1C409B7}" destId="{6CEA8EBA-6E20-C147-AFA2-0E7A22EDD032}" srcOrd="3" destOrd="0" presId="urn:microsoft.com/office/officeart/2005/8/layout/orgChart1"/>
    <dgm:cxn modelId="{7F0D6B39-11EA-784A-B248-CAF22ED55076}" type="presParOf" srcId="{6CEA8EBA-6E20-C147-AFA2-0E7A22EDD032}" destId="{815AAF90-1E49-9448-8EE3-063883C2B795}" srcOrd="0" destOrd="0" presId="urn:microsoft.com/office/officeart/2005/8/layout/orgChart1"/>
    <dgm:cxn modelId="{D09656F7-4184-E649-94CD-5A1E98EEFA0C}" type="presParOf" srcId="{815AAF90-1E49-9448-8EE3-063883C2B795}" destId="{A45FB700-D0E9-0D48-88A6-9692C307F418}" srcOrd="0" destOrd="0" presId="urn:microsoft.com/office/officeart/2005/8/layout/orgChart1"/>
    <dgm:cxn modelId="{1B1C7BE3-4D3D-044D-A322-F0249F790D40}" type="presParOf" srcId="{815AAF90-1E49-9448-8EE3-063883C2B795}" destId="{B7018864-15DB-3B40-B51D-7E64888AC8FB}" srcOrd="1" destOrd="0" presId="urn:microsoft.com/office/officeart/2005/8/layout/orgChart1"/>
    <dgm:cxn modelId="{BF27B697-C496-A54F-AA83-E11D97FB7481}" type="presParOf" srcId="{6CEA8EBA-6E20-C147-AFA2-0E7A22EDD032}" destId="{9DBE3071-FAC2-644A-9A30-F3BF41F7D142}" srcOrd="1" destOrd="0" presId="urn:microsoft.com/office/officeart/2005/8/layout/orgChart1"/>
    <dgm:cxn modelId="{9100CD4B-8E02-3742-A218-18B29895CD73}" type="presParOf" srcId="{6CEA8EBA-6E20-C147-AFA2-0E7A22EDD032}" destId="{71A2AF15-B2E1-524B-A39D-3F010477C3E3}" srcOrd="2" destOrd="0" presId="urn:microsoft.com/office/officeart/2005/8/layout/orgChart1"/>
    <dgm:cxn modelId="{1C401B7B-A3F1-9C4B-A78E-E8281A5E0ED0}" type="presParOf" srcId="{11A1C621-4EDB-1C49-BF03-8C63F1C409B7}" destId="{A9FD6C60-DB18-DF4A-AA6B-54339D648465}" srcOrd="4" destOrd="0" presId="urn:microsoft.com/office/officeart/2005/8/layout/orgChart1"/>
    <dgm:cxn modelId="{4A6E7BAC-E204-664D-A491-AEAC0283CF90}" type="presParOf" srcId="{11A1C621-4EDB-1C49-BF03-8C63F1C409B7}" destId="{AC4C475C-E8E4-A240-9D30-DAEB5AEAEDAF}" srcOrd="5" destOrd="0" presId="urn:microsoft.com/office/officeart/2005/8/layout/orgChart1"/>
    <dgm:cxn modelId="{03DBE01C-7130-A846-9FE6-AA867A0BEA05}" type="presParOf" srcId="{AC4C475C-E8E4-A240-9D30-DAEB5AEAEDAF}" destId="{00E1C3F1-8B93-804F-8D1B-24F1CAF547EF}" srcOrd="0" destOrd="0" presId="urn:microsoft.com/office/officeart/2005/8/layout/orgChart1"/>
    <dgm:cxn modelId="{C3A80726-5592-5541-9FE2-0B3AD856A9CD}" type="presParOf" srcId="{00E1C3F1-8B93-804F-8D1B-24F1CAF547EF}" destId="{063AC8B1-09DA-9E47-8FD6-CE85741AD3FF}" srcOrd="0" destOrd="0" presId="urn:microsoft.com/office/officeart/2005/8/layout/orgChart1"/>
    <dgm:cxn modelId="{51B1F879-5ECC-AF4F-8B6C-6A41E6853FF6}" type="presParOf" srcId="{00E1C3F1-8B93-804F-8D1B-24F1CAF547EF}" destId="{C92441A4-852E-C841-B7BA-750AF821459F}" srcOrd="1" destOrd="0" presId="urn:microsoft.com/office/officeart/2005/8/layout/orgChart1"/>
    <dgm:cxn modelId="{32732711-5A2A-9D48-9A11-38B72548DA25}" type="presParOf" srcId="{AC4C475C-E8E4-A240-9D30-DAEB5AEAEDAF}" destId="{3BF76F92-AC03-804B-81D2-78015E851D1C}" srcOrd="1" destOrd="0" presId="urn:microsoft.com/office/officeart/2005/8/layout/orgChart1"/>
    <dgm:cxn modelId="{A96745DA-39B1-D443-A79D-AB511DB24C08}" type="presParOf" srcId="{AC4C475C-E8E4-A240-9D30-DAEB5AEAEDAF}" destId="{5357AD6F-642B-D94E-9EA5-42FAC483FE62}" srcOrd="2" destOrd="0" presId="urn:microsoft.com/office/officeart/2005/8/layout/orgChart1"/>
    <dgm:cxn modelId="{D8A59F46-3904-B541-AD15-937A939CAE7C}" type="presParOf" srcId="{11A1C621-4EDB-1C49-BF03-8C63F1C409B7}" destId="{FE9D11F6-5161-2149-891E-084D737A237B}" srcOrd="6" destOrd="0" presId="urn:microsoft.com/office/officeart/2005/8/layout/orgChart1"/>
    <dgm:cxn modelId="{B008057D-49E5-D348-A500-DD0108D909D0}" type="presParOf" srcId="{11A1C621-4EDB-1C49-BF03-8C63F1C409B7}" destId="{78702A85-98D5-6847-B89E-1469789F872E}" srcOrd="7" destOrd="0" presId="urn:microsoft.com/office/officeart/2005/8/layout/orgChart1"/>
    <dgm:cxn modelId="{E31FBA88-A7F3-994F-BFF3-11571EB43DF3}" type="presParOf" srcId="{78702A85-98D5-6847-B89E-1469789F872E}" destId="{16088649-DC9F-6D47-848F-57681967739E}" srcOrd="0" destOrd="0" presId="urn:microsoft.com/office/officeart/2005/8/layout/orgChart1"/>
    <dgm:cxn modelId="{D121BE3B-0F12-4847-AE4E-27D0A736CDF0}" type="presParOf" srcId="{16088649-DC9F-6D47-848F-57681967739E}" destId="{823B0D53-1D84-2545-B0ED-890D09E9D797}" srcOrd="0" destOrd="0" presId="urn:microsoft.com/office/officeart/2005/8/layout/orgChart1"/>
    <dgm:cxn modelId="{96BB4C97-D751-E947-BBF8-7E1EEC970BD0}" type="presParOf" srcId="{16088649-DC9F-6D47-848F-57681967739E}" destId="{A25B5B47-6433-454A-B49B-66E5BD5D1D9D}" srcOrd="1" destOrd="0" presId="urn:microsoft.com/office/officeart/2005/8/layout/orgChart1"/>
    <dgm:cxn modelId="{0673BED5-58EC-654C-B662-1C5340844B4D}" type="presParOf" srcId="{78702A85-98D5-6847-B89E-1469789F872E}" destId="{C0642EEA-9EB9-694C-BB36-EADE0A9F92B1}" srcOrd="1" destOrd="0" presId="urn:microsoft.com/office/officeart/2005/8/layout/orgChart1"/>
    <dgm:cxn modelId="{C0D9C629-2F12-044A-82D0-214349695594}" type="presParOf" srcId="{78702A85-98D5-6847-B89E-1469789F872E}" destId="{F55E5C81-1921-1343-99FE-0A18A425C7C9}" srcOrd="2" destOrd="0" presId="urn:microsoft.com/office/officeart/2005/8/layout/orgChart1"/>
    <dgm:cxn modelId="{9ACE7B33-955C-1E48-A4EC-F32623A07B21}" type="presParOf" srcId="{11A1C621-4EDB-1C49-BF03-8C63F1C409B7}" destId="{32DC2697-C9BC-CD47-8D2C-D153B59364C5}" srcOrd="8" destOrd="0" presId="urn:microsoft.com/office/officeart/2005/8/layout/orgChart1"/>
    <dgm:cxn modelId="{AAD02112-076C-4847-A363-4D0E8BF5DC6E}" type="presParOf" srcId="{11A1C621-4EDB-1C49-BF03-8C63F1C409B7}" destId="{530E6988-17AB-3C43-AB95-4AB62AFA311C}" srcOrd="9" destOrd="0" presId="urn:microsoft.com/office/officeart/2005/8/layout/orgChart1"/>
    <dgm:cxn modelId="{5BE958FD-AAEE-CF4A-8EA6-BC8D57EE1F12}" type="presParOf" srcId="{530E6988-17AB-3C43-AB95-4AB62AFA311C}" destId="{2131C083-8D4B-8749-8BDF-42C7738BE5FA}" srcOrd="0" destOrd="0" presId="urn:microsoft.com/office/officeart/2005/8/layout/orgChart1"/>
    <dgm:cxn modelId="{F6832109-042F-1F46-869B-43F0361696BC}" type="presParOf" srcId="{2131C083-8D4B-8749-8BDF-42C7738BE5FA}" destId="{C6F2D653-222B-0541-BF6C-EDD4DC02686B}" srcOrd="0" destOrd="0" presId="urn:microsoft.com/office/officeart/2005/8/layout/orgChart1"/>
    <dgm:cxn modelId="{E0FDF7C8-C041-104B-9386-2B0DF64450AA}" type="presParOf" srcId="{2131C083-8D4B-8749-8BDF-42C7738BE5FA}" destId="{478A28A3-26E0-CA47-8E02-F3CD2617B9F6}" srcOrd="1" destOrd="0" presId="urn:microsoft.com/office/officeart/2005/8/layout/orgChart1"/>
    <dgm:cxn modelId="{3F5F3DAC-4BDD-2D4F-A165-82257D5E4EE7}" type="presParOf" srcId="{530E6988-17AB-3C43-AB95-4AB62AFA311C}" destId="{E27DAD02-FD48-6B41-9ABB-7D7F5725A6B3}" srcOrd="1" destOrd="0" presId="urn:microsoft.com/office/officeart/2005/8/layout/orgChart1"/>
    <dgm:cxn modelId="{B305D171-8BB3-F44E-9FD4-D9F189EFFF29}" type="presParOf" srcId="{530E6988-17AB-3C43-AB95-4AB62AFA311C}" destId="{F2F39C6F-4C74-8442-AEC8-6E31EF42B635}" srcOrd="2" destOrd="0" presId="urn:microsoft.com/office/officeart/2005/8/layout/orgChart1"/>
    <dgm:cxn modelId="{7A659410-A5E8-364A-B6FF-087E3840190E}" type="presParOf" srcId="{6A487811-AC01-5C41-BBDF-A1DC396E91AC}" destId="{039177EE-8891-4848-9AC7-90363BFE84E6}" srcOrd="2" destOrd="0" presId="urn:microsoft.com/office/officeart/2005/8/layout/orgChart1"/>
    <dgm:cxn modelId="{5859F9D8-FED6-B94B-BB06-175E907A0CA2}" type="presParOf" srcId="{C5E64533-E8DE-0E41-AEE9-93B72ED70324}" destId="{A5408AA6-DC75-DA4C-8A7C-F7B11D51F42D}" srcOrd="4" destOrd="0" presId="urn:microsoft.com/office/officeart/2005/8/layout/orgChart1"/>
    <dgm:cxn modelId="{40B562A3-73F7-DA47-9C01-42C3C7EFF974}" type="presParOf" srcId="{C5E64533-E8DE-0E41-AEE9-93B72ED70324}" destId="{34E77159-7F3C-0140-A028-EF9281118FF0}" srcOrd="5" destOrd="0" presId="urn:microsoft.com/office/officeart/2005/8/layout/orgChart1"/>
    <dgm:cxn modelId="{A0853567-50BF-E640-B111-F140418C7E14}" type="presParOf" srcId="{34E77159-7F3C-0140-A028-EF9281118FF0}" destId="{C34B4DC0-5256-A94E-B406-617C0604219B}" srcOrd="0" destOrd="0" presId="urn:microsoft.com/office/officeart/2005/8/layout/orgChart1"/>
    <dgm:cxn modelId="{D298C369-74DF-D849-84C7-A394CC4440B6}" type="presParOf" srcId="{C34B4DC0-5256-A94E-B406-617C0604219B}" destId="{A26BBEC8-3F52-E74A-A830-939AB864EF6C}" srcOrd="0" destOrd="0" presId="urn:microsoft.com/office/officeart/2005/8/layout/orgChart1"/>
    <dgm:cxn modelId="{0D01A334-BA62-0748-A5F8-7D883C75E4F6}" type="presParOf" srcId="{C34B4DC0-5256-A94E-B406-617C0604219B}" destId="{AD647802-91C9-1740-A059-05D68955802D}" srcOrd="1" destOrd="0" presId="urn:microsoft.com/office/officeart/2005/8/layout/orgChart1"/>
    <dgm:cxn modelId="{8BEE7B05-C009-1346-9D85-8E9574848F14}" type="presParOf" srcId="{34E77159-7F3C-0140-A028-EF9281118FF0}" destId="{6EB6ACCD-4C30-B24E-B391-9D101851E76A}" srcOrd="1" destOrd="0" presId="urn:microsoft.com/office/officeart/2005/8/layout/orgChart1"/>
    <dgm:cxn modelId="{DADD4590-BE16-5048-9CD7-3516D2CA80FA}" type="presParOf" srcId="{6EB6ACCD-4C30-B24E-B391-9D101851E76A}" destId="{3D2253D1-5E89-0247-B5CE-7F3D71D3EB67}" srcOrd="0" destOrd="0" presId="urn:microsoft.com/office/officeart/2005/8/layout/orgChart1"/>
    <dgm:cxn modelId="{C4B2D13C-85D0-194E-A278-4D2FEB9B838D}" type="presParOf" srcId="{6EB6ACCD-4C30-B24E-B391-9D101851E76A}" destId="{4E2FFFEB-25BF-8C4F-85E6-DEB8873B3327}" srcOrd="1" destOrd="0" presId="urn:microsoft.com/office/officeart/2005/8/layout/orgChart1"/>
    <dgm:cxn modelId="{EDB101D5-71F3-E049-AE32-8D43245C9EC0}" type="presParOf" srcId="{4E2FFFEB-25BF-8C4F-85E6-DEB8873B3327}" destId="{E0EE83A0-1495-B44F-A4C9-FE1BF19B859F}" srcOrd="0" destOrd="0" presId="urn:microsoft.com/office/officeart/2005/8/layout/orgChart1"/>
    <dgm:cxn modelId="{CD41CDEC-113F-B344-9036-5B9C5B566A64}" type="presParOf" srcId="{E0EE83A0-1495-B44F-A4C9-FE1BF19B859F}" destId="{78CC5E40-D9C1-9548-A140-7CAB971298F6}" srcOrd="0" destOrd="0" presId="urn:microsoft.com/office/officeart/2005/8/layout/orgChart1"/>
    <dgm:cxn modelId="{5C61A0BB-7B4B-D24D-8476-E4E9CEB6C7CD}" type="presParOf" srcId="{E0EE83A0-1495-B44F-A4C9-FE1BF19B859F}" destId="{91641734-9F84-CB40-9E30-62B6C0E41004}" srcOrd="1" destOrd="0" presId="urn:microsoft.com/office/officeart/2005/8/layout/orgChart1"/>
    <dgm:cxn modelId="{F70D8976-3A3E-F748-A0EB-C204B4843548}" type="presParOf" srcId="{4E2FFFEB-25BF-8C4F-85E6-DEB8873B3327}" destId="{DB04C6BE-36DB-114E-85FF-A73623B8C9E7}" srcOrd="1" destOrd="0" presId="urn:microsoft.com/office/officeart/2005/8/layout/orgChart1"/>
    <dgm:cxn modelId="{336A7C99-C886-BF41-AA42-C74989D2626E}" type="presParOf" srcId="{4E2FFFEB-25BF-8C4F-85E6-DEB8873B3327}" destId="{B18610D9-7359-5A4F-92D7-FBA8C8B03E71}" srcOrd="2" destOrd="0" presId="urn:microsoft.com/office/officeart/2005/8/layout/orgChart1"/>
    <dgm:cxn modelId="{C9C0BC69-3C7E-4944-AC9C-703F4D3EFBEC}" type="presParOf" srcId="{6EB6ACCD-4C30-B24E-B391-9D101851E76A}" destId="{36371758-EB23-4242-9723-CACC986337AF}" srcOrd="2" destOrd="0" presId="urn:microsoft.com/office/officeart/2005/8/layout/orgChart1"/>
    <dgm:cxn modelId="{6FEAEC48-B98C-5243-994F-6979DD712400}" type="presParOf" srcId="{6EB6ACCD-4C30-B24E-B391-9D101851E76A}" destId="{896244F2-51E5-7A4D-9478-F1D24AB65ECB}" srcOrd="3" destOrd="0" presId="urn:microsoft.com/office/officeart/2005/8/layout/orgChart1"/>
    <dgm:cxn modelId="{A76D0299-9F02-6648-8208-F457B6CBF4AD}" type="presParOf" srcId="{896244F2-51E5-7A4D-9478-F1D24AB65ECB}" destId="{5F665281-9998-E841-B7AA-BDB0EC6F390B}" srcOrd="0" destOrd="0" presId="urn:microsoft.com/office/officeart/2005/8/layout/orgChart1"/>
    <dgm:cxn modelId="{21799116-5970-4445-8E61-1B09275CBC89}" type="presParOf" srcId="{5F665281-9998-E841-B7AA-BDB0EC6F390B}" destId="{902C4F3A-79B0-DE42-BF6B-D99C912892A6}" srcOrd="0" destOrd="0" presId="urn:microsoft.com/office/officeart/2005/8/layout/orgChart1"/>
    <dgm:cxn modelId="{D3B8383D-7E47-C046-8395-D0D405258AA1}" type="presParOf" srcId="{5F665281-9998-E841-B7AA-BDB0EC6F390B}" destId="{FABA2C38-3DA5-9744-A54B-14E8ECFDEDB4}" srcOrd="1" destOrd="0" presId="urn:microsoft.com/office/officeart/2005/8/layout/orgChart1"/>
    <dgm:cxn modelId="{08CCCC0E-70EC-BE42-A5E9-250D587A412F}" type="presParOf" srcId="{896244F2-51E5-7A4D-9478-F1D24AB65ECB}" destId="{29BB7954-AD84-AC47-A58B-F65F63E46F6D}" srcOrd="1" destOrd="0" presId="urn:microsoft.com/office/officeart/2005/8/layout/orgChart1"/>
    <dgm:cxn modelId="{C4EB46C5-9CC5-0948-B9EE-8C240969D938}" type="presParOf" srcId="{896244F2-51E5-7A4D-9478-F1D24AB65ECB}" destId="{14EFF867-2F93-F94F-95B2-C981B88B3BF7}" srcOrd="2" destOrd="0" presId="urn:microsoft.com/office/officeart/2005/8/layout/orgChart1"/>
    <dgm:cxn modelId="{976230BA-09CB-0847-A52F-23A077D31B97}" type="presParOf" srcId="{6EB6ACCD-4C30-B24E-B391-9D101851E76A}" destId="{99D5D57C-9F01-6A4A-96FB-F92FC270E711}" srcOrd="4" destOrd="0" presId="urn:microsoft.com/office/officeart/2005/8/layout/orgChart1"/>
    <dgm:cxn modelId="{88A828D3-B5B2-CE45-A327-556EE38B7D99}" type="presParOf" srcId="{6EB6ACCD-4C30-B24E-B391-9D101851E76A}" destId="{0EACAFCC-57D9-4147-905E-C8C153E2F9A8}" srcOrd="5" destOrd="0" presId="urn:microsoft.com/office/officeart/2005/8/layout/orgChart1"/>
    <dgm:cxn modelId="{22DDC4A6-8C5E-8A45-B1E1-D137CDB17A03}" type="presParOf" srcId="{0EACAFCC-57D9-4147-905E-C8C153E2F9A8}" destId="{4117C77E-CA4D-F84F-91E5-38B640BEC868}" srcOrd="0" destOrd="0" presId="urn:microsoft.com/office/officeart/2005/8/layout/orgChart1"/>
    <dgm:cxn modelId="{851D2970-F127-3B46-93EE-5EF0A49EE8F4}" type="presParOf" srcId="{4117C77E-CA4D-F84F-91E5-38B640BEC868}" destId="{B9FFAF5B-4FC0-CD48-AD51-0A80DCBCAB62}" srcOrd="0" destOrd="0" presId="urn:microsoft.com/office/officeart/2005/8/layout/orgChart1"/>
    <dgm:cxn modelId="{E2DF26A2-33C5-DD41-86C3-6CB38916925A}" type="presParOf" srcId="{4117C77E-CA4D-F84F-91E5-38B640BEC868}" destId="{5B5F6EF5-BF19-5041-8CDE-460F500DB340}" srcOrd="1" destOrd="0" presId="urn:microsoft.com/office/officeart/2005/8/layout/orgChart1"/>
    <dgm:cxn modelId="{3626B268-F9A7-F448-AF21-D506DEF9BD69}" type="presParOf" srcId="{0EACAFCC-57D9-4147-905E-C8C153E2F9A8}" destId="{CA95CFB4-0EE8-DD47-AA15-D4D287458E7D}" srcOrd="1" destOrd="0" presId="urn:microsoft.com/office/officeart/2005/8/layout/orgChart1"/>
    <dgm:cxn modelId="{41DAED19-091F-3647-9108-9715B790ADF5}" type="presParOf" srcId="{0EACAFCC-57D9-4147-905E-C8C153E2F9A8}" destId="{356A4C21-0901-FD4D-8DB9-BB3C3E9B2C21}" srcOrd="2" destOrd="0" presId="urn:microsoft.com/office/officeart/2005/8/layout/orgChart1"/>
    <dgm:cxn modelId="{D789ACA0-B8DE-2848-80BE-52DD68DAC192}" type="presParOf" srcId="{6EB6ACCD-4C30-B24E-B391-9D101851E76A}" destId="{B76987FD-26ED-C24C-98B6-76C4D45FB054}" srcOrd="6" destOrd="0" presId="urn:microsoft.com/office/officeart/2005/8/layout/orgChart1"/>
    <dgm:cxn modelId="{3C00E8C8-CF9E-4548-98A8-DE8F292EB602}" type="presParOf" srcId="{6EB6ACCD-4C30-B24E-B391-9D101851E76A}" destId="{5ACCC6F4-8896-2943-BB1F-9A995E2E2332}" srcOrd="7" destOrd="0" presId="urn:microsoft.com/office/officeart/2005/8/layout/orgChart1"/>
    <dgm:cxn modelId="{F48D1411-4458-E54D-90A0-0C0D91ADA481}" type="presParOf" srcId="{5ACCC6F4-8896-2943-BB1F-9A995E2E2332}" destId="{12009657-26FB-874D-8468-686438187A7B}" srcOrd="0" destOrd="0" presId="urn:microsoft.com/office/officeart/2005/8/layout/orgChart1"/>
    <dgm:cxn modelId="{6626660D-CEF9-E844-B355-79ED4DB46422}" type="presParOf" srcId="{12009657-26FB-874D-8468-686438187A7B}" destId="{A4C687E3-194F-FD44-9E0B-8EF7FFB04525}" srcOrd="0" destOrd="0" presId="urn:microsoft.com/office/officeart/2005/8/layout/orgChart1"/>
    <dgm:cxn modelId="{74B19B57-284B-0546-B3B3-13F96C7E3F9D}" type="presParOf" srcId="{12009657-26FB-874D-8468-686438187A7B}" destId="{5692F5F9-8623-9547-A86E-7BA3616D0EAB}" srcOrd="1" destOrd="0" presId="urn:microsoft.com/office/officeart/2005/8/layout/orgChart1"/>
    <dgm:cxn modelId="{9A57A09B-4D70-DF44-8D6A-F73B2B6CB3EE}" type="presParOf" srcId="{5ACCC6F4-8896-2943-BB1F-9A995E2E2332}" destId="{AB066DE1-2931-2C4D-A30A-AEA5BC5CD7FF}" srcOrd="1" destOrd="0" presId="urn:microsoft.com/office/officeart/2005/8/layout/orgChart1"/>
    <dgm:cxn modelId="{041B8EA4-611C-624C-8EED-EAC4E0AB350B}" type="presParOf" srcId="{5ACCC6F4-8896-2943-BB1F-9A995E2E2332}" destId="{33A6202E-3C9D-9644-880A-B941EE230524}" srcOrd="2" destOrd="0" presId="urn:microsoft.com/office/officeart/2005/8/layout/orgChart1"/>
    <dgm:cxn modelId="{A0F83288-074D-9846-BE3A-CDB14FC36D76}" type="presParOf" srcId="{34E77159-7F3C-0140-A028-EF9281118FF0}" destId="{E7CDF1C8-9CB2-A04F-9663-9974E7D214BB}" srcOrd="2" destOrd="0" presId="urn:microsoft.com/office/officeart/2005/8/layout/orgChart1"/>
    <dgm:cxn modelId="{17BB9DD9-E10D-F04B-9F8E-E2E90483CDAE}" type="presParOf" srcId="{C5E64533-E8DE-0E41-AEE9-93B72ED70324}" destId="{49FED166-C580-5848-8B5F-0582A000FA2C}" srcOrd="6" destOrd="0" presId="urn:microsoft.com/office/officeart/2005/8/layout/orgChart1"/>
    <dgm:cxn modelId="{C50F9F52-BE49-6145-991E-A8C8D6138435}" type="presParOf" srcId="{C5E64533-E8DE-0E41-AEE9-93B72ED70324}" destId="{BFBDC4D6-C671-C941-9FFE-01C77DA68886}" srcOrd="7" destOrd="0" presId="urn:microsoft.com/office/officeart/2005/8/layout/orgChart1"/>
    <dgm:cxn modelId="{9ABA242A-C9E4-A546-BD25-2079C74FF4EB}" type="presParOf" srcId="{BFBDC4D6-C671-C941-9FFE-01C77DA68886}" destId="{E514D0EE-37C4-984D-95FA-EAAB40601144}" srcOrd="0" destOrd="0" presId="urn:microsoft.com/office/officeart/2005/8/layout/orgChart1"/>
    <dgm:cxn modelId="{FD7B9CFE-04AF-F941-B55E-07AF9A1FCCC7}" type="presParOf" srcId="{E514D0EE-37C4-984D-95FA-EAAB40601144}" destId="{B63AEE18-CAF3-1A4A-8D83-6DE801D0BE77}" srcOrd="0" destOrd="0" presId="urn:microsoft.com/office/officeart/2005/8/layout/orgChart1"/>
    <dgm:cxn modelId="{C10699E7-CE93-6342-9BEE-58C55974D284}" type="presParOf" srcId="{E514D0EE-37C4-984D-95FA-EAAB40601144}" destId="{929CC8D7-65CE-9943-BB2F-6600EFB794EB}" srcOrd="1" destOrd="0" presId="urn:microsoft.com/office/officeart/2005/8/layout/orgChart1"/>
    <dgm:cxn modelId="{F006D943-DFE4-0642-8F9C-515B23EDA3D3}" type="presParOf" srcId="{BFBDC4D6-C671-C941-9FFE-01C77DA68886}" destId="{3A2A2F64-F9B5-6740-8C18-96063953FA6D}" srcOrd="1" destOrd="0" presId="urn:microsoft.com/office/officeart/2005/8/layout/orgChart1"/>
    <dgm:cxn modelId="{CBEEA580-CDE7-FD41-8129-81595858C320}" type="presParOf" srcId="{3A2A2F64-F9B5-6740-8C18-96063953FA6D}" destId="{6EF3DDA5-1116-3242-A2F3-6B92237D935F}" srcOrd="0" destOrd="0" presId="urn:microsoft.com/office/officeart/2005/8/layout/orgChart1"/>
    <dgm:cxn modelId="{AD3B7375-EFDA-1F44-97A7-1DA7D50348F4}" type="presParOf" srcId="{3A2A2F64-F9B5-6740-8C18-96063953FA6D}" destId="{5C00C5AC-4A10-6945-B209-8EC6C8EA9003}" srcOrd="1" destOrd="0" presId="urn:microsoft.com/office/officeart/2005/8/layout/orgChart1"/>
    <dgm:cxn modelId="{E37EEC71-F931-0145-BB3A-490301CE5DE3}" type="presParOf" srcId="{5C00C5AC-4A10-6945-B209-8EC6C8EA9003}" destId="{AEC73B28-B71A-D04A-92AE-A8E1A4C9ABF6}" srcOrd="0" destOrd="0" presId="urn:microsoft.com/office/officeart/2005/8/layout/orgChart1"/>
    <dgm:cxn modelId="{BA0C645D-894C-624E-8D7E-A929A09A3D16}" type="presParOf" srcId="{AEC73B28-B71A-D04A-92AE-A8E1A4C9ABF6}" destId="{7E831339-15D6-6548-88A1-EE6FFB28060C}" srcOrd="0" destOrd="0" presId="urn:microsoft.com/office/officeart/2005/8/layout/orgChart1"/>
    <dgm:cxn modelId="{6C06FED5-6C5E-174B-ADCC-0F65406F45F5}" type="presParOf" srcId="{AEC73B28-B71A-D04A-92AE-A8E1A4C9ABF6}" destId="{50110945-87A3-F344-88EE-1766B3B522FB}" srcOrd="1" destOrd="0" presId="urn:microsoft.com/office/officeart/2005/8/layout/orgChart1"/>
    <dgm:cxn modelId="{3C972E06-1FF3-6842-82F3-615440A0A2BD}" type="presParOf" srcId="{5C00C5AC-4A10-6945-B209-8EC6C8EA9003}" destId="{8F041811-D4CE-0544-9324-53B8BC87A6A4}" srcOrd="1" destOrd="0" presId="urn:microsoft.com/office/officeart/2005/8/layout/orgChart1"/>
    <dgm:cxn modelId="{E5A5A8FE-93D2-9544-87D2-663980D3A8FC}" type="presParOf" srcId="{5C00C5AC-4A10-6945-B209-8EC6C8EA9003}" destId="{8ACF5824-3FC1-424C-91F8-217E20D9C2FB}" srcOrd="2" destOrd="0" presId="urn:microsoft.com/office/officeart/2005/8/layout/orgChart1"/>
    <dgm:cxn modelId="{DC66AEF7-3C81-4745-904A-13E93230F053}" type="presParOf" srcId="{3A2A2F64-F9B5-6740-8C18-96063953FA6D}" destId="{43A52866-813E-F34A-BE1A-E62A18CF60AD}" srcOrd="2" destOrd="0" presId="urn:microsoft.com/office/officeart/2005/8/layout/orgChart1"/>
    <dgm:cxn modelId="{2D2CE743-0439-E545-AE11-4669EE3D2E90}" type="presParOf" srcId="{3A2A2F64-F9B5-6740-8C18-96063953FA6D}" destId="{387937DD-2E7C-FA4D-B5C6-A28A1C19EF37}" srcOrd="3" destOrd="0" presId="urn:microsoft.com/office/officeart/2005/8/layout/orgChart1"/>
    <dgm:cxn modelId="{76393FAD-E6BB-8642-974B-BE5585CF6959}" type="presParOf" srcId="{387937DD-2E7C-FA4D-B5C6-A28A1C19EF37}" destId="{AD0991A9-05FB-7A47-9851-EA71CBCF9B68}" srcOrd="0" destOrd="0" presId="urn:microsoft.com/office/officeart/2005/8/layout/orgChart1"/>
    <dgm:cxn modelId="{9D44A530-1839-244D-9053-D3F9551A82BF}" type="presParOf" srcId="{AD0991A9-05FB-7A47-9851-EA71CBCF9B68}" destId="{1B41F201-0004-6E49-BD1D-C907AC7C93D5}" srcOrd="0" destOrd="0" presId="urn:microsoft.com/office/officeart/2005/8/layout/orgChart1"/>
    <dgm:cxn modelId="{6C4EE18E-9198-9040-9090-04B8BFB34AAB}" type="presParOf" srcId="{AD0991A9-05FB-7A47-9851-EA71CBCF9B68}" destId="{075528D2-EAFE-8E46-9B0D-652D0CD1FE33}" srcOrd="1" destOrd="0" presId="urn:microsoft.com/office/officeart/2005/8/layout/orgChart1"/>
    <dgm:cxn modelId="{E65B5331-4FC8-6348-A745-D2E790552FDD}" type="presParOf" srcId="{387937DD-2E7C-FA4D-B5C6-A28A1C19EF37}" destId="{2C8CC5E0-4C6D-4149-970D-24E46CFA7301}" srcOrd="1" destOrd="0" presId="urn:microsoft.com/office/officeart/2005/8/layout/orgChart1"/>
    <dgm:cxn modelId="{BB1C77DC-A076-344E-9493-9154FECC835F}" type="presParOf" srcId="{387937DD-2E7C-FA4D-B5C6-A28A1C19EF37}" destId="{EEFFE5EA-FADB-CB47-B61C-D9350984703B}" srcOrd="2" destOrd="0" presId="urn:microsoft.com/office/officeart/2005/8/layout/orgChart1"/>
    <dgm:cxn modelId="{667A5BF9-150B-CE47-BA1B-4320DE979E86}" type="presParOf" srcId="{3A2A2F64-F9B5-6740-8C18-96063953FA6D}" destId="{C9F20305-6080-0945-AC64-B8B6B63B02A3}" srcOrd="4" destOrd="0" presId="urn:microsoft.com/office/officeart/2005/8/layout/orgChart1"/>
    <dgm:cxn modelId="{EE1DAEA0-DE5E-3748-A8E0-7E3C6CE993BD}" type="presParOf" srcId="{3A2A2F64-F9B5-6740-8C18-96063953FA6D}" destId="{859F9B11-74BC-994C-AF3E-525E8312B680}" srcOrd="5" destOrd="0" presId="urn:microsoft.com/office/officeart/2005/8/layout/orgChart1"/>
    <dgm:cxn modelId="{32FD26B5-5C65-1E46-BC90-0D7167C99439}" type="presParOf" srcId="{859F9B11-74BC-994C-AF3E-525E8312B680}" destId="{E4671C5B-0C1F-184C-9CBE-C5E179A4DC56}" srcOrd="0" destOrd="0" presId="urn:microsoft.com/office/officeart/2005/8/layout/orgChart1"/>
    <dgm:cxn modelId="{96427CE6-BAD1-774D-B20A-41BEFC956EB9}" type="presParOf" srcId="{E4671C5B-0C1F-184C-9CBE-C5E179A4DC56}" destId="{2AB633B8-F034-DC41-98D2-FC67DD3FBF60}" srcOrd="0" destOrd="0" presId="urn:microsoft.com/office/officeart/2005/8/layout/orgChart1"/>
    <dgm:cxn modelId="{25A2CEDA-71AF-064F-A3AF-958B38778948}" type="presParOf" srcId="{E4671C5B-0C1F-184C-9CBE-C5E179A4DC56}" destId="{DBBBF9BA-B4B8-2245-9017-DC7C61494C4B}" srcOrd="1" destOrd="0" presId="urn:microsoft.com/office/officeart/2005/8/layout/orgChart1"/>
    <dgm:cxn modelId="{06D2E74E-F604-A942-BA9F-0EBF93034232}" type="presParOf" srcId="{859F9B11-74BC-994C-AF3E-525E8312B680}" destId="{9DE38513-5933-C448-B8D4-58318FF48A05}" srcOrd="1" destOrd="0" presId="urn:microsoft.com/office/officeart/2005/8/layout/orgChart1"/>
    <dgm:cxn modelId="{0BDD02CF-598C-E54F-947A-860A51A0DE3E}" type="presParOf" srcId="{859F9B11-74BC-994C-AF3E-525E8312B680}" destId="{2804245B-C788-074C-81FD-E73ED7791874}" srcOrd="2" destOrd="0" presId="urn:microsoft.com/office/officeart/2005/8/layout/orgChart1"/>
    <dgm:cxn modelId="{7FD7F20F-BEE0-B442-8D5C-08373A428911}" type="presParOf" srcId="{3A2A2F64-F9B5-6740-8C18-96063953FA6D}" destId="{48CFA8CC-0019-7B41-A2E4-5E387365C2EA}" srcOrd="6" destOrd="0" presId="urn:microsoft.com/office/officeart/2005/8/layout/orgChart1"/>
    <dgm:cxn modelId="{BA019FB2-8455-6A45-B4E3-71798096C136}" type="presParOf" srcId="{3A2A2F64-F9B5-6740-8C18-96063953FA6D}" destId="{490669B0-155B-DD42-A463-E2DE561C6DE7}" srcOrd="7" destOrd="0" presId="urn:microsoft.com/office/officeart/2005/8/layout/orgChart1"/>
    <dgm:cxn modelId="{BE200616-E17F-DC41-A202-315E56310C04}" type="presParOf" srcId="{490669B0-155B-DD42-A463-E2DE561C6DE7}" destId="{E3652045-5618-1045-B62D-5B74AF2D2FB5}" srcOrd="0" destOrd="0" presId="urn:microsoft.com/office/officeart/2005/8/layout/orgChart1"/>
    <dgm:cxn modelId="{753BBEBD-BC68-FF46-AB54-1E3D8E8464C1}" type="presParOf" srcId="{E3652045-5618-1045-B62D-5B74AF2D2FB5}" destId="{1C7C41AB-D91E-B047-91A7-B4F709966781}" srcOrd="0" destOrd="0" presId="urn:microsoft.com/office/officeart/2005/8/layout/orgChart1"/>
    <dgm:cxn modelId="{A14C00E5-3C31-7947-B3F3-CBD4CA63C04A}" type="presParOf" srcId="{E3652045-5618-1045-B62D-5B74AF2D2FB5}" destId="{31BCAFBF-7B03-0C44-8D1B-DA4C0F598924}" srcOrd="1" destOrd="0" presId="urn:microsoft.com/office/officeart/2005/8/layout/orgChart1"/>
    <dgm:cxn modelId="{E415BF88-4D97-9A41-9788-C79BB4E58AED}" type="presParOf" srcId="{490669B0-155B-DD42-A463-E2DE561C6DE7}" destId="{0C1EB562-9E3F-3446-9482-83B6E3AA46C9}" srcOrd="1" destOrd="0" presId="urn:microsoft.com/office/officeart/2005/8/layout/orgChart1"/>
    <dgm:cxn modelId="{766D16DD-5B10-224E-BFF6-8466FFB21484}" type="presParOf" srcId="{490669B0-155B-DD42-A463-E2DE561C6DE7}" destId="{86928AFC-A6FC-1442-84A5-5B912EA84ECD}" srcOrd="2" destOrd="0" presId="urn:microsoft.com/office/officeart/2005/8/layout/orgChart1"/>
    <dgm:cxn modelId="{FE0AEF41-B243-024E-B368-1EF7959ACF8A}" type="presParOf" srcId="{BFBDC4D6-C671-C941-9FFE-01C77DA68886}" destId="{7064DDEA-A84F-CA40-8D73-2BA72E270F79}" srcOrd="2" destOrd="0" presId="urn:microsoft.com/office/officeart/2005/8/layout/orgChart1"/>
    <dgm:cxn modelId="{F9110705-BEF6-EB41-8754-ABA031490989}" type="presParOf" srcId="{C5E64533-E8DE-0E41-AEE9-93B72ED70324}" destId="{AF168A98-A84A-784F-9D3F-A2BB3BC1FA99}" srcOrd="8" destOrd="0" presId="urn:microsoft.com/office/officeart/2005/8/layout/orgChart1"/>
    <dgm:cxn modelId="{B78DEE88-C1BD-A547-BC49-676E16FDE5B7}" type="presParOf" srcId="{C5E64533-E8DE-0E41-AEE9-93B72ED70324}" destId="{35F143BA-931B-7E4B-9D9F-3C5AAFD0F72B}" srcOrd="9" destOrd="0" presId="urn:microsoft.com/office/officeart/2005/8/layout/orgChart1"/>
    <dgm:cxn modelId="{328C64E3-0793-3A4E-8CE4-B071DFD952A6}" type="presParOf" srcId="{35F143BA-931B-7E4B-9D9F-3C5AAFD0F72B}" destId="{9C182683-5E8C-F54E-8EC6-63B89B25187C}" srcOrd="0" destOrd="0" presId="urn:microsoft.com/office/officeart/2005/8/layout/orgChart1"/>
    <dgm:cxn modelId="{E2C1CA16-3501-6841-A143-711B2EC33389}" type="presParOf" srcId="{9C182683-5E8C-F54E-8EC6-63B89B25187C}" destId="{3F1AF2EC-BACA-0246-BCA6-43766A10836E}" srcOrd="0" destOrd="0" presId="urn:microsoft.com/office/officeart/2005/8/layout/orgChart1"/>
    <dgm:cxn modelId="{ABB9976E-152E-B74C-898A-3B864912DA0A}" type="presParOf" srcId="{9C182683-5E8C-F54E-8EC6-63B89B25187C}" destId="{02D4D6CC-9454-3A45-A0D9-F9B17440EEC8}" srcOrd="1" destOrd="0" presId="urn:microsoft.com/office/officeart/2005/8/layout/orgChart1"/>
    <dgm:cxn modelId="{57AB6320-75C6-8945-A68D-E3177F8DEB75}" type="presParOf" srcId="{35F143BA-931B-7E4B-9D9F-3C5AAFD0F72B}" destId="{975EF14B-F0A2-9B4E-940D-220A626D8D64}" srcOrd="1" destOrd="0" presId="urn:microsoft.com/office/officeart/2005/8/layout/orgChart1"/>
    <dgm:cxn modelId="{CE9E3ADE-F2F2-F041-943B-A9FC46F12FDA}" type="presParOf" srcId="{975EF14B-F0A2-9B4E-940D-220A626D8D64}" destId="{67014AD1-4E02-9542-B95A-184DC5E274F5}" srcOrd="0" destOrd="0" presId="urn:microsoft.com/office/officeart/2005/8/layout/orgChart1"/>
    <dgm:cxn modelId="{B86DA9E3-A859-F642-8FF2-3801F7A4181E}" type="presParOf" srcId="{975EF14B-F0A2-9B4E-940D-220A626D8D64}" destId="{8EB0A105-5CD3-6848-B022-44364D7DCD7F}" srcOrd="1" destOrd="0" presId="urn:microsoft.com/office/officeart/2005/8/layout/orgChart1"/>
    <dgm:cxn modelId="{D3F72066-3D8D-3F40-8CBC-008E04A24182}" type="presParOf" srcId="{8EB0A105-5CD3-6848-B022-44364D7DCD7F}" destId="{3B3A0B81-0EF6-374B-B1BF-4814AFA2E5B4}" srcOrd="0" destOrd="0" presId="urn:microsoft.com/office/officeart/2005/8/layout/orgChart1"/>
    <dgm:cxn modelId="{A6A5E0B8-CE5F-D04A-BBD7-2E948BC320AC}" type="presParOf" srcId="{3B3A0B81-0EF6-374B-B1BF-4814AFA2E5B4}" destId="{7F0A9AB7-56E4-2C4C-B99A-C77A16F1BCE8}" srcOrd="0" destOrd="0" presId="urn:microsoft.com/office/officeart/2005/8/layout/orgChart1"/>
    <dgm:cxn modelId="{470DF685-5BC8-E142-BF51-5B14D4832FF0}" type="presParOf" srcId="{3B3A0B81-0EF6-374B-B1BF-4814AFA2E5B4}" destId="{C9ADF2EF-D88B-E740-9810-FB445E08A5C1}" srcOrd="1" destOrd="0" presId="urn:microsoft.com/office/officeart/2005/8/layout/orgChart1"/>
    <dgm:cxn modelId="{4E9E1973-EA18-6540-85FA-892F676D4428}" type="presParOf" srcId="{8EB0A105-5CD3-6848-B022-44364D7DCD7F}" destId="{BB9A9EFF-C338-974F-A707-12820A804501}" srcOrd="1" destOrd="0" presId="urn:microsoft.com/office/officeart/2005/8/layout/orgChart1"/>
    <dgm:cxn modelId="{ECE8CEC0-1859-3C44-9243-501CC01953DA}" type="presParOf" srcId="{8EB0A105-5CD3-6848-B022-44364D7DCD7F}" destId="{3C83CEA7-0A70-CE40-86C0-543982C125C9}" srcOrd="2" destOrd="0" presId="urn:microsoft.com/office/officeart/2005/8/layout/orgChart1"/>
    <dgm:cxn modelId="{5203C9B5-5F91-E14B-92FB-47815A8776A4}" type="presParOf" srcId="{975EF14B-F0A2-9B4E-940D-220A626D8D64}" destId="{514DD96B-8981-8044-B0BD-23F65CDEA19D}" srcOrd="2" destOrd="0" presId="urn:microsoft.com/office/officeart/2005/8/layout/orgChart1"/>
    <dgm:cxn modelId="{8E442613-D534-BE49-8292-EB48779AA220}" type="presParOf" srcId="{975EF14B-F0A2-9B4E-940D-220A626D8D64}" destId="{CDE6F655-3E43-C147-8625-52EB0201DBB6}" srcOrd="3" destOrd="0" presId="urn:microsoft.com/office/officeart/2005/8/layout/orgChart1"/>
    <dgm:cxn modelId="{0AFF54E9-9995-5E46-AA4F-71CCBE9F41F8}" type="presParOf" srcId="{CDE6F655-3E43-C147-8625-52EB0201DBB6}" destId="{6B84EDBA-FB91-1243-9FDD-C3CBD93EE26E}" srcOrd="0" destOrd="0" presId="urn:microsoft.com/office/officeart/2005/8/layout/orgChart1"/>
    <dgm:cxn modelId="{057CB57E-724D-2D44-B68F-A5E836792775}" type="presParOf" srcId="{6B84EDBA-FB91-1243-9FDD-C3CBD93EE26E}" destId="{5D2C98E2-8203-7D4A-B313-29C0F6987374}" srcOrd="0" destOrd="0" presId="urn:microsoft.com/office/officeart/2005/8/layout/orgChart1"/>
    <dgm:cxn modelId="{962FFDE4-F066-D94E-9BBC-0F8D8C46B673}" type="presParOf" srcId="{6B84EDBA-FB91-1243-9FDD-C3CBD93EE26E}" destId="{CB0929E0-C50D-454D-AF2C-B2E0F88B346E}" srcOrd="1" destOrd="0" presId="urn:microsoft.com/office/officeart/2005/8/layout/orgChart1"/>
    <dgm:cxn modelId="{5D065C21-8C6C-C747-BBCC-2E50354366BC}" type="presParOf" srcId="{CDE6F655-3E43-C147-8625-52EB0201DBB6}" destId="{A4B96E57-31D9-EE46-A5BC-94BBE37AC085}" srcOrd="1" destOrd="0" presId="urn:microsoft.com/office/officeart/2005/8/layout/orgChart1"/>
    <dgm:cxn modelId="{35AF224A-E573-674D-B2F8-B44EA95DB849}" type="presParOf" srcId="{CDE6F655-3E43-C147-8625-52EB0201DBB6}" destId="{1B43AD78-DF55-4D4F-8507-C12392B1CEB4}" srcOrd="2" destOrd="0" presId="urn:microsoft.com/office/officeart/2005/8/layout/orgChart1"/>
    <dgm:cxn modelId="{A862A769-C6CB-F44F-B324-AD719344CA6B}" type="presParOf" srcId="{975EF14B-F0A2-9B4E-940D-220A626D8D64}" destId="{B494E43A-35EA-6244-AFFE-5C1248F9A463}" srcOrd="4" destOrd="0" presId="urn:microsoft.com/office/officeart/2005/8/layout/orgChart1"/>
    <dgm:cxn modelId="{74FF9A67-BCCA-5B49-8387-F47512E2C20A}" type="presParOf" srcId="{975EF14B-F0A2-9B4E-940D-220A626D8D64}" destId="{5571E533-AB6F-F049-A42B-AB9F27A81E16}" srcOrd="5" destOrd="0" presId="urn:microsoft.com/office/officeart/2005/8/layout/orgChart1"/>
    <dgm:cxn modelId="{DC9A9738-00E8-944B-8FD1-CBB996A6E05C}" type="presParOf" srcId="{5571E533-AB6F-F049-A42B-AB9F27A81E16}" destId="{FF95CF9B-3533-2D4F-9244-3971AE26EEF7}" srcOrd="0" destOrd="0" presId="urn:microsoft.com/office/officeart/2005/8/layout/orgChart1"/>
    <dgm:cxn modelId="{775DCCA0-D6DF-EB48-9183-AB33267C5626}" type="presParOf" srcId="{FF95CF9B-3533-2D4F-9244-3971AE26EEF7}" destId="{07682291-E36B-D64F-9D6F-DDF73DC07A02}" srcOrd="0" destOrd="0" presId="urn:microsoft.com/office/officeart/2005/8/layout/orgChart1"/>
    <dgm:cxn modelId="{7A7D0D6B-FD0F-E94C-BE70-391670BBC8E5}" type="presParOf" srcId="{FF95CF9B-3533-2D4F-9244-3971AE26EEF7}" destId="{7170FBB2-30ED-5D4E-A930-68751653E4DB}" srcOrd="1" destOrd="0" presId="urn:microsoft.com/office/officeart/2005/8/layout/orgChart1"/>
    <dgm:cxn modelId="{9E76BF4C-2002-4A45-ADFE-EFE2BF82ADC8}" type="presParOf" srcId="{5571E533-AB6F-F049-A42B-AB9F27A81E16}" destId="{3D010926-41B6-164D-9986-1A1CB0A30874}" srcOrd="1" destOrd="0" presId="urn:microsoft.com/office/officeart/2005/8/layout/orgChart1"/>
    <dgm:cxn modelId="{C85178B5-2804-4548-A515-1A077E9907E2}" type="presParOf" srcId="{5571E533-AB6F-F049-A42B-AB9F27A81E16}" destId="{A4C23EE7-603A-B84F-860D-487140FE4030}" srcOrd="2" destOrd="0" presId="urn:microsoft.com/office/officeart/2005/8/layout/orgChart1"/>
    <dgm:cxn modelId="{36C7CFCC-02A6-D04D-BC76-AF41107DAC1E}" type="presParOf" srcId="{35F143BA-931B-7E4B-9D9F-3C5AAFD0F72B}" destId="{C48D1B96-26AC-CE41-A300-3CABCA2FA736}" srcOrd="2" destOrd="0" presId="urn:microsoft.com/office/officeart/2005/8/layout/orgChart1"/>
    <dgm:cxn modelId="{B56E97CE-7A33-FA4D-B0D4-1FF1C1095DDB}" type="presParOf" srcId="{C5E64533-E8DE-0E41-AEE9-93B72ED70324}" destId="{A668B92D-F03B-3C4F-8B89-66EC74F74446}" srcOrd="10" destOrd="0" presId="urn:microsoft.com/office/officeart/2005/8/layout/orgChart1"/>
    <dgm:cxn modelId="{14D2AEA9-0AFB-D34D-A0A6-7672704F6B69}" type="presParOf" srcId="{C5E64533-E8DE-0E41-AEE9-93B72ED70324}" destId="{0AC1A942-1973-CD4A-A0CC-59B4118FE763}" srcOrd="11" destOrd="0" presId="urn:microsoft.com/office/officeart/2005/8/layout/orgChart1"/>
    <dgm:cxn modelId="{729CF43F-EE9D-C442-9EB3-E5AB8712A58D}" type="presParOf" srcId="{0AC1A942-1973-CD4A-A0CC-59B4118FE763}" destId="{D5A9AAF2-5C20-3F4A-B85C-830727882644}" srcOrd="0" destOrd="0" presId="urn:microsoft.com/office/officeart/2005/8/layout/orgChart1"/>
    <dgm:cxn modelId="{DF20D903-097A-834A-B1BD-7243206B7D48}" type="presParOf" srcId="{D5A9AAF2-5C20-3F4A-B85C-830727882644}" destId="{45FE4F6C-CB3E-E24D-8419-C781CD9CCFBA}" srcOrd="0" destOrd="0" presId="urn:microsoft.com/office/officeart/2005/8/layout/orgChart1"/>
    <dgm:cxn modelId="{4E915FBE-A8FB-EF4B-B23C-390478F24AEC}" type="presParOf" srcId="{D5A9AAF2-5C20-3F4A-B85C-830727882644}" destId="{CF036097-7E4D-1348-AE73-5AFEED30200E}" srcOrd="1" destOrd="0" presId="urn:microsoft.com/office/officeart/2005/8/layout/orgChart1"/>
    <dgm:cxn modelId="{69AED37D-CC82-3C42-AB5A-C8453CDBA169}" type="presParOf" srcId="{0AC1A942-1973-CD4A-A0CC-59B4118FE763}" destId="{7CF79DA9-DC38-A747-ACBB-07775DC8A86D}" srcOrd="1" destOrd="0" presId="urn:microsoft.com/office/officeart/2005/8/layout/orgChart1"/>
    <dgm:cxn modelId="{5CD55706-52F3-9B43-9D66-6D8F77BBCCE6}" type="presParOf" srcId="{7CF79DA9-DC38-A747-ACBB-07775DC8A86D}" destId="{84AE8058-DCFA-6849-8267-CCB2C790BB91}" srcOrd="0" destOrd="0" presId="urn:microsoft.com/office/officeart/2005/8/layout/orgChart1"/>
    <dgm:cxn modelId="{A7321062-FCD5-0F46-B311-708EFA59E8FE}" type="presParOf" srcId="{7CF79DA9-DC38-A747-ACBB-07775DC8A86D}" destId="{C45E58C6-C16A-944C-A943-5FA1D6BC7D7B}" srcOrd="1" destOrd="0" presId="urn:microsoft.com/office/officeart/2005/8/layout/orgChart1"/>
    <dgm:cxn modelId="{3D40A214-AF3B-BE4C-B37A-729970ACFB45}" type="presParOf" srcId="{C45E58C6-C16A-944C-A943-5FA1D6BC7D7B}" destId="{5B28CE22-7D50-A448-BE85-D0D5437BBE3E}" srcOrd="0" destOrd="0" presId="urn:microsoft.com/office/officeart/2005/8/layout/orgChart1"/>
    <dgm:cxn modelId="{AC123682-1F4B-FE4B-BDE3-784AD17EB114}" type="presParOf" srcId="{5B28CE22-7D50-A448-BE85-D0D5437BBE3E}" destId="{57660C6F-CBBE-6F4C-968B-D151BBE0DCF0}" srcOrd="0" destOrd="0" presId="urn:microsoft.com/office/officeart/2005/8/layout/orgChart1"/>
    <dgm:cxn modelId="{CA3436FD-7F46-B440-82BA-6728C60D6515}" type="presParOf" srcId="{5B28CE22-7D50-A448-BE85-D0D5437BBE3E}" destId="{46933A18-396C-7E43-9E01-29384D210C05}" srcOrd="1" destOrd="0" presId="urn:microsoft.com/office/officeart/2005/8/layout/orgChart1"/>
    <dgm:cxn modelId="{10937F1E-593E-C443-9836-D30E1D756DB0}" type="presParOf" srcId="{C45E58C6-C16A-944C-A943-5FA1D6BC7D7B}" destId="{8BB21765-769D-8846-A793-BFD8D83CC194}" srcOrd="1" destOrd="0" presId="urn:microsoft.com/office/officeart/2005/8/layout/orgChart1"/>
    <dgm:cxn modelId="{8107940C-4312-A64F-BCAB-4CB24D321ABA}" type="presParOf" srcId="{C45E58C6-C16A-944C-A943-5FA1D6BC7D7B}" destId="{FD5645B8-4F2D-E24B-8288-D12B80C677E7}" srcOrd="2" destOrd="0" presId="urn:microsoft.com/office/officeart/2005/8/layout/orgChart1"/>
    <dgm:cxn modelId="{8998E174-6986-2A4A-9DB3-C1185EA18261}" type="presParOf" srcId="{7CF79DA9-DC38-A747-ACBB-07775DC8A86D}" destId="{1F0FD335-CE53-8943-A797-0A45C0A40267}" srcOrd="2" destOrd="0" presId="urn:microsoft.com/office/officeart/2005/8/layout/orgChart1"/>
    <dgm:cxn modelId="{7B769A6E-4004-C643-AE87-FE8EB3D43F4A}" type="presParOf" srcId="{7CF79DA9-DC38-A747-ACBB-07775DC8A86D}" destId="{FAEC36ED-16E5-DF4F-890F-78F34B9D3FC3}" srcOrd="3" destOrd="0" presId="urn:microsoft.com/office/officeart/2005/8/layout/orgChart1"/>
    <dgm:cxn modelId="{CC2A503D-8D02-AE41-9524-49B6CA12C36E}" type="presParOf" srcId="{FAEC36ED-16E5-DF4F-890F-78F34B9D3FC3}" destId="{AAA2D86F-18D7-E546-AF6B-21270448753D}" srcOrd="0" destOrd="0" presId="urn:microsoft.com/office/officeart/2005/8/layout/orgChart1"/>
    <dgm:cxn modelId="{94EC9C8C-8B47-A04A-A4E5-5C98F6696D2F}" type="presParOf" srcId="{AAA2D86F-18D7-E546-AF6B-21270448753D}" destId="{688D8243-A02A-E44B-AF66-0D0BA4472CAC}" srcOrd="0" destOrd="0" presId="urn:microsoft.com/office/officeart/2005/8/layout/orgChart1"/>
    <dgm:cxn modelId="{1D0D25C4-747A-0542-AE82-677C5D2B883B}" type="presParOf" srcId="{AAA2D86F-18D7-E546-AF6B-21270448753D}" destId="{68A367FC-9386-7C42-8289-966E0FE207FE}" srcOrd="1" destOrd="0" presId="urn:microsoft.com/office/officeart/2005/8/layout/orgChart1"/>
    <dgm:cxn modelId="{241BD04F-20A5-9B40-A506-044630E72194}" type="presParOf" srcId="{FAEC36ED-16E5-DF4F-890F-78F34B9D3FC3}" destId="{716E4C5E-DC02-D941-B9E5-D0344E440D09}" srcOrd="1" destOrd="0" presId="urn:microsoft.com/office/officeart/2005/8/layout/orgChart1"/>
    <dgm:cxn modelId="{BD8B18BC-0517-BA41-A6F7-E24010986D8D}" type="presParOf" srcId="{FAEC36ED-16E5-DF4F-890F-78F34B9D3FC3}" destId="{57C55CC8-0CCF-DC45-80E3-AEFF8B041879}" srcOrd="2" destOrd="0" presId="urn:microsoft.com/office/officeart/2005/8/layout/orgChart1"/>
    <dgm:cxn modelId="{8616A4CE-ED86-9B49-96DC-A4BA487E0BFE}" type="presParOf" srcId="{7CF79DA9-DC38-A747-ACBB-07775DC8A86D}" destId="{D8F7DC34-E860-BE48-8AFF-0C360C7A5636}" srcOrd="4" destOrd="0" presId="urn:microsoft.com/office/officeart/2005/8/layout/orgChart1"/>
    <dgm:cxn modelId="{81BC2548-16AF-BC46-AC3C-B53A083BE122}" type="presParOf" srcId="{7CF79DA9-DC38-A747-ACBB-07775DC8A86D}" destId="{5F6ED796-B972-344C-8C44-B4818B2E6A8D}" srcOrd="5" destOrd="0" presId="urn:microsoft.com/office/officeart/2005/8/layout/orgChart1"/>
    <dgm:cxn modelId="{8AA17FF4-6FDE-9041-B98B-DE4D272AEBBE}" type="presParOf" srcId="{5F6ED796-B972-344C-8C44-B4818B2E6A8D}" destId="{1602881F-05CF-E541-83B6-8DA74887DD71}" srcOrd="0" destOrd="0" presId="urn:microsoft.com/office/officeart/2005/8/layout/orgChart1"/>
    <dgm:cxn modelId="{FEA00B61-A2D1-C74C-AF41-ABEA85AA0022}" type="presParOf" srcId="{1602881F-05CF-E541-83B6-8DA74887DD71}" destId="{CC291E43-3D3E-024A-ABDD-DDB5A0648D98}" srcOrd="0" destOrd="0" presId="urn:microsoft.com/office/officeart/2005/8/layout/orgChart1"/>
    <dgm:cxn modelId="{F0F3BCE4-F75C-384E-BFBD-F9A3F39F6D8F}" type="presParOf" srcId="{1602881F-05CF-E541-83B6-8DA74887DD71}" destId="{B55DD1E9-A333-4C42-A029-2291F429E32C}" srcOrd="1" destOrd="0" presId="urn:microsoft.com/office/officeart/2005/8/layout/orgChart1"/>
    <dgm:cxn modelId="{32945818-3B3F-8C4B-AA87-A1218FBAD61D}" type="presParOf" srcId="{5F6ED796-B972-344C-8C44-B4818B2E6A8D}" destId="{2C973346-C0EF-2B42-8085-5B1F21B3EF4A}" srcOrd="1" destOrd="0" presId="urn:microsoft.com/office/officeart/2005/8/layout/orgChart1"/>
    <dgm:cxn modelId="{BDA310FD-6C6D-9C4A-8AC0-385334AE527B}" type="presParOf" srcId="{5F6ED796-B972-344C-8C44-B4818B2E6A8D}" destId="{CA55D77A-6E00-D346-AF77-4F00D66B44A5}" srcOrd="2" destOrd="0" presId="urn:microsoft.com/office/officeart/2005/8/layout/orgChart1"/>
    <dgm:cxn modelId="{D6A7C8F8-C580-5C4A-9EE7-FFDCA44BA49A}" type="presParOf" srcId="{7CF79DA9-DC38-A747-ACBB-07775DC8A86D}" destId="{86A74905-FFDF-B34D-A21F-7ACECABA6169}" srcOrd="6" destOrd="0" presId="urn:microsoft.com/office/officeart/2005/8/layout/orgChart1"/>
    <dgm:cxn modelId="{3EA73BA2-E092-EA48-9372-AE5A8184509D}" type="presParOf" srcId="{7CF79DA9-DC38-A747-ACBB-07775DC8A86D}" destId="{A6DFDCCB-C90D-2040-944C-93645EBE47CC}" srcOrd="7" destOrd="0" presId="urn:microsoft.com/office/officeart/2005/8/layout/orgChart1"/>
    <dgm:cxn modelId="{05F2ACAF-B611-E440-9566-A022924AE831}" type="presParOf" srcId="{A6DFDCCB-C90D-2040-944C-93645EBE47CC}" destId="{B28E8ABE-C66B-7744-8C39-4F0587F43A07}" srcOrd="0" destOrd="0" presId="urn:microsoft.com/office/officeart/2005/8/layout/orgChart1"/>
    <dgm:cxn modelId="{B327C96B-2A70-7543-815A-19A0DB0ED283}" type="presParOf" srcId="{B28E8ABE-C66B-7744-8C39-4F0587F43A07}" destId="{B0712EFE-FE8C-F04C-AAB0-35E596131A90}" srcOrd="0" destOrd="0" presId="urn:microsoft.com/office/officeart/2005/8/layout/orgChart1"/>
    <dgm:cxn modelId="{71D9EB11-BD48-0E40-ADF8-3C049A958B16}" type="presParOf" srcId="{B28E8ABE-C66B-7744-8C39-4F0587F43A07}" destId="{3815A955-B58C-E444-9049-9120D34303AD}" srcOrd="1" destOrd="0" presId="urn:microsoft.com/office/officeart/2005/8/layout/orgChart1"/>
    <dgm:cxn modelId="{D10BA499-0958-B04D-A94D-7FE6674AE9D3}" type="presParOf" srcId="{A6DFDCCB-C90D-2040-944C-93645EBE47CC}" destId="{F346BDDA-3F2D-BF46-86D1-9A26DE002BFF}" srcOrd="1" destOrd="0" presId="urn:microsoft.com/office/officeart/2005/8/layout/orgChart1"/>
    <dgm:cxn modelId="{BC2E0F73-74AD-7940-BF48-BEC37E8563D5}" type="presParOf" srcId="{A6DFDCCB-C90D-2040-944C-93645EBE47CC}" destId="{DBC73F3F-7A40-824D-9A40-29FFE9EA0850}" srcOrd="2" destOrd="0" presId="urn:microsoft.com/office/officeart/2005/8/layout/orgChart1"/>
    <dgm:cxn modelId="{409029B7-842C-0645-98D2-87E4E7AC3B1D}" type="presParOf" srcId="{0AC1A942-1973-CD4A-A0CC-59B4118FE763}" destId="{A0EC35E8-C4D3-474A-8138-AFAB0815DA0D}" srcOrd="2" destOrd="0" presId="urn:microsoft.com/office/officeart/2005/8/layout/orgChart1"/>
    <dgm:cxn modelId="{7A746085-4771-F043-8E1D-48C3C2E9F21A}" type="presParOf" srcId="{C5E64533-E8DE-0E41-AEE9-93B72ED70324}" destId="{7640A39B-4946-E947-B9AE-2B9622A82E92}" srcOrd="12" destOrd="0" presId="urn:microsoft.com/office/officeart/2005/8/layout/orgChart1"/>
    <dgm:cxn modelId="{682B28D1-C803-DD43-A971-13EAD98E3921}" type="presParOf" srcId="{C5E64533-E8DE-0E41-AEE9-93B72ED70324}" destId="{D24C16D0-DC74-F14A-8C4A-4D6378DDF55F}" srcOrd="13" destOrd="0" presId="urn:microsoft.com/office/officeart/2005/8/layout/orgChart1"/>
    <dgm:cxn modelId="{0F2EF38A-A97F-014B-85FB-56B95B9F2ACF}" type="presParOf" srcId="{D24C16D0-DC74-F14A-8C4A-4D6378DDF55F}" destId="{64EB14B0-3079-AF4F-83E4-9C247CD99928}" srcOrd="0" destOrd="0" presId="urn:microsoft.com/office/officeart/2005/8/layout/orgChart1"/>
    <dgm:cxn modelId="{75AB8947-E130-064D-B75B-1D289CD6F0B7}" type="presParOf" srcId="{64EB14B0-3079-AF4F-83E4-9C247CD99928}" destId="{CF76D9D7-0137-6044-A991-233630D3D97B}" srcOrd="0" destOrd="0" presId="urn:microsoft.com/office/officeart/2005/8/layout/orgChart1"/>
    <dgm:cxn modelId="{2D90EA82-DE44-B841-A3CE-2F529CDC339B}" type="presParOf" srcId="{64EB14B0-3079-AF4F-83E4-9C247CD99928}" destId="{37264F41-D7D2-284C-92FB-06B968C19D7A}" srcOrd="1" destOrd="0" presId="urn:microsoft.com/office/officeart/2005/8/layout/orgChart1"/>
    <dgm:cxn modelId="{E3CE2FD7-5789-734B-8720-357692E26338}" type="presParOf" srcId="{D24C16D0-DC74-F14A-8C4A-4D6378DDF55F}" destId="{23885920-837E-514C-A448-2BDEF721496D}" srcOrd="1" destOrd="0" presId="urn:microsoft.com/office/officeart/2005/8/layout/orgChart1"/>
    <dgm:cxn modelId="{E50F52B3-813B-544E-99B9-906AC93EE87D}" type="presParOf" srcId="{23885920-837E-514C-A448-2BDEF721496D}" destId="{7B75FAC2-1BA5-F349-8B1C-44D31BFB711B}" srcOrd="0" destOrd="0" presId="urn:microsoft.com/office/officeart/2005/8/layout/orgChart1"/>
    <dgm:cxn modelId="{A5A9F544-5F6E-1141-9820-4D65865B555A}" type="presParOf" srcId="{23885920-837E-514C-A448-2BDEF721496D}" destId="{3C5BF345-8E21-364A-9043-F45336EC75AE}" srcOrd="1" destOrd="0" presId="urn:microsoft.com/office/officeart/2005/8/layout/orgChart1"/>
    <dgm:cxn modelId="{CDB4C27C-D532-E548-A523-23B08DAA2533}" type="presParOf" srcId="{3C5BF345-8E21-364A-9043-F45336EC75AE}" destId="{07129A33-1648-0C49-A69F-83B8D6590BE5}" srcOrd="0" destOrd="0" presId="urn:microsoft.com/office/officeart/2005/8/layout/orgChart1"/>
    <dgm:cxn modelId="{585E2C67-161E-AE40-9FB2-E944A39827F3}" type="presParOf" srcId="{07129A33-1648-0C49-A69F-83B8D6590BE5}" destId="{897A1A86-FCC8-FE48-BBF3-918986BB259D}" srcOrd="0" destOrd="0" presId="urn:microsoft.com/office/officeart/2005/8/layout/orgChart1"/>
    <dgm:cxn modelId="{3E3E9FAA-7C38-FA46-A342-AF5FBF486911}" type="presParOf" srcId="{07129A33-1648-0C49-A69F-83B8D6590BE5}" destId="{A54BCAC2-5B4C-6243-9A01-2F4DF2DF2FF3}" srcOrd="1" destOrd="0" presId="urn:microsoft.com/office/officeart/2005/8/layout/orgChart1"/>
    <dgm:cxn modelId="{92F5F67C-72E1-0941-B5E7-A3A2A3959BF7}" type="presParOf" srcId="{3C5BF345-8E21-364A-9043-F45336EC75AE}" destId="{64AE9797-485D-1D4A-BC3C-09B1EDC75125}" srcOrd="1" destOrd="0" presId="urn:microsoft.com/office/officeart/2005/8/layout/orgChart1"/>
    <dgm:cxn modelId="{8646DB18-7F17-BE4B-9EF1-541C73D5010C}" type="presParOf" srcId="{3C5BF345-8E21-364A-9043-F45336EC75AE}" destId="{2022B903-7711-EE4B-A338-318DD21A3F3E}" srcOrd="2" destOrd="0" presId="urn:microsoft.com/office/officeart/2005/8/layout/orgChart1"/>
    <dgm:cxn modelId="{E411855F-AB40-4F41-BDF8-655514FE95E2}" type="presParOf" srcId="{23885920-837E-514C-A448-2BDEF721496D}" destId="{73D1E7A3-1DF0-2140-804A-0609A426B067}" srcOrd="2" destOrd="0" presId="urn:microsoft.com/office/officeart/2005/8/layout/orgChart1"/>
    <dgm:cxn modelId="{3C32CCF0-C84F-264C-9346-23049A45BC23}" type="presParOf" srcId="{23885920-837E-514C-A448-2BDEF721496D}" destId="{1F61FE3C-F486-AC43-8DF3-36BBBA0EA9BA}" srcOrd="3" destOrd="0" presId="urn:microsoft.com/office/officeart/2005/8/layout/orgChart1"/>
    <dgm:cxn modelId="{879C2583-826B-104B-9FA4-7905C1DC601F}" type="presParOf" srcId="{1F61FE3C-F486-AC43-8DF3-36BBBA0EA9BA}" destId="{92BB5BFB-2FB6-8E41-8197-B778F54FEA85}" srcOrd="0" destOrd="0" presId="urn:microsoft.com/office/officeart/2005/8/layout/orgChart1"/>
    <dgm:cxn modelId="{B158B854-0196-B94C-8F15-ACC2B19115B6}" type="presParOf" srcId="{92BB5BFB-2FB6-8E41-8197-B778F54FEA85}" destId="{85F46142-F901-1949-B493-736F1FF186CF}" srcOrd="0" destOrd="0" presId="urn:microsoft.com/office/officeart/2005/8/layout/orgChart1"/>
    <dgm:cxn modelId="{3FDBA0AA-62A0-5D4B-9CEF-A6366851254F}" type="presParOf" srcId="{92BB5BFB-2FB6-8E41-8197-B778F54FEA85}" destId="{E1DB1ECC-27CD-C445-AD4B-18D7D48D3CFB}" srcOrd="1" destOrd="0" presId="urn:microsoft.com/office/officeart/2005/8/layout/orgChart1"/>
    <dgm:cxn modelId="{53240B95-4D2C-3846-91B8-F43EAAE7D92C}" type="presParOf" srcId="{1F61FE3C-F486-AC43-8DF3-36BBBA0EA9BA}" destId="{5EB0E527-4CD9-2F47-B7E4-1DC2329D0128}" srcOrd="1" destOrd="0" presId="urn:microsoft.com/office/officeart/2005/8/layout/orgChart1"/>
    <dgm:cxn modelId="{564DF054-AA42-9642-B501-E829DF8C3E8C}" type="presParOf" srcId="{1F61FE3C-F486-AC43-8DF3-36BBBA0EA9BA}" destId="{F3FDE978-8DCD-5C4C-AC92-A051EA8A228C}" srcOrd="2" destOrd="0" presId="urn:microsoft.com/office/officeart/2005/8/layout/orgChart1"/>
    <dgm:cxn modelId="{383D55DE-F530-EB4F-878C-C7CDFBAFBF31}" type="presParOf" srcId="{23885920-837E-514C-A448-2BDEF721496D}" destId="{F92C8F70-671C-AA4E-96DC-E8D0DA54582C}" srcOrd="4" destOrd="0" presId="urn:microsoft.com/office/officeart/2005/8/layout/orgChart1"/>
    <dgm:cxn modelId="{474F25E7-E464-9046-A244-CABD9BD4C4A2}" type="presParOf" srcId="{23885920-837E-514C-A448-2BDEF721496D}" destId="{241FDD78-DA5C-A043-A2A1-A86D204FB76D}" srcOrd="5" destOrd="0" presId="urn:microsoft.com/office/officeart/2005/8/layout/orgChart1"/>
    <dgm:cxn modelId="{CB87EB73-F22B-2C47-A401-F23C79871C97}" type="presParOf" srcId="{241FDD78-DA5C-A043-A2A1-A86D204FB76D}" destId="{77C055D0-8A40-AF4A-A04B-7EF040C37AF6}" srcOrd="0" destOrd="0" presId="urn:microsoft.com/office/officeart/2005/8/layout/orgChart1"/>
    <dgm:cxn modelId="{61375DD8-B2E3-0F4E-9E78-9AE5B3D36F0B}" type="presParOf" srcId="{77C055D0-8A40-AF4A-A04B-7EF040C37AF6}" destId="{3AEE866C-DE7E-114D-B10C-A5DD493B5FE4}" srcOrd="0" destOrd="0" presId="urn:microsoft.com/office/officeart/2005/8/layout/orgChart1"/>
    <dgm:cxn modelId="{D1A1EA47-2AF2-9E46-AF42-506E8E755197}" type="presParOf" srcId="{77C055D0-8A40-AF4A-A04B-7EF040C37AF6}" destId="{72A69C94-B6D3-8846-80B3-3B8C60B74B8F}" srcOrd="1" destOrd="0" presId="urn:microsoft.com/office/officeart/2005/8/layout/orgChart1"/>
    <dgm:cxn modelId="{207577E3-C319-8B41-99F4-71AC683A0772}" type="presParOf" srcId="{241FDD78-DA5C-A043-A2A1-A86D204FB76D}" destId="{3C217CF2-A34D-0D42-9C24-29B2432B6FBF}" srcOrd="1" destOrd="0" presId="urn:microsoft.com/office/officeart/2005/8/layout/orgChart1"/>
    <dgm:cxn modelId="{F41150F9-580B-374C-B05D-1DD9AA85BBE2}" type="presParOf" srcId="{241FDD78-DA5C-A043-A2A1-A86D204FB76D}" destId="{5A496066-8D67-954D-BD11-4D167C7C2070}" srcOrd="2" destOrd="0" presId="urn:microsoft.com/office/officeart/2005/8/layout/orgChart1"/>
    <dgm:cxn modelId="{6D25987E-7FB7-A944-89BC-90E76F7995A5}" type="presParOf" srcId="{23885920-837E-514C-A448-2BDEF721496D}" destId="{5467CE8B-6D94-1447-840D-74E9D426F83B}" srcOrd="6" destOrd="0" presId="urn:microsoft.com/office/officeart/2005/8/layout/orgChart1"/>
    <dgm:cxn modelId="{081647DA-849F-AB40-B3B7-B8408005127E}" type="presParOf" srcId="{23885920-837E-514C-A448-2BDEF721496D}" destId="{7AE98E19-88EE-8B45-B103-2CD17EA9E717}" srcOrd="7" destOrd="0" presId="urn:microsoft.com/office/officeart/2005/8/layout/orgChart1"/>
    <dgm:cxn modelId="{2C53A44C-E92C-9849-91B7-9E60B3491D68}" type="presParOf" srcId="{7AE98E19-88EE-8B45-B103-2CD17EA9E717}" destId="{F0666E3D-0258-6D45-9EC4-B452DE8DC3C0}" srcOrd="0" destOrd="0" presId="urn:microsoft.com/office/officeart/2005/8/layout/orgChart1"/>
    <dgm:cxn modelId="{77EA0F73-D621-D94D-8FA0-4F4BEB8D1645}" type="presParOf" srcId="{F0666E3D-0258-6D45-9EC4-B452DE8DC3C0}" destId="{83178464-2534-C84E-98CC-69461DF72ADC}" srcOrd="0" destOrd="0" presId="urn:microsoft.com/office/officeart/2005/8/layout/orgChart1"/>
    <dgm:cxn modelId="{CFC37A95-AC92-A84D-A35F-E9B858E0AE6C}" type="presParOf" srcId="{F0666E3D-0258-6D45-9EC4-B452DE8DC3C0}" destId="{20FCE95F-FDEB-3543-AA9B-7A4EBEB62C22}" srcOrd="1" destOrd="0" presId="urn:microsoft.com/office/officeart/2005/8/layout/orgChart1"/>
    <dgm:cxn modelId="{84B2AEA9-A4C8-0043-BFBF-3EE36F32008A}" type="presParOf" srcId="{7AE98E19-88EE-8B45-B103-2CD17EA9E717}" destId="{98D659BE-ACEB-1140-9778-B5AA912968F6}" srcOrd="1" destOrd="0" presId="urn:microsoft.com/office/officeart/2005/8/layout/orgChart1"/>
    <dgm:cxn modelId="{492DCDBF-4CAC-B54E-AEB7-DBE9D1AB4DF0}" type="presParOf" srcId="{7AE98E19-88EE-8B45-B103-2CD17EA9E717}" destId="{93114A0A-B598-074B-89CC-5FFA1604AA32}" srcOrd="2" destOrd="0" presId="urn:microsoft.com/office/officeart/2005/8/layout/orgChart1"/>
    <dgm:cxn modelId="{45A0FA60-0CD9-FC4F-A96B-68A501A4D876}" type="presParOf" srcId="{23885920-837E-514C-A448-2BDEF721496D}" destId="{899345B4-DF63-E74D-A829-8CF45D534428}" srcOrd="8" destOrd="0" presId="urn:microsoft.com/office/officeart/2005/8/layout/orgChart1"/>
    <dgm:cxn modelId="{B9D2DD9E-4E04-D64F-8EED-9C559510B548}" type="presParOf" srcId="{23885920-837E-514C-A448-2BDEF721496D}" destId="{664F0899-9017-4C44-B6DC-F4E16FA6FCE2}" srcOrd="9" destOrd="0" presId="urn:microsoft.com/office/officeart/2005/8/layout/orgChart1"/>
    <dgm:cxn modelId="{3A255DB6-58D7-3C40-9612-90A0B803912F}" type="presParOf" srcId="{664F0899-9017-4C44-B6DC-F4E16FA6FCE2}" destId="{99E65A48-35CD-524B-B068-392B74775931}" srcOrd="0" destOrd="0" presId="urn:microsoft.com/office/officeart/2005/8/layout/orgChart1"/>
    <dgm:cxn modelId="{D5EBCCE8-10B4-8645-9E9F-5EF6B682986A}" type="presParOf" srcId="{99E65A48-35CD-524B-B068-392B74775931}" destId="{6E7DF66E-E6A2-5C4C-A797-F3A438FA47CA}" srcOrd="0" destOrd="0" presId="urn:microsoft.com/office/officeart/2005/8/layout/orgChart1"/>
    <dgm:cxn modelId="{71DD27BB-29EE-4A46-A5C0-ADF162188EAF}" type="presParOf" srcId="{99E65A48-35CD-524B-B068-392B74775931}" destId="{70C0F39A-4047-E949-9ABE-38DD1C4BC641}" srcOrd="1" destOrd="0" presId="urn:microsoft.com/office/officeart/2005/8/layout/orgChart1"/>
    <dgm:cxn modelId="{9ED40409-0D43-644C-AE0C-7F9791B8D91B}" type="presParOf" srcId="{664F0899-9017-4C44-B6DC-F4E16FA6FCE2}" destId="{85DC502C-9862-6D4E-9A6B-9EF25FD74A7D}" srcOrd="1" destOrd="0" presId="urn:microsoft.com/office/officeart/2005/8/layout/orgChart1"/>
    <dgm:cxn modelId="{4EAF4695-D5F2-C243-89D3-C195454BA7A1}" type="presParOf" srcId="{664F0899-9017-4C44-B6DC-F4E16FA6FCE2}" destId="{D0ABE644-057F-0D4B-8C8B-7A489A372E7E}" srcOrd="2" destOrd="0" presId="urn:microsoft.com/office/officeart/2005/8/layout/orgChart1"/>
    <dgm:cxn modelId="{66B2A10B-D6F6-6844-B617-A755C961BFD5}" type="presParOf" srcId="{23885920-837E-514C-A448-2BDEF721496D}" destId="{B244B6CD-D144-0B44-BFB3-8924F45B43EE}" srcOrd="10" destOrd="0" presId="urn:microsoft.com/office/officeart/2005/8/layout/orgChart1"/>
    <dgm:cxn modelId="{2B383474-75BE-2A4A-AAB3-1BCCB9A0BD2A}" type="presParOf" srcId="{23885920-837E-514C-A448-2BDEF721496D}" destId="{6C5373F8-29C9-6241-A669-D66C41CFCF86}" srcOrd="11" destOrd="0" presId="urn:microsoft.com/office/officeart/2005/8/layout/orgChart1"/>
    <dgm:cxn modelId="{B43D40C8-7D73-D145-8A03-E30A8A6729EF}" type="presParOf" srcId="{6C5373F8-29C9-6241-A669-D66C41CFCF86}" destId="{3C591B12-7244-CE48-B797-B2A4242B07BE}" srcOrd="0" destOrd="0" presId="urn:microsoft.com/office/officeart/2005/8/layout/orgChart1"/>
    <dgm:cxn modelId="{E5857D78-0670-EB4F-A00E-DFE9394E4860}" type="presParOf" srcId="{3C591B12-7244-CE48-B797-B2A4242B07BE}" destId="{A6A9BF5D-5842-4949-BFF4-5A3A90B6239A}" srcOrd="0" destOrd="0" presId="urn:microsoft.com/office/officeart/2005/8/layout/orgChart1"/>
    <dgm:cxn modelId="{DD2178A1-8F8E-7747-A906-0A824E7D4211}" type="presParOf" srcId="{3C591B12-7244-CE48-B797-B2A4242B07BE}" destId="{549755B5-46B3-C449-902E-543D94053D82}" srcOrd="1" destOrd="0" presId="urn:microsoft.com/office/officeart/2005/8/layout/orgChart1"/>
    <dgm:cxn modelId="{56F4176B-C1AA-6E40-AE00-6C2151183D30}" type="presParOf" srcId="{6C5373F8-29C9-6241-A669-D66C41CFCF86}" destId="{99DD8303-AE4D-BB46-98C2-1654744C1CC1}" srcOrd="1" destOrd="0" presId="urn:microsoft.com/office/officeart/2005/8/layout/orgChart1"/>
    <dgm:cxn modelId="{7B4AB722-EDDD-4F4E-972D-BE0F4D104CCA}" type="presParOf" srcId="{6C5373F8-29C9-6241-A669-D66C41CFCF86}" destId="{E4813695-F832-184F-B78F-0C11D77BE686}" srcOrd="2" destOrd="0" presId="urn:microsoft.com/office/officeart/2005/8/layout/orgChart1"/>
    <dgm:cxn modelId="{4A6F8B9C-0C1A-D04D-936D-5C697430D3D8}" type="presParOf" srcId="{D24C16D0-DC74-F14A-8C4A-4D6378DDF55F}" destId="{8271C128-C229-CC47-90FA-16FAEDC20795}" srcOrd="2" destOrd="0" presId="urn:microsoft.com/office/officeart/2005/8/layout/orgChart1"/>
    <dgm:cxn modelId="{FD2C6C36-E111-5A44-9D25-3688C8A87037}" type="presParOf" srcId="{C5E64533-E8DE-0E41-AEE9-93B72ED70324}" destId="{E4106D55-AE04-F149-83CD-D55DA1F89557}" srcOrd="14" destOrd="0" presId="urn:microsoft.com/office/officeart/2005/8/layout/orgChart1"/>
    <dgm:cxn modelId="{9CF27011-0C42-E348-BF78-4741928F052B}" type="presParOf" srcId="{C5E64533-E8DE-0E41-AEE9-93B72ED70324}" destId="{C7E295D3-719E-BB42-98F8-0C8E3467C61D}" srcOrd="15" destOrd="0" presId="urn:microsoft.com/office/officeart/2005/8/layout/orgChart1"/>
    <dgm:cxn modelId="{CE42186F-A094-3442-899B-07F24F5F9972}" type="presParOf" srcId="{C7E295D3-719E-BB42-98F8-0C8E3467C61D}" destId="{3A8B3A92-17AC-5540-A0F9-928FEC6F2FCC}" srcOrd="0" destOrd="0" presId="urn:microsoft.com/office/officeart/2005/8/layout/orgChart1"/>
    <dgm:cxn modelId="{17350281-07C1-7847-B9BE-C82F93696091}" type="presParOf" srcId="{3A8B3A92-17AC-5540-A0F9-928FEC6F2FCC}" destId="{1ED568A5-2DE3-F043-9AB1-8BF6BA67A85A}" srcOrd="0" destOrd="0" presId="urn:microsoft.com/office/officeart/2005/8/layout/orgChart1"/>
    <dgm:cxn modelId="{D519B227-C6CD-CB4D-B98E-3119C462454E}" type="presParOf" srcId="{3A8B3A92-17AC-5540-A0F9-928FEC6F2FCC}" destId="{6391B118-F4FF-824B-A740-A684101E60D0}" srcOrd="1" destOrd="0" presId="urn:microsoft.com/office/officeart/2005/8/layout/orgChart1"/>
    <dgm:cxn modelId="{CCE835ED-EA9D-D541-B560-D6AC1815EC25}" type="presParOf" srcId="{C7E295D3-719E-BB42-98F8-0C8E3467C61D}" destId="{D3AE35B9-ECF9-1043-B49C-6D331C1E12C6}" srcOrd="1" destOrd="0" presId="urn:microsoft.com/office/officeart/2005/8/layout/orgChart1"/>
    <dgm:cxn modelId="{D7587AA8-A90F-B144-B526-C838EDCDB0D8}" type="presParOf" srcId="{D3AE35B9-ECF9-1043-B49C-6D331C1E12C6}" destId="{114BBF06-0AC2-2B4E-ACF7-AC1044FD8B04}" srcOrd="0" destOrd="0" presId="urn:microsoft.com/office/officeart/2005/8/layout/orgChart1"/>
    <dgm:cxn modelId="{75A5DCFF-93D1-7441-BC88-2C6D76B93D51}" type="presParOf" srcId="{D3AE35B9-ECF9-1043-B49C-6D331C1E12C6}" destId="{EB9A249C-F7F9-7846-858B-1944003C03AA}" srcOrd="1" destOrd="0" presId="urn:microsoft.com/office/officeart/2005/8/layout/orgChart1"/>
    <dgm:cxn modelId="{B195A559-06CF-8A44-8A25-BF3487DDC0DC}" type="presParOf" srcId="{EB9A249C-F7F9-7846-858B-1944003C03AA}" destId="{BE538EA4-E761-3349-80AF-5E12E039C370}" srcOrd="0" destOrd="0" presId="urn:microsoft.com/office/officeart/2005/8/layout/orgChart1"/>
    <dgm:cxn modelId="{FA38FF0B-78AF-C64F-A57F-AF053F11AF8A}" type="presParOf" srcId="{BE538EA4-E761-3349-80AF-5E12E039C370}" destId="{A4A4148B-2EBF-B64B-A60D-2FF116A7333C}" srcOrd="0" destOrd="0" presId="urn:microsoft.com/office/officeart/2005/8/layout/orgChart1"/>
    <dgm:cxn modelId="{6B37B403-C99F-6944-B9AC-B85A0943D923}" type="presParOf" srcId="{BE538EA4-E761-3349-80AF-5E12E039C370}" destId="{EC0E24AC-A52D-624A-BCFD-F5D25CF7F62C}" srcOrd="1" destOrd="0" presId="urn:microsoft.com/office/officeart/2005/8/layout/orgChart1"/>
    <dgm:cxn modelId="{3FFE0525-AA9E-8348-8F51-4CAB10AA6DB4}" type="presParOf" srcId="{EB9A249C-F7F9-7846-858B-1944003C03AA}" destId="{4ADBDEFD-7BBF-F94D-888B-A024EC27F47A}" srcOrd="1" destOrd="0" presId="urn:microsoft.com/office/officeart/2005/8/layout/orgChart1"/>
    <dgm:cxn modelId="{63FB9369-74E9-3D4C-95E8-451B4E118F2E}" type="presParOf" srcId="{EB9A249C-F7F9-7846-858B-1944003C03AA}" destId="{DB821ACE-C8BD-2343-A139-6A1ADB0FF799}" srcOrd="2" destOrd="0" presId="urn:microsoft.com/office/officeart/2005/8/layout/orgChart1"/>
    <dgm:cxn modelId="{1296E7C6-8D8C-8148-A993-66E2EA1882D3}" type="presParOf" srcId="{D3AE35B9-ECF9-1043-B49C-6D331C1E12C6}" destId="{DAA9A0F8-A914-1A48-9C0C-425996FBE4D9}" srcOrd="2" destOrd="0" presId="urn:microsoft.com/office/officeart/2005/8/layout/orgChart1"/>
    <dgm:cxn modelId="{405FF8E4-5167-8446-A05B-93F14C235459}" type="presParOf" srcId="{D3AE35B9-ECF9-1043-B49C-6D331C1E12C6}" destId="{EBD0E030-5B5F-0849-8B5A-71BF0C236363}" srcOrd="3" destOrd="0" presId="urn:microsoft.com/office/officeart/2005/8/layout/orgChart1"/>
    <dgm:cxn modelId="{3E580959-E173-6643-8E91-0A397CC1D759}" type="presParOf" srcId="{EBD0E030-5B5F-0849-8B5A-71BF0C236363}" destId="{93A9315E-E1E0-8E4A-A235-216DFF59D7B8}" srcOrd="0" destOrd="0" presId="urn:microsoft.com/office/officeart/2005/8/layout/orgChart1"/>
    <dgm:cxn modelId="{0C6E3DF9-A910-9B46-8D9B-7EF79567BEAF}" type="presParOf" srcId="{93A9315E-E1E0-8E4A-A235-216DFF59D7B8}" destId="{ACCB692D-C4B8-0343-A0DE-471CAC9E5686}" srcOrd="0" destOrd="0" presId="urn:microsoft.com/office/officeart/2005/8/layout/orgChart1"/>
    <dgm:cxn modelId="{D1F34AAD-B47B-A041-9799-9CE619C129EB}" type="presParOf" srcId="{93A9315E-E1E0-8E4A-A235-216DFF59D7B8}" destId="{E18FDCFD-C354-EB47-BFBF-1FB4A9C43B1C}" srcOrd="1" destOrd="0" presId="urn:microsoft.com/office/officeart/2005/8/layout/orgChart1"/>
    <dgm:cxn modelId="{8B723273-E448-3B4F-B9D6-894AA283F241}" type="presParOf" srcId="{EBD0E030-5B5F-0849-8B5A-71BF0C236363}" destId="{4B20DA4A-8DFB-8F4D-9F40-61344912E770}" srcOrd="1" destOrd="0" presId="urn:microsoft.com/office/officeart/2005/8/layout/orgChart1"/>
    <dgm:cxn modelId="{FDF65E98-8C72-2E4A-9C56-AD94441461AC}" type="presParOf" srcId="{EBD0E030-5B5F-0849-8B5A-71BF0C236363}" destId="{4390FC51-B638-3B4A-8A2E-D67986BE9898}" srcOrd="2" destOrd="0" presId="urn:microsoft.com/office/officeart/2005/8/layout/orgChart1"/>
    <dgm:cxn modelId="{FB09297D-6EE8-914F-8EB4-558C78218274}" type="presParOf" srcId="{D3AE35B9-ECF9-1043-B49C-6D331C1E12C6}" destId="{CF39C6A9-89DB-C247-98DE-8857EF9285F2}" srcOrd="4" destOrd="0" presId="urn:microsoft.com/office/officeart/2005/8/layout/orgChart1"/>
    <dgm:cxn modelId="{67DD6A1E-2253-8A4B-BB10-7F7BBCB7101F}" type="presParOf" srcId="{D3AE35B9-ECF9-1043-B49C-6D331C1E12C6}" destId="{DA7F3DFD-4F73-6941-B10C-4D1FA2261A34}" srcOrd="5" destOrd="0" presId="urn:microsoft.com/office/officeart/2005/8/layout/orgChart1"/>
    <dgm:cxn modelId="{24FE267F-C861-9144-BE70-8B89B2515663}" type="presParOf" srcId="{DA7F3DFD-4F73-6941-B10C-4D1FA2261A34}" destId="{CCDFC46F-D624-EF40-B65C-D631BBBD1685}" srcOrd="0" destOrd="0" presId="urn:microsoft.com/office/officeart/2005/8/layout/orgChart1"/>
    <dgm:cxn modelId="{30E02575-7901-FC4C-832A-12718E61765B}" type="presParOf" srcId="{CCDFC46F-D624-EF40-B65C-D631BBBD1685}" destId="{9D60ACE5-F481-3943-ABD8-9C8D98CEF5C5}" srcOrd="0" destOrd="0" presId="urn:microsoft.com/office/officeart/2005/8/layout/orgChart1"/>
    <dgm:cxn modelId="{B7304CAC-E654-3D48-B01F-EA97C454C623}" type="presParOf" srcId="{CCDFC46F-D624-EF40-B65C-D631BBBD1685}" destId="{16F4A313-6A05-314C-A65E-685B9C4CF674}" srcOrd="1" destOrd="0" presId="urn:microsoft.com/office/officeart/2005/8/layout/orgChart1"/>
    <dgm:cxn modelId="{7D5BC0BC-EF49-FC4B-BF64-B28C3065CFD8}" type="presParOf" srcId="{DA7F3DFD-4F73-6941-B10C-4D1FA2261A34}" destId="{B6461A6D-01A5-5744-840B-6E0A031FF851}" srcOrd="1" destOrd="0" presId="urn:microsoft.com/office/officeart/2005/8/layout/orgChart1"/>
    <dgm:cxn modelId="{EFD47F8C-9CF3-404F-A444-26976B007844}" type="presParOf" srcId="{DA7F3DFD-4F73-6941-B10C-4D1FA2261A34}" destId="{7EA0C25F-5442-4A40-BC00-8C0719888B9C}" srcOrd="2" destOrd="0" presId="urn:microsoft.com/office/officeart/2005/8/layout/orgChart1"/>
    <dgm:cxn modelId="{531D41E5-CF29-124A-B039-87F99C03384A}" type="presParOf" srcId="{D3AE35B9-ECF9-1043-B49C-6D331C1E12C6}" destId="{2AC8EE3B-40FD-B841-B91A-EDF60C20E833}" srcOrd="6" destOrd="0" presId="urn:microsoft.com/office/officeart/2005/8/layout/orgChart1"/>
    <dgm:cxn modelId="{39FF6F42-22FB-0242-8459-7D97EF6F0713}" type="presParOf" srcId="{D3AE35B9-ECF9-1043-B49C-6D331C1E12C6}" destId="{6C1B51B1-B61B-FE44-85D4-4EAD6C972D6B}" srcOrd="7" destOrd="0" presId="urn:microsoft.com/office/officeart/2005/8/layout/orgChart1"/>
    <dgm:cxn modelId="{66A6AF47-00D1-624C-9936-F900AAB6BF96}" type="presParOf" srcId="{6C1B51B1-B61B-FE44-85D4-4EAD6C972D6B}" destId="{A41EE50E-4432-E049-8052-D72D67FAD0AD}" srcOrd="0" destOrd="0" presId="urn:microsoft.com/office/officeart/2005/8/layout/orgChart1"/>
    <dgm:cxn modelId="{B514978B-2B7F-634D-8FC2-8CFE37D3D826}" type="presParOf" srcId="{A41EE50E-4432-E049-8052-D72D67FAD0AD}" destId="{A9BFB69D-AFC9-1643-B8E8-B57E8DB3E8BA}" srcOrd="0" destOrd="0" presId="urn:microsoft.com/office/officeart/2005/8/layout/orgChart1"/>
    <dgm:cxn modelId="{5451DF3C-2945-3647-8F2D-E1361211D8AF}" type="presParOf" srcId="{A41EE50E-4432-E049-8052-D72D67FAD0AD}" destId="{C3AEC6CE-BD48-9840-AC82-C265178FAECA}" srcOrd="1" destOrd="0" presId="urn:microsoft.com/office/officeart/2005/8/layout/orgChart1"/>
    <dgm:cxn modelId="{13AA3609-EB31-444E-8EAB-C3E5D6364B17}" type="presParOf" srcId="{6C1B51B1-B61B-FE44-85D4-4EAD6C972D6B}" destId="{4DE23BDB-6259-8B4A-9D76-A0C6A1D41BD9}" srcOrd="1" destOrd="0" presId="urn:microsoft.com/office/officeart/2005/8/layout/orgChart1"/>
    <dgm:cxn modelId="{41AADC03-A3BC-BB47-8867-381A21AC3804}" type="presParOf" srcId="{6C1B51B1-B61B-FE44-85D4-4EAD6C972D6B}" destId="{DB3C8DB0-47B8-7B4D-A0C3-03E6C1966AA3}" srcOrd="2" destOrd="0" presId="urn:microsoft.com/office/officeart/2005/8/layout/orgChart1"/>
    <dgm:cxn modelId="{DF33AFE0-C382-6E40-8100-18F59ECA9355}" type="presParOf" srcId="{D3AE35B9-ECF9-1043-B49C-6D331C1E12C6}" destId="{95D14A0E-9DB6-9C4B-897B-C8F594B9837C}" srcOrd="8" destOrd="0" presId="urn:microsoft.com/office/officeart/2005/8/layout/orgChart1"/>
    <dgm:cxn modelId="{CD15B2F8-F117-D94E-99FA-E66906664CC1}" type="presParOf" srcId="{D3AE35B9-ECF9-1043-B49C-6D331C1E12C6}" destId="{E2564573-F349-D94A-8FAA-3BAE2B61D02C}" srcOrd="9" destOrd="0" presId="urn:microsoft.com/office/officeart/2005/8/layout/orgChart1"/>
    <dgm:cxn modelId="{09CF4912-0E1A-9445-B9BC-4E73FB94E9BA}" type="presParOf" srcId="{E2564573-F349-D94A-8FAA-3BAE2B61D02C}" destId="{5068AB70-126A-C84F-8E01-865CEC00287D}" srcOrd="0" destOrd="0" presId="urn:microsoft.com/office/officeart/2005/8/layout/orgChart1"/>
    <dgm:cxn modelId="{AD411178-47C8-5B49-B559-8666C0C4CEC6}" type="presParOf" srcId="{5068AB70-126A-C84F-8E01-865CEC00287D}" destId="{36C1E6D7-9572-D34C-BC3D-6D98A2930071}" srcOrd="0" destOrd="0" presId="urn:microsoft.com/office/officeart/2005/8/layout/orgChart1"/>
    <dgm:cxn modelId="{81FEB295-0761-A942-BD54-A3D531528796}" type="presParOf" srcId="{5068AB70-126A-C84F-8E01-865CEC00287D}" destId="{F2083BF3-93F0-BD45-A729-E71B7F53E41C}" srcOrd="1" destOrd="0" presId="urn:microsoft.com/office/officeart/2005/8/layout/orgChart1"/>
    <dgm:cxn modelId="{8402DFF0-F3D1-754B-9AF9-49FFF4B531A3}" type="presParOf" srcId="{E2564573-F349-D94A-8FAA-3BAE2B61D02C}" destId="{3F249A09-7249-CC49-8028-7B7845E89D34}" srcOrd="1" destOrd="0" presId="urn:microsoft.com/office/officeart/2005/8/layout/orgChart1"/>
    <dgm:cxn modelId="{7A156F5E-9119-AC4C-859C-800AAD4BB29D}" type="presParOf" srcId="{E2564573-F349-D94A-8FAA-3BAE2B61D02C}" destId="{9891B26B-C669-114D-9F49-8A243AD0BE17}" srcOrd="2" destOrd="0" presId="urn:microsoft.com/office/officeart/2005/8/layout/orgChart1"/>
    <dgm:cxn modelId="{6DE58C94-8DD8-3C48-95CC-3B19D888DF13}" type="presParOf" srcId="{D3AE35B9-ECF9-1043-B49C-6D331C1E12C6}" destId="{608D0D27-0F48-3D4A-B50C-7DBE88E35F3A}" srcOrd="10" destOrd="0" presId="urn:microsoft.com/office/officeart/2005/8/layout/orgChart1"/>
    <dgm:cxn modelId="{55FC1DC5-5582-8A4A-916E-A5ABCD1B4217}" type="presParOf" srcId="{D3AE35B9-ECF9-1043-B49C-6D331C1E12C6}" destId="{9395D53F-6BEA-F046-B6C5-4B8C415BE875}" srcOrd="11" destOrd="0" presId="urn:microsoft.com/office/officeart/2005/8/layout/orgChart1"/>
    <dgm:cxn modelId="{F6600F89-9B01-E348-8AC5-23C774C38191}" type="presParOf" srcId="{9395D53F-6BEA-F046-B6C5-4B8C415BE875}" destId="{E0D8363C-F79B-494D-96D9-93651B6C3F52}" srcOrd="0" destOrd="0" presId="urn:microsoft.com/office/officeart/2005/8/layout/orgChart1"/>
    <dgm:cxn modelId="{2977FF83-1889-FE46-B25B-EDF920CE6B30}" type="presParOf" srcId="{E0D8363C-F79B-494D-96D9-93651B6C3F52}" destId="{9F0CC141-F5C5-1248-A93B-7BC77E1897DB}" srcOrd="0" destOrd="0" presId="urn:microsoft.com/office/officeart/2005/8/layout/orgChart1"/>
    <dgm:cxn modelId="{9593033F-0935-784A-B565-352E349CFD40}" type="presParOf" srcId="{E0D8363C-F79B-494D-96D9-93651B6C3F52}" destId="{3EA2CE13-C5EA-1E43-8F61-96C3214E1B0C}" srcOrd="1" destOrd="0" presId="urn:microsoft.com/office/officeart/2005/8/layout/orgChart1"/>
    <dgm:cxn modelId="{821868FB-528A-084D-9100-A9DD30585924}" type="presParOf" srcId="{9395D53F-6BEA-F046-B6C5-4B8C415BE875}" destId="{AC826899-BB5C-1248-B0EA-E733E59D174C}" srcOrd="1" destOrd="0" presId="urn:microsoft.com/office/officeart/2005/8/layout/orgChart1"/>
    <dgm:cxn modelId="{27B13956-B095-7746-A7E9-60BC989AA041}" type="presParOf" srcId="{9395D53F-6BEA-F046-B6C5-4B8C415BE875}" destId="{CF416475-B6D1-F04E-8433-95FAE66BD41F}" srcOrd="2" destOrd="0" presId="urn:microsoft.com/office/officeart/2005/8/layout/orgChart1"/>
    <dgm:cxn modelId="{2F4535E8-B2F5-EE45-A868-55B928C3587D}" type="presParOf" srcId="{C7E295D3-719E-BB42-98F8-0C8E3467C61D}" destId="{10B67ECB-381C-3943-A007-CF3AC70C4304}" srcOrd="2" destOrd="0" presId="urn:microsoft.com/office/officeart/2005/8/layout/orgChart1"/>
    <dgm:cxn modelId="{CFF24356-D7AC-8A41-BE23-32EE4DEC194C}" type="presParOf" srcId="{C5E64533-E8DE-0E41-AEE9-93B72ED70324}" destId="{F2DF2366-ADF0-D048-B0C5-1C9D93E4C16A}" srcOrd="16" destOrd="0" presId="urn:microsoft.com/office/officeart/2005/8/layout/orgChart1"/>
    <dgm:cxn modelId="{497D073A-C6DD-3249-86A2-DA5C3B3FC11B}" type="presParOf" srcId="{C5E64533-E8DE-0E41-AEE9-93B72ED70324}" destId="{A739E412-74FC-EF44-87C0-36BB69EC8EF3}" srcOrd="17" destOrd="0" presId="urn:microsoft.com/office/officeart/2005/8/layout/orgChart1"/>
    <dgm:cxn modelId="{FF0A12EC-B7F9-B543-8980-08E8F353DC66}" type="presParOf" srcId="{A739E412-74FC-EF44-87C0-36BB69EC8EF3}" destId="{13553E68-8CA2-074B-8298-A51EFE367BB2}" srcOrd="0" destOrd="0" presId="urn:microsoft.com/office/officeart/2005/8/layout/orgChart1"/>
    <dgm:cxn modelId="{801D3A17-F59F-9E4B-A7A8-5936FADBE05F}" type="presParOf" srcId="{13553E68-8CA2-074B-8298-A51EFE367BB2}" destId="{08095B8B-E567-6545-9107-AAA0492F290A}" srcOrd="0" destOrd="0" presId="urn:microsoft.com/office/officeart/2005/8/layout/orgChart1"/>
    <dgm:cxn modelId="{1839C195-CCB5-EF40-BD86-B24F9E789451}" type="presParOf" srcId="{13553E68-8CA2-074B-8298-A51EFE367BB2}" destId="{B6982A33-24A4-0046-ADEB-C18CDA8AF634}" srcOrd="1" destOrd="0" presId="urn:microsoft.com/office/officeart/2005/8/layout/orgChart1"/>
    <dgm:cxn modelId="{7A7DD073-F2E7-6A4C-AA1D-C31ED1F4D6C8}" type="presParOf" srcId="{A739E412-74FC-EF44-87C0-36BB69EC8EF3}" destId="{8ABBD6EA-DF6F-3746-82A9-E359F91FE0A9}" srcOrd="1" destOrd="0" presId="urn:microsoft.com/office/officeart/2005/8/layout/orgChart1"/>
    <dgm:cxn modelId="{F37C7B1F-3B77-D941-8711-3D2D1B6EF380}" type="presParOf" srcId="{8ABBD6EA-DF6F-3746-82A9-E359F91FE0A9}" destId="{259AE578-3323-A849-9021-1DB0E5BEA084}" srcOrd="0" destOrd="0" presId="urn:microsoft.com/office/officeart/2005/8/layout/orgChart1"/>
    <dgm:cxn modelId="{50D75742-BCA5-AC48-ADFB-6EBEAC9C2DD9}" type="presParOf" srcId="{8ABBD6EA-DF6F-3746-82A9-E359F91FE0A9}" destId="{EDE625AA-9541-184A-97B0-F5F1D77FE70D}" srcOrd="1" destOrd="0" presId="urn:microsoft.com/office/officeart/2005/8/layout/orgChart1"/>
    <dgm:cxn modelId="{2A471938-D8EA-9A49-AD20-5D6133CC7069}" type="presParOf" srcId="{EDE625AA-9541-184A-97B0-F5F1D77FE70D}" destId="{1812211D-5496-AA4A-864F-236F21E08E09}" srcOrd="0" destOrd="0" presId="urn:microsoft.com/office/officeart/2005/8/layout/orgChart1"/>
    <dgm:cxn modelId="{A74D29B9-CB2E-E042-A553-4C43769DDFEF}" type="presParOf" srcId="{1812211D-5496-AA4A-864F-236F21E08E09}" destId="{DE1C204E-1931-9F41-BF4D-CEEF367AE121}" srcOrd="0" destOrd="0" presId="urn:microsoft.com/office/officeart/2005/8/layout/orgChart1"/>
    <dgm:cxn modelId="{26EB8EEA-60B4-F14B-975D-C129CA1AF6DF}" type="presParOf" srcId="{1812211D-5496-AA4A-864F-236F21E08E09}" destId="{F510BC6D-6F08-5646-A4E6-857A2CE0AE24}" srcOrd="1" destOrd="0" presId="urn:microsoft.com/office/officeart/2005/8/layout/orgChart1"/>
    <dgm:cxn modelId="{543D1728-ECDC-3240-B333-A7B73FEBF6FB}" type="presParOf" srcId="{EDE625AA-9541-184A-97B0-F5F1D77FE70D}" destId="{07AF7797-7EC8-AE47-BCE3-77D5EE4FC865}" srcOrd="1" destOrd="0" presId="urn:microsoft.com/office/officeart/2005/8/layout/orgChart1"/>
    <dgm:cxn modelId="{9F177114-8A02-C84B-A11A-79CB02DC09BC}" type="presParOf" srcId="{EDE625AA-9541-184A-97B0-F5F1D77FE70D}" destId="{562AF7F1-B912-304B-968F-B90BDC25129E}" srcOrd="2" destOrd="0" presId="urn:microsoft.com/office/officeart/2005/8/layout/orgChart1"/>
    <dgm:cxn modelId="{321FF466-A420-4B45-9780-0E8FCF30E965}" type="presParOf" srcId="{8ABBD6EA-DF6F-3746-82A9-E359F91FE0A9}" destId="{06A67937-EEC7-3F44-9E12-E575F3AD4244}" srcOrd="2" destOrd="0" presId="urn:microsoft.com/office/officeart/2005/8/layout/orgChart1"/>
    <dgm:cxn modelId="{CC41DFA2-8FCD-AC47-A2DA-FBB2EA535961}" type="presParOf" srcId="{8ABBD6EA-DF6F-3746-82A9-E359F91FE0A9}" destId="{E78104A2-7D32-B249-BDE8-97902F67F65B}" srcOrd="3" destOrd="0" presId="urn:microsoft.com/office/officeart/2005/8/layout/orgChart1"/>
    <dgm:cxn modelId="{255BE456-972E-5245-A3A7-A6ADCF8427D9}" type="presParOf" srcId="{E78104A2-7D32-B249-BDE8-97902F67F65B}" destId="{E84E83E5-654D-6D44-A898-9897A10A479F}" srcOrd="0" destOrd="0" presId="urn:microsoft.com/office/officeart/2005/8/layout/orgChart1"/>
    <dgm:cxn modelId="{52191A38-34DD-2B47-B970-2C6589A8D410}" type="presParOf" srcId="{E84E83E5-654D-6D44-A898-9897A10A479F}" destId="{AB54C68E-7590-094B-8A5D-D92C3540AFD3}" srcOrd="0" destOrd="0" presId="urn:microsoft.com/office/officeart/2005/8/layout/orgChart1"/>
    <dgm:cxn modelId="{3179AB7E-05C6-9D44-A557-F565CDE8A17E}" type="presParOf" srcId="{E84E83E5-654D-6D44-A898-9897A10A479F}" destId="{1160A4DB-FCEE-6743-8266-7F604A4B6AC3}" srcOrd="1" destOrd="0" presId="urn:microsoft.com/office/officeart/2005/8/layout/orgChart1"/>
    <dgm:cxn modelId="{EBFFDD97-252E-064D-A111-02A6DE5EB418}" type="presParOf" srcId="{E78104A2-7D32-B249-BDE8-97902F67F65B}" destId="{E114278B-7954-964C-AC37-F6413A2ED94B}" srcOrd="1" destOrd="0" presId="urn:microsoft.com/office/officeart/2005/8/layout/orgChart1"/>
    <dgm:cxn modelId="{07F78350-8976-DE4E-86F7-F5E6A2FA7235}" type="presParOf" srcId="{E78104A2-7D32-B249-BDE8-97902F67F65B}" destId="{285E33B2-C9C9-AF4F-9EE4-0E10996C2C4D}" srcOrd="2" destOrd="0" presId="urn:microsoft.com/office/officeart/2005/8/layout/orgChart1"/>
    <dgm:cxn modelId="{B0958ECC-2AB0-D347-BB87-C7E7FC54254F}" type="presParOf" srcId="{8ABBD6EA-DF6F-3746-82A9-E359F91FE0A9}" destId="{9D2F8D3D-DBD0-D44E-A900-D94DBE74773C}" srcOrd="4" destOrd="0" presId="urn:microsoft.com/office/officeart/2005/8/layout/orgChart1"/>
    <dgm:cxn modelId="{78E18ACB-5582-E547-A8D2-545A7526014E}" type="presParOf" srcId="{8ABBD6EA-DF6F-3746-82A9-E359F91FE0A9}" destId="{46A98D79-2F99-884C-8975-FFC3782255C5}" srcOrd="5" destOrd="0" presId="urn:microsoft.com/office/officeart/2005/8/layout/orgChart1"/>
    <dgm:cxn modelId="{B885D58A-CD96-9C4C-B857-8FAECB545B08}" type="presParOf" srcId="{46A98D79-2F99-884C-8975-FFC3782255C5}" destId="{908DDD7D-055C-7F4F-9728-AD7225D3755D}" srcOrd="0" destOrd="0" presId="urn:microsoft.com/office/officeart/2005/8/layout/orgChart1"/>
    <dgm:cxn modelId="{1C30A68D-906E-054F-9BE2-BE6D616FFBBF}" type="presParOf" srcId="{908DDD7D-055C-7F4F-9728-AD7225D3755D}" destId="{051A0FCC-95D0-6244-9ECD-DB2C13229C63}" srcOrd="0" destOrd="0" presId="urn:microsoft.com/office/officeart/2005/8/layout/orgChart1"/>
    <dgm:cxn modelId="{805BCB0D-8EC8-3347-92C3-17519D53FC83}" type="presParOf" srcId="{908DDD7D-055C-7F4F-9728-AD7225D3755D}" destId="{B0238EAB-70C3-2D43-A291-DD06BA7AA38B}" srcOrd="1" destOrd="0" presId="urn:microsoft.com/office/officeart/2005/8/layout/orgChart1"/>
    <dgm:cxn modelId="{FD3CEB1A-26CE-7044-8E4F-B446356993ED}" type="presParOf" srcId="{46A98D79-2F99-884C-8975-FFC3782255C5}" destId="{1D6B9841-26D2-8347-9726-F045F49A93A9}" srcOrd="1" destOrd="0" presId="urn:microsoft.com/office/officeart/2005/8/layout/orgChart1"/>
    <dgm:cxn modelId="{CD08251D-623C-DF41-8FCB-5597D0FC3834}" type="presParOf" srcId="{46A98D79-2F99-884C-8975-FFC3782255C5}" destId="{5D75EA1A-FC60-E741-9757-BDD4EDB8BD35}" srcOrd="2" destOrd="0" presId="urn:microsoft.com/office/officeart/2005/8/layout/orgChart1"/>
    <dgm:cxn modelId="{1665B152-6E60-0747-B411-518BB662AD57}" type="presParOf" srcId="{8ABBD6EA-DF6F-3746-82A9-E359F91FE0A9}" destId="{2BE1C055-B559-9F42-B8A4-78CB62C4EBFD}" srcOrd="6" destOrd="0" presId="urn:microsoft.com/office/officeart/2005/8/layout/orgChart1"/>
    <dgm:cxn modelId="{5314FF17-0F00-A740-BDF3-F368F82983A4}" type="presParOf" srcId="{8ABBD6EA-DF6F-3746-82A9-E359F91FE0A9}" destId="{041DD602-7D5F-8343-998F-A3DAD50FBD7F}" srcOrd="7" destOrd="0" presId="urn:microsoft.com/office/officeart/2005/8/layout/orgChart1"/>
    <dgm:cxn modelId="{9A8D507A-DF83-D64D-90EE-B271171A5ACD}" type="presParOf" srcId="{041DD602-7D5F-8343-998F-A3DAD50FBD7F}" destId="{2CEAF6CD-6F12-B447-89EE-345FDFCDC82C}" srcOrd="0" destOrd="0" presId="urn:microsoft.com/office/officeart/2005/8/layout/orgChart1"/>
    <dgm:cxn modelId="{70CB0358-45C1-8D41-8AAF-FC8ABF12E149}" type="presParOf" srcId="{2CEAF6CD-6F12-B447-89EE-345FDFCDC82C}" destId="{42E6C8CF-B69C-7843-A5A4-E7EF0D6692C7}" srcOrd="0" destOrd="0" presId="urn:microsoft.com/office/officeart/2005/8/layout/orgChart1"/>
    <dgm:cxn modelId="{04D06DF0-CF78-E34F-B31C-B7BC2E28C194}" type="presParOf" srcId="{2CEAF6CD-6F12-B447-89EE-345FDFCDC82C}" destId="{5F7E932E-F600-0748-A5E4-1B746F278ACE}" srcOrd="1" destOrd="0" presId="urn:microsoft.com/office/officeart/2005/8/layout/orgChart1"/>
    <dgm:cxn modelId="{1A23FF87-CCD1-B746-8D81-9DDE2C1FE254}" type="presParOf" srcId="{041DD602-7D5F-8343-998F-A3DAD50FBD7F}" destId="{4488406F-4398-454D-8D5F-A91DBE63572E}" srcOrd="1" destOrd="0" presId="urn:microsoft.com/office/officeart/2005/8/layout/orgChart1"/>
    <dgm:cxn modelId="{34FBDE31-782F-5649-84DD-479FE30B0E9A}" type="presParOf" srcId="{041DD602-7D5F-8343-998F-A3DAD50FBD7F}" destId="{A4A23A65-32B6-A24B-8968-CE95D80E2AD2}" srcOrd="2" destOrd="0" presId="urn:microsoft.com/office/officeart/2005/8/layout/orgChart1"/>
    <dgm:cxn modelId="{A7CA375C-38D8-CA4A-BA0A-778887551A27}" type="presParOf" srcId="{A739E412-74FC-EF44-87C0-36BB69EC8EF3}" destId="{5B441024-339C-3543-8CAF-F23BFF9467D4}" srcOrd="2" destOrd="0" presId="urn:microsoft.com/office/officeart/2005/8/layout/orgChart1"/>
    <dgm:cxn modelId="{26AABC64-9B53-E14B-9781-BAE149E105F1}" type="presParOf" srcId="{A75FB369-013D-4F48-9F9A-90B4ABA25E67}" destId="{FDF022BA-4067-2E4F-B842-1641B573D998}" srcOrd="2" destOrd="0" presId="urn:microsoft.com/office/officeart/2005/8/layout/orgChart1"/>
  </dgm:cxnLst>
  <dgm:bg/>
  <dgm:whole/>
  <dgm:extLst>
    <a:ext uri="http://schemas.microsoft.com/office/drawing/2008/diagram">
      <dsp:dataModelExt xmlns:dsp="http://schemas.microsoft.com/office/drawing/2008/diagram" relId="rId1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BE1C055-B559-9F42-B8A4-78CB62C4EBFD}">
      <dsp:nvSpPr>
        <dsp:cNvPr id="0" name=""/>
        <dsp:cNvSpPr/>
      </dsp:nvSpPr>
      <dsp:spPr>
        <a:xfrm>
          <a:off x="5609426" y="697986"/>
          <a:ext cx="91440" cy="1493998"/>
        </a:xfrm>
        <a:custGeom>
          <a:avLst/>
          <a:gdLst/>
          <a:ahLst/>
          <a:cxnLst/>
          <a:rect l="0" t="0" r="0" b="0"/>
          <a:pathLst>
            <a:path>
              <a:moveTo>
                <a:pt x="45720" y="0"/>
              </a:moveTo>
              <a:lnTo>
                <a:pt x="45720" y="1493998"/>
              </a:lnTo>
              <a:lnTo>
                <a:pt x="132245" y="149399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2F8D3D-DBD0-D44E-A900-D94DBE74773C}">
      <dsp:nvSpPr>
        <dsp:cNvPr id="0" name=""/>
        <dsp:cNvSpPr/>
      </dsp:nvSpPr>
      <dsp:spPr>
        <a:xfrm>
          <a:off x="5609426" y="697986"/>
          <a:ext cx="91440" cy="1084446"/>
        </a:xfrm>
        <a:custGeom>
          <a:avLst/>
          <a:gdLst/>
          <a:ahLst/>
          <a:cxnLst/>
          <a:rect l="0" t="0" r="0" b="0"/>
          <a:pathLst>
            <a:path>
              <a:moveTo>
                <a:pt x="45720" y="0"/>
              </a:moveTo>
              <a:lnTo>
                <a:pt x="45720" y="1084446"/>
              </a:lnTo>
              <a:lnTo>
                <a:pt x="132245" y="108444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6A67937-EEC7-3F44-9E12-E575F3AD4244}">
      <dsp:nvSpPr>
        <dsp:cNvPr id="0" name=""/>
        <dsp:cNvSpPr/>
      </dsp:nvSpPr>
      <dsp:spPr>
        <a:xfrm>
          <a:off x="5609426" y="697986"/>
          <a:ext cx="91440" cy="674895"/>
        </a:xfrm>
        <a:custGeom>
          <a:avLst/>
          <a:gdLst/>
          <a:ahLst/>
          <a:cxnLst/>
          <a:rect l="0" t="0" r="0" b="0"/>
          <a:pathLst>
            <a:path>
              <a:moveTo>
                <a:pt x="45720" y="0"/>
              </a:moveTo>
              <a:lnTo>
                <a:pt x="45720" y="674895"/>
              </a:lnTo>
              <a:lnTo>
                <a:pt x="132245" y="67489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9AE578-3323-A849-9021-1DB0E5BEA084}">
      <dsp:nvSpPr>
        <dsp:cNvPr id="0" name=""/>
        <dsp:cNvSpPr/>
      </dsp:nvSpPr>
      <dsp:spPr>
        <a:xfrm>
          <a:off x="5609426" y="697986"/>
          <a:ext cx="91440" cy="265343"/>
        </a:xfrm>
        <a:custGeom>
          <a:avLst/>
          <a:gdLst/>
          <a:ahLst/>
          <a:cxnLst/>
          <a:rect l="0" t="0" r="0" b="0"/>
          <a:pathLst>
            <a:path>
              <a:moveTo>
                <a:pt x="45720" y="0"/>
              </a:moveTo>
              <a:lnTo>
                <a:pt x="45720" y="265343"/>
              </a:lnTo>
              <a:lnTo>
                <a:pt x="132245" y="26534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DF2366-ADF0-D048-B0C5-1C9D93E4C16A}">
      <dsp:nvSpPr>
        <dsp:cNvPr id="0" name=""/>
        <dsp:cNvSpPr/>
      </dsp:nvSpPr>
      <dsp:spPr>
        <a:xfrm>
          <a:off x="3094005" y="288434"/>
          <a:ext cx="2791873" cy="121135"/>
        </a:xfrm>
        <a:custGeom>
          <a:avLst/>
          <a:gdLst/>
          <a:ahLst/>
          <a:cxnLst/>
          <a:rect l="0" t="0" r="0" b="0"/>
          <a:pathLst>
            <a:path>
              <a:moveTo>
                <a:pt x="0" y="0"/>
              </a:moveTo>
              <a:lnTo>
                <a:pt x="0" y="60567"/>
              </a:lnTo>
              <a:lnTo>
                <a:pt x="2791873" y="60567"/>
              </a:lnTo>
              <a:lnTo>
                <a:pt x="2791873" y="121135"/>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8D0D27-0F48-3D4A-B50C-7DBE88E35F3A}">
      <dsp:nvSpPr>
        <dsp:cNvPr id="0" name=""/>
        <dsp:cNvSpPr/>
      </dsp:nvSpPr>
      <dsp:spPr>
        <a:xfrm>
          <a:off x="4911457" y="697986"/>
          <a:ext cx="91440" cy="2313101"/>
        </a:xfrm>
        <a:custGeom>
          <a:avLst/>
          <a:gdLst/>
          <a:ahLst/>
          <a:cxnLst/>
          <a:rect l="0" t="0" r="0" b="0"/>
          <a:pathLst>
            <a:path>
              <a:moveTo>
                <a:pt x="45720" y="0"/>
              </a:moveTo>
              <a:lnTo>
                <a:pt x="45720" y="2313101"/>
              </a:lnTo>
              <a:lnTo>
                <a:pt x="132245" y="231310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D14A0E-9DB6-9C4B-897B-C8F594B9837C}">
      <dsp:nvSpPr>
        <dsp:cNvPr id="0" name=""/>
        <dsp:cNvSpPr/>
      </dsp:nvSpPr>
      <dsp:spPr>
        <a:xfrm>
          <a:off x="4911457" y="697986"/>
          <a:ext cx="91440" cy="1903550"/>
        </a:xfrm>
        <a:custGeom>
          <a:avLst/>
          <a:gdLst/>
          <a:ahLst/>
          <a:cxnLst/>
          <a:rect l="0" t="0" r="0" b="0"/>
          <a:pathLst>
            <a:path>
              <a:moveTo>
                <a:pt x="45720" y="0"/>
              </a:moveTo>
              <a:lnTo>
                <a:pt x="45720" y="1903550"/>
              </a:lnTo>
              <a:lnTo>
                <a:pt x="132245" y="190355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C8EE3B-40FD-B841-B91A-EDF60C20E833}">
      <dsp:nvSpPr>
        <dsp:cNvPr id="0" name=""/>
        <dsp:cNvSpPr/>
      </dsp:nvSpPr>
      <dsp:spPr>
        <a:xfrm>
          <a:off x="4911457" y="697986"/>
          <a:ext cx="91440" cy="1493998"/>
        </a:xfrm>
        <a:custGeom>
          <a:avLst/>
          <a:gdLst/>
          <a:ahLst/>
          <a:cxnLst/>
          <a:rect l="0" t="0" r="0" b="0"/>
          <a:pathLst>
            <a:path>
              <a:moveTo>
                <a:pt x="45720" y="0"/>
              </a:moveTo>
              <a:lnTo>
                <a:pt x="45720" y="1493998"/>
              </a:lnTo>
              <a:lnTo>
                <a:pt x="132245" y="149399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39C6A9-89DB-C247-98DE-8857EF9285F2}">
      <dsp:nvSpPr>
        <dsp:cNvPr id="0" name=""/>
        <dsp:cNvSpPr/>
      </dsp:nvSpPr>
      <dsp:spPr>
        <a:xfrm>
          <a:off x="4911457" y="697986"/>
          <a:ext cx="91440" cy="1084446"/>
        </a:xfrm>
        <a:custGeom>
          <a:avLst/>
          <a:gdLst/>
          <a:ahLst/>
          <a:cxnLst/>
          <a:rect l="0" t="0" r="0" b="0"/>
          <a:pathLst>
            <a:path>
              <a:moveTo>
                <a:pt x="45720" y="0"/>
              </a:moveTo>
              <a:lnTo>
                <a:pt x="45720" y="1084446"/>
              </a:lnTo>
              <a:lnTo>
                <a:pt x="132245" y="108444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A9A0F8-A914-1A48-9C0C-425996FBE4D9}">
      <dsp:nvSpPr>
        <dsp:cNvPr id="0" name=""/>
        <dsp:cNvSpPr/>
      </dsp:nvSpPr>
      <dsp:spPr>
        <a:xfrm>
          <a:off x="4911457" y="697986"/>
          <a:ext cx="91440" cy="674895"/>
        </a:xfrm>
        <a:custGeom>
          <a:avLst/>
          <a:gdLst/>
          <a:ahLst/>
          <a:cxnLst/>
          <a:rect l="0" t="0" r="0" b="0"/>
          <a:pathLst>
            <a:path>
              <a:moveTo>
                <a:pt x="45720" y="0"/>
              </a:moveTo>
              <a:lnTo>
                <a:pt x="45720" y="674895"/>
              </a:lnTo>
              <a:lnTo>
                <a:pt x="132245" y="67489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4BBF06-0AC2-2B4E-ACF7-AC1044FD8B04}">
      <dsp:nvSpPr>
        <dsp:cNvPr id="0" name=""/>
        <dsp:cNvSpPr/>
      </dsp:nvSpPr>
      <dsp:spPr>
        <a:xfrm>
          <a:off x="4911457" y="697986"/>
          <a:ext cx="91440" cy="265343"/>
        </a:xfrm>
        <a:custGeom>
          <a:avLst/>
          <a:gdLst/>
          <a:ahLst/>
          <a:cxnLst/>
          <a:rect l="0" t="0" r="0" b="0"/>
          <a:pathLst>
            <a:path>
              <a:moveTo>
                <a:pt x="45720" y="0"/>
              </a:moveTo>
              <a:lnTo>
                <a:pt x="45720" y="265343"/>
              </a:lnTo>
              <a:lnTo>
                <a:pt x="132245" y="26534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4106D55-AE04-F149-83CD-D55DA1F89557}">
      <dsp:nvSpPr>
        <dsp:cNvPr id="0" name=""/>
        <dsp:cNvSpPr/>
      </dsp:nvSpPr>
      <dsp:spPr>
        <a:xfrm>
          <a:off x="3094005" y="288434"/>
          <a:ext cx="2093905" cy="121135"/>
        </a:xfrm>
        <a:custGeom>
          <a:avLst/>
          <a:gdLst/>
          <a:ahLst/>
          <a:cxnLst/>
          <a:rect l="0" t="0" r="0" b="0"/>
          <a:pathLst>
            <a:path>
              <a:moveTo>
                <a:pt x="0" y="0"/>
              </a:moveTo>
              <a:lnTo>
                <a:pt x="0" y="60567"/>
              </a:lnTo>
              <a:lnTo>
                <a:pt x="2093905" y="60567"/>
              </a:lnTo>
              <a:lnTo>
                <a:pt x="2093905" y="121135"/>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244B6CD-D144-0B44-BFB3-8924F45B43EE}">
      <dsp:nvSpPr>
        <dsp:cNvPr id="0" name=""/>
        <dsp:cNvSpPr/>
      </dsp:nvSpPr>
      <dsp:spPr>
        <a:xfrm>
          <a:off x="4213489" y="697986"/>
          <a:ext cx="91440" cy="2313101"/>
        </a:xfrm>
        <a:custGeom>
          <a:avLst/>
          <a:gdLst/>
          <a:ahLst/>
          <a:cxnLst/>
          <a:rect l="0" t="0" r="0" b="0"/>
          <a:pathLst>
            <a:path>
              <a:moveTo>
                <a:pt x="45720" y="0"/>
              </a:moveTo>
              <a:lnTo>
                <a:pt x="45720" y="2313101"/>
              </a:lnTo>
              <a:lnTo>
                <a:pt x="132245" y="231310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9345B4-DF63-E74D-A829-8CF45D534428}">
      <dsp:nvSpPr>
        <dsp:cNvPr id="0" name=""/>
        <dsp:cNvSpPr/>
      </dsp:nvSpPr>
      <dsp:spPr>
        <a:xfrm>
          <a:off x="4213489" y="697986"/>
          <a:ext cx="91440" cy="1903550"/>
        </a:xfrm>
        <a:custGeom>
          <a:avLst/>
          <a:gdLst/>
          <a:ahLst/>
          <a:cxnLst/>
          <a:rect l="0" t="0" r="0" b="0"/>
          <a:pathLst>
            <a:path>
              <a:moveTo>
                <a:pt x="45720" y="0"/>
              </a:moveTo>
              <a:lnTo>
                <a:pt x="45720" y="1903550"/>
              </a:lnTo>
              <a:lnTo>
                <a:pt x="132245" y="190355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67CE8B-6D94-1447-840D-74E9D426F83B}">
      <dsp:nvSpPr>
        <dsp:cNvPr id="0" name=""/>
        <dsp:cNvSpPr/>
      </dsp:nvSpPr>
      <dsp:spPr>
        <a:xfrm>
          <a:off x="4213489" y="697986"/>
          <a:ext cx="91440" cy="1493998"/>
        </a:xfrm>
        <a:custGeom>
          <a:avLst/>
          <a:gdLst/>
          <a:ahLst/>
          <a:cxnLst/>
          <a:rect l="0" t="0" r="0" b="0"/>
          <a:pathLst>
            <a:path>
              <a:moveTo>
                <a:pt x="45720" y="0"/>
              </a:moveTo>
              <a:lnTo>
                <a:pt x="45720" y="1493998"/>
              </a:lnTo>
              <a:lnTo>
                <a:pt x="132245" y="149399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2C8F70-671C-AA4E-96DC-E8D0DA54582C}">
      <dsp:nvSpPr>
        <dsp:cNvPr id="0" name=""/>
        <dsp:cNvSpPr/>
      </dsp:nvSpPr>
      <dsp:spPr>
        <a:xfrm>
          <a:off x="4213489" y="697986"/>
          <a:ext cx="91440" cy="1084446"/>
        </a:xfrm>
        <a:custGeom>
          <a:avLst/>
          <a:gdLst/>
          <a:ahLst/>
          <a:cxnLst/>
          <a:rect l="0" t="0" r="0" b="0"/>
          <a:pathLst>
            <a:path>
              <a:moveTo>
                <a:pt x="45720" y="0"/>
              </a:moveTo>
              <a:lnTo>
                <a:pt x="45720" y="1084446"/>
              </a:lnTo>
              <a:lnTo>
                <a:pt x="132245" y="108444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3D1E7A3-1DF0-2140-804A-0609A426B067}">
      <dsp:nvSpPr>
        <dsp:cNvPr id="0" name=""/>
        <dsp:cNvSpPr/>
      </dsp:nvSpPr>
      <dsp:spPr>
        <a:xfrm>
          <a:off x="4213489" y="697986"/>
          <a:ext cx="91440" cy="674895"/>
        </a:xfrm>
        <a:custGeom>
          <a:avLst/>
          <a:gdLst/>
          <a:ahLst/>
          <a:cxnLst/>
          <a:rect l="0" t="0" r="0" b="0"/>
          <a:pathLst>
            <a:path>
              <a:moveTo>
                <a:pt x="45720" y="0"/>
              </a:moveTo>
              <a:lnTo>
                <a:pt x="45720" y="674895"/>
              </a:lnTo>
              <a:lnTo>
                <a:pt x="132245" y="67489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75FAC2-1BA5-F349-8B1C-44D31BFB711B}">
      <dsp:nvSpPr>
        <dsp:cNvPr id="0" name=""/>
        <dsp:cNvSpPr/>
      </dsp:nvSpPr>
      <dsp:spPr>
        <a:xfrm>
          <a:off x="4213489" y="697986"/>
          <a:ext cx="91440" cy="265343"/>
        </a:xfrm>
        <a:custGeom>
          <a:avLst/>
          <a:gdLst/>
          <a:ahLst/>
          <a:cxnLst/>
          <a:rect l="0" t="0" r="0" b="0"/>
          <a:pathLst>
            <a:path>
              <a:moveTo>
                <a:pt x="45720" y="0"/>
              </a:moveTo>
              <a:lnTo>
                <a:pt x="45720" y="265343"/>
              </a:lnTo>
              <a:lnTo>
                <a:pt x="132245" y="26534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40A39B-4946-E947-B9AE-2B9622A82E92}">
      <dsp:nvSpPr>
        <dsp:cNvPr id="0" name=""/>
        <dsp:cNvSpPr/>
      </dsp:nvSpPr>
      <dsp:spPr>
        <a:xfrm>
          <a:off x="3094005" y="288434"/>
          <a:ext cx="1395936" cy="121135"/>
        </a:xfrm>
        <a:custGeom>
          <a:avLst/>
          <a:gdLst/>
          <a:ahLst/>
          <a:cxnLst/>
          <a:rect l="0" t="0" r="0" b="0"/>
          <a:pathLst>
            <a:path>
              <a:moveTo>
                <a:pt x="0" y="0"/>
              </a:moveTo>
              <a:lnTo>
                <a:pt x="0" y="60567"/>
              </a:lnTo>
              <a:lnTo>
                <a:pt x="1395936" y="60567"/>
              </a:lnTo>
              <a:lnTo>
                <a:pt x="1395936" y="121135"/>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6A74905-FFDF-B34D-A21F-7ACECABA6169}">
      <dsp:nvSpPr>
        <dsp:cNvPr id="0" name=""/>
        <dsp:cNvSpPr/>
      </dsp:nvSpPr>
      <dsp:spPr>
        <a:xfrm>
          <a:off x="3515520" y="697986"/>
          <a:ext cx="91440" cy="1493998"/>
        </a:xfrm>
        <a:custGeom>
          <a:avLst/>
          <a:gdLst/>
          <a:ahLst/>
          <a:cxnLst/>
          <a:rect l="0" t="0" r="0" b="0"/>
          <a:pathLst>
            <a:path>
              <a:moveTo>
                <a:pt x="45720" y="0"/>
              </a:moveTo>
              <a:lnTo>
                <a:pt x="45720" y="1493998"/>
              </a:lnTo>
              <a:lnTo>
                <a:pt x="132245" y="149399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F7DC34-E860-BE48-8AFF-0C360C7A5636}">
      <dsp:nvSpPr>
        <dsp:cNvPr id="0" name=""/>
        <dsp:cNvSpPr/>
      </dsp:nvSpPr>
      <dsp:spPr>
        <a:xfrm>
          <a:off x="3515520" y="697986"/>
          <a:ext cx="91440" cy="1084446"/>
        </a:xfrm>
        <a:custGeom>
          <a:avLst/>
          <a:gdLst/>
          <a:ahLst/>
          <a:cxnLst/>
          <a:rect l="0" t="0" r="0" b="0"/>
          <a:pathLst>
            <a:path>
              <a:moveTo>
                <a:pt x="45720" y="0"/>
              </a:moveTo>
              <a:lnTo>
                <a:pt x="45720" y="1084446"/>
              </a:lnTo>
              <a:lnTo>
                <a:pt x="132245" y="108444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0FD335-CE53-8943-A797-0A45C0A40267}">
      <dsp:nvSpPr>
        <dsp:cNvPr id="0" name=""/>
        <dsp:cNvSpPr/>
      </dsp:nvSpPr>
      <dsp:spPr>
        <a:xfrm>
          <a:off x="3515520" y="697986"/>
          <a:ext cx="91440" cy="674895"/>
        </a:xfrm>
        <a:custGeom>
          <a:avLst/>
          <a:gdLst/>
          <a:ahLst/>
          <a:cxnLst/>
          <a:rect l="0" t="0" r="0" b="0"/>
          <a:pathLst>
            <a:path>
              <a:moveTo>
                <a:pt x="45720" y="0"/>
              </a:moveTo>
              <a:lnTo>
                <a:pt x="45720" y="674895"/>
              </a:lnTo>
              <a:lnTo>
                <a:pt x="132245" y="67489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AE8058-DCFA-6849-8267-CCB2C790BB91}">
      <dsp:nvSpPr>
        <dsp:cNvPr id="0" name=""/>
        <dsp:cNvSpPr/>
      </dsp:nvSpPr>
      <dsp:spPr>
        <a:xfrm>
          <a:off x="3515520" y="697986"/>
          <a:ext cx="91440" cy="265343"/>
        </a:xfrm>
        <a:custGeom>
          <a:avLst/>
          <a:gdLst/>
          <a:ahLst/>
          <a:cxnLst/>
          <a:rect l="0" t="0" r="0" b="0"/>
          <a:pathLst>
            <a:path>
              <a:moveTo>
                <a:pt x="45720" y="0"/>
              </a:moveTo>
              <a:lnTo>
                <a:pt x="45720" y="265343"/>
              </a:lnTo>
              <a:lnTo>
                <a:pt x="132245" y="26534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68B92D-F03B-3C4F-8B89-66EC74F74446}">
      <dsp:nvSpPr>
        <dsp:cNvPr id="0" name=""/>
        <dsp:cNvSpPr/>
      </dsp:nvSpPr>
      <dsp:spPr>
        <a:xfrm>
          <a:off x="3094005" y="288434"/>
          <a:ext cx="697968" cy="121135"/>
        </a:xfrm>
        <a:custGeom>
          <a:avLst/>
          <a:gdLst/>
          <a:ahLst/>
          <a:cxnLst/>
          <a:rect l="0" t="0" r="0" b="0"/>
          <a:pathLst>
            <a:path>
              <a:moveTo>
                <a:pt x="0" y="0"/>
              </a:moveTo>
              <a:lnTo>
                <a:pt x="0" y="60567"/>
              </a:lnTo>
              <a:lnTo>
                <a:pt x="697968" y="60567"/>
              </a:lnTo>
              <a:lnTo>
                <a:pt x="697968" y="121135"/>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494E43A-35EA-6244-AFFE-5C1248F9A463}">
      <dsp:nvSpPr>
        <dsp:cNvPr id="0" name=""/>
        <dsp:cNvSpPr/>
      </dsp:nvSpPr>
      <dsp:spPr>
        <a:xfrm>
          <a:off x="2817552" y="697986"/>
          <a:ext cx="91440" cy="1084446"/>
        </a:xfrm>
        <a:custGeom>
          <a:avLst/>
          <a:gdLst/>
          <a:ahLst/>
          <a:cxnLst/>
          <a:rect l="0" t="0" r="0" b="0"/>
          <a:pathLst>
            <a:path>
              <a:moveTo>
                <a:pt x="45720" y="0"/>
              </a:moveTo>
              <a:lnTo>
                <a:pt x="45720" y="1084446"/>
              </a:lnTo>
              <a:lnTo>
                <a:pt x="132245" y="108444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4DD96B-8981-8044-B0BD-23F65CDEA19D}">
      <dsp:nvSpPr>
        <dsp:cNvPr id="0" name=""/>
        <dsp:cNvSpPr/>
      </dsp:nvSpPr>
      <dsp:spPr>
        <a:xfrm>
          <a:off x="2817552" y="697986"/>
          <a:ext cx="91440" cy="674895"/>
        </a:xfrm>
        <a:custGeom>
          <a:avLst/>
          <a:gdLst/>
          <a:ahLst/>
          <a:cxnLst/>
          <a:rect l="0" t="0" r="0" b="0"/>
          <a:pathLst>
            <a:path>
              <a:moveTo>
                <a:pt x="45720" y="0"/>
              </a:moveTo>
              <a:lnTo>
                <a:pt x="45720" y="674895"/>
              </a:lnTo>
              <a:lnTo>
                <a:pt x="132245" y="67489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014AD1-4E02-9542-B95A-184DC5E274F5}">
      <dsp:nvSpPr>
        <dsp:cNvPr id="0" name=""/>
        <dsp:cNvSpPr/>
      </dsp:nvSpPr>
      <dsp:spPr>
        <a:xfrm>
          <a:off x="2817552" y="697986"/>
          <a:ext cx="91440" cy="265343"/>
        </a:xfrm>
        <a:custGeom>
          <a:avLst/>
          <a:gdLst/>
          <a:ahLst/>
          <a:cxnLst/>
          <a:rect l="0" t="0" r="0" b="0"/>
          <a:pathLst>
            <a:path>
              <a:moveTo>
                <a:pt x="45720" y="0"/>
              </a:moveTo>
              <a:lnTo>
                <a:pt x="45720" y="265343"/>
              </a:lnTo>
              <a:lnTo>
                <a:pt x="132245" y="26534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168A98-A84A-784F-9D3F-A2BB3BC1FA99}">
      <dsp:nvSpPr>
        <dsp:cNvPr id="0" name=""/>
        <dsp:cNvSpPr/>
      </dsp:nvSpPr>
      <dsp:spPr>
        <a:xfrm>
          <a:off x="3048285" y="288434"/>
          <a:ext cx="91440" cy="121135"/>
        </a:xfrm>
        <a:custGeom>
          <a:avLst/>
          <a:gdLst/>
          <a:ahLst/>
          <a:cxnLst/>
          <a:rect l="0" t="0" r="0" b="0"/>
          <a:pathLst>
            <a:path>
              <a:moveTo>
                <a:pt x="45720" y="0"/>
              </a:moveTo>
              <a:lnTo>
                <a:pt x="45720" y="121135"/>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CFA8CC-0019-7B41-A2E4-5E387365C2EA}">
      <dsp:nvSpPr>
        <dsp:cNvPr id="0" name=""/>
        <dsp:cNvSpPr/>
      </dsp:nvSpPr>
      <dsp:spPr>
        <a:xfrm>
          <a:off x="2119584" y="697986"/>
          <a:ext cx="91440" cy="1493998"/>
        </a:xfrm>
        <a:custGeom>
          <a:avLst/>
          <a:gdLst/>
          <a:ahLst/>
          <a:cxnLst/>
          <a:rect l="0" t="0" r="0" b="0"/>
          <a:pathLst>
            <a:path>
              <a:moveTo>
                <a:pt x="45720" y="0"/>
              </a:moveTo>
              <a:lnTo>
                <a:pt x="45720" y="1493998"/>
              </a:lnTo>
              <a:lnTo>
                <a:pt x="132245" y="149399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F20305-6080-0945-AC64-B8B6B63B02A3}">
      <dsp:nvSpPr>
        <dsp:cNvPr id="0" name=""/>
        <dsp:cNvSpPr/>
      </dsp:nvSpPr>
      <dsp:spPr>
        <a:xfrm>
          <a:off x="2119584" y="697986"/>
          <a:ext cx="91440" cy="1084446"/>
        </a:xfrm>
        <a:custGeom>
          <a:avLst/>
          <a:gdLst/>
          <a:ahLst/>
          <a:cxnLst/>
          <a:rect l="0" t="0" r="0" b="0"/>
          <a:pathLst>
            <a:path>
              <a:moveTo>
                <a:pt x="45720" y="0"/>
              </a:moveTo>
              <a:lnTo>
                <a:pt x="45720" y="1084446"/>
              </a:lnTo>
              <a:lnTo>
                <a:pt x="132245" y="108444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A52866-813E-F34A-BE1A-E62A18CF60AD}">
      <dsp:nvSpPr>
        <dsp:cNvPr id="0" name=""/>
        <dsp:cNvSpPr/>
      </dsp:nvSpPr>
      <dsp:spPr>
        <a:xfrm>
          <a:off x="2119584" y="697986"/>
          <a:ext cx="91440" cy="674895"/>
        </a:xfrm>
        <a:custGeom>
          <a:avLst/>
          <a:gdLst/>
          <a:ahLst/>
          <a:cxnLst/>
          <a:rect l="0" t="0" r="0" b="0"/>
          <a:pathLst>
            <a:path>
              <a:moveTo>
                <a:pt x="45720" y="0"/>
              </a:moveTo>
              <a:lnTo>
                <a:pt x="45720" y="674895"/>
              </a:lnTo>
              <a:lnTo>
                <a:pt x="132245" y="67489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EF3DDA5-1116-3242-A2F3-6B92237D935F}">
      <dsp:nvSpPr>
        <dsp:cNvPr id="0" name=""/>
        <dsp:cNvSpPr/>
      </dsp:nvSpPr>
      <dsp:spPr>
        <a:xfrm>
          <a:off x="2119584" y="697986"/>
          <a:ext cx="91440" cy="265343"/>
        </a:xfrm>
        <a:custGeom>
          <a:avLst/>
          <a:gdLst/>
          <a:ahLst/>
          <a:cxnLst/>
          <a:rect l="0" t="0" r="0" b="0"/>
          <a:pathLst>
            <a:path>
              <a:moveTo>
                <a:pt x="45720" y="0"/>
              </a:moveTo>
              <a:lnTo>
                <a:pt x="45720" y="265343"/>
              </a:lnTo>
              <a:lnTo>
                <a:pt x="132245" y="26534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FED166-C580-5848-8B5F-0582A000FA2C}">
      <dsp:nvSpPr>
        <dsp:cNvPr id="0" name=""/>
        <dsp:cNvSpPr/>
      </dsp:nvSpPr>
      <dsp:spPr>
        <a:xfrm>
          <a:off x="2396037" y="288434"/>
          <a:ext cx="697968" cy="121135"/>
        </a:xfrm>
        <a:custGeom>
          <a:avLst/>
          <a:gdLst/>
          <a:ahLst/>
          <a:cxnLst/>
          <a:rect l="0" t="0" r="0" b="0"/>
          <a:pathLst>
            <a:path>
              <a:moveTo>
                <a:pt x="697968" y="0"/>
              </a:moveTo>
              <a:lnTo>
                <a:pt x="697968" y="60567"/>
              </a:lnTo>
              <a:lnTo>
                <a:pt x="0" y="60567"/>
              </a:lnTo>
              <a:lnTo>
                <a:pt x="0" y="121135"/>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6987FD-26ED-C24C-98B6-76C4D45FB054}">
      <dsp:nvSpPr>
        <dsp:cNvPr id="0" name=""/>
        <dsp:cNvSpPr/>
      </dsp:nvSpPr>
      <dsp:spPr>
        <a:xfrm>
          <a:off x="1421615" y="697986"/>
          <a:ext cx="91440" cy="1493998"/>
        </a:xfrm>
        <a:custGeom>
          <a:avLst/>
          <a:gdLst/>
          <a:ahLst/>
          <a:cxnLst/>
          <a:rect l="0" t="0" r="0" b="0"/>
          <a:pathLst>
            <a:path>
              <a:moveTo>
                <a:pt x="45720" y="0"/>
              </a:moveTo>
              <a:lnTo>
                <a:pt x="45720" y="1493998"/>
              </a:lnTo>
              <a:lnTo>
                <a:pt x="132245" y="149399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D5D57C-9F01-6A4A-96FB-F92FC270E711}">
      <dsp:nvSpPr>
        <dsp:cNvPr id="0" name=""/>
        <dsp:cNvSpPr/>
      </dsp:nvSpPr>
      <dsp:spPr>
        <a:xfrm>
          <a:off x="1421615" y="697986"/>
          <a:ext cx="91440" cy="1084446"/>
        </a:xfrm>
        <a:custGeom>
          <a:avLst/>
          <a:gdLst/>
          <a:ahLst/>
          <a:cxnLst/>
          <a:rect l="0" t="0" r="0" b="0"/>
          <a:pathLst>
            <a:path>
              <a:moveTo>
                <a:pt x="45720" y="0"/>
              </a:moveTo>
              <a:lnTo>
                <a:pt x="45720" y="1084446"/>
              </a:lnTo>
              <a:lnTo>
                <a:pt x="132245" y="108444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371758-EB23-4242-9723-CACC986337AF}">
      <dsp:nvSpPr>
        <dsp:cNvPr id="0" name=""/>
        <dsp:cNvSpPr/>
      </dsp:nvSpPr>
      <dsp:spPr>
        <a:xfrm>
          <a:off x="1421615" y="697986"/>
          <a:ext cx="91440" cy="674895"/>
        </a:xfrm>
        <a:custGeom>
          <a:avLst/>
          <a:gdLst/>
          <a:ahLst/>
          <a:cxnLst/>
          <a:rect l="0" t="0" r="0" b="0"/>
          <a:pathLst>
            <a:path>
              <a:moveTo>
                <a:pt x="45720" y="0"/>
              </a:moveTo>
              <a:lnTo>
                <a:pt x="45720" y="674895"/>
              </a:lnTo>
              <a:lnTo>
                <a:pt x="132245" y="67489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2253D1-5E89-0247-B5CE-7F3D71D3EB67}">
      <dsp:nvSpPr>
        <dsp:cNvPr id="0" name=""/>
        <dsp:cNvSpPr/>
      </dsp:nvSpPr>
      <dsp:spPr>
        <a:xfrm>
          <a:off x="1421615" y="697986"/>
          <a:ext cx="91440" cy="265343"/>
        </a:xfrm>
        <a:custGeom>
          <a:avLst/>
          <a:gdLst/>
          <a:ahLst/>
          <a:cxnLst/>
          <a:rect l="0" t="0" r="0" b="0"/>
          <a:pathLst>
            <a:path>
              <a:moveTo>
                <a:pt x="45720" y="0"/>
              </a:moveTo>
              <a:lnTo>
                <a:pt x="45720" y="265343"/>
              </a:lnTo>
              <a:lnTo>
                <a:pt x="132245" y="26534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5408AA6-DC75-DA4C-8A7C-F7B11D51F42D}">
      <dsp:nvSpPr>
        <dsp:cNvPr id="0" name=""/>
        <dsp:cNvSpPr/>
      </dsp:nvSpPr>
      <dsp:spPr>
        <a:xfrm>
          <a:off x="1698069" y="288434"/>
          <a:ext cx="1395936" cy="121135"/>
        </a:xfrm>
        <a:custGeom>
          <a:avLst/>
          <a:gdLst/>
          <a:ahLst/>
          <a:cxnLst/>
          <a:rect l="0" t="0" r="0" b="0"/>
          <a:pathLst>
            <a:path>
              <a:moveTo>
                <a:pt x="1395936" y="0"/>
              </a:moveTo>
              <a:lnTo>
                <a:pt x="1395936" y="60567"/>
              </a:lnTo>
              <a:lnTo>
                <a:pt x="0" y="60567"/>
              </a:lnTo>
              <a:lnTo>
                <a:pt x="0" y="121135"/>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DC2697-C9BC-CD47-8D2C-D153B59364C5}">
      <dsp:nvSpPr>
        <dsp:cNvPr id="0" name=""/>
        <dsp:cNvSpPr/>
      </dsp:nvSpPr>
      <dsp:spPr>
        <a:xfrm>
          <a:off x="723647" y="697986"/>
          <a:ext cx="91440" cy="1903550"/>
        </a:xfrm>
        <a:custGeom>
          <a:avLst/>
          <a:gdLst/>
          <a:ahLst/>
          <a:cxnLst/>
          <a:rect l="0" t="0" r="0" b="0"/>
          <a:pathLst>
            <a:path>
              <a:moveTo>
                <a:pt x="45720" y="0"/>
              </a:moveTo>
              <a:lnTo>
                <a:pt x="45720" y="1903550"/>
              </a:lnTo>
              <a:lnTo>
                <a:pt x="132245" y="190355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9D11F6-5161-2149-891E-084D737A237B}">
      <dsp:nvSpPr>
        <dsp:cNvPr id="0" name=""/>
        <dsp:cNvSpPr/>
      </dsp:nvSpPr>
      <dsp:spPr>
        <a:xfrm>
          <a:off x="723647" y="697986"/>
          <a:ext cx="91440" cy="1493998"/>
        </a:xfrm>
        <a:custGeom>
          <a:avLst/>
          <a:gdLst/>
          <a:ahLst/>
          <a:cxnLst/>
          <a:rect l="0" t="0" r="0" b="0"/>
          <a:pathLst>
            <a:path>
              <a:moveTo>
                <a:pt x="45720" y="0"/>
              </a:moveTo>
              <a:lnTo>
                <a:pt x="45720" y="1493998"/>
              </a:lnTo>
              <a:lnTo>
                <a:pt x="132245" y="149399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FD6C60-DB18-DF4A-AA6B-54339D648465}">
      <dsp:nvSpPr>
        <dsp:cNvPr id="0" name=""/>
        <dsp:cNvSpPr/>
      </dsp:nvSpPr>
      <dsp:spPr>
        <a:xfrm>
          <a:off x="723647" y="697986"/>
          <a:ext cx="91440" cy="1084446"/>
        </a:xfrm>
        <a:custGeom>
          <a:avLst/>
          <a:gdLst/>
          <a:ahLst/>
          <a:cxnLst/>
          <a:rect l="0" t="0" r="0" b="0"/>
          <a:pathLst>
            <a:path>
              <a:moveTo>
                <a:pt x="45720" y="0"/>
              </a:moveTo>
              <a:lnTo>
                <a:pt x="45720" y="1084446"/>
              </a:lnTo>
              <a:lnTo>
                <a:pt x="132245" y="108444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E5E292-B45E-0B48-A5A8-DD0B577C0680}">
      <dsp:nvSpPr>
        <dsp:cNvPr id="0" name=""/>
        <dsp:cNvSpPr/>
      </dsp:nvSpPr>
      <dsp:spPr>
        <a:xfrm>
          <a:off x="723647" y="697986"/>
          <a:ext cx="91440" cy="674895"/>
        </a:xfrm>
        <a:custGeom>
          <a:avLst/>
          <a:gdLst/>
          <a:ahLst/>
          <a:cxnLst/>
          <a:rect l="0" t="0" r="0" b="0"/>
          <a:pathLst>
            <a:path>
              <a:moveTo>
                <a:pt x="45720" y="0"/>
              </a:moveTo>
              <a:lnTo>
                <a:pt x="45720" y="674895"/>
              </a:lnTo>
              <a:lnTo>
                <a:pt x="132245" y="67489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493B94-9842-A249-A07A-D4B5805B5D31}">
      <dsp:nvSpPr>
        <dsp:cNvPr id="0" name=""/>
        <dsp:cNvSpPr/>
      </dsp:nvSpPr>
      <dsp:spPr>
        <a:xfrm>
          <a:off x="723647" y="697986"/>
          <a:ext cx="91440" cy="265343"/>
        </a:xfrm>
        <a:custGeom>
          <a:avLst/>
          <a:gdLst/>
          <a:ahLst/>
          <a:cxnLst/>
          <a:rect l="0" t="0" r="0" b="0"/>
          <a:pathLst>
            <a:path>
              <a:moveTo>
                <a:pt x="45720" y="0"/>
              </a:moveTo>
              <a:lnTo>
                <a:pt x="45720" y="265343"/>
              </a:lnTo>
              <a:lnTo>
                <a:pt x="132245" y="26534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53E5E9-D152-6342-9E3F-1792B7241D4E}">
      <dsp:nvSpPr>
        <dsp:cNvPr id="0" name=""/>
        <dsp:cNvSpPr/>
      </dsp:nvSpPr>
      <dsp:spPr>
        <a:xfrm>
          <a:off x="1000100" y="288434"/>
          <a:ext cx="2093905" cy="121135"/>
        </a:xfrm>
        <a:custGeom>
          <a:avLst/>
          <a:gdLst/>
          <a:ahLst/>
          <a:cxnLst/>
          <a:rect l="0" t="0" r="0" b="0"/>
          <a:pathLst>
            <a:path>
              <a:moveTo>
                <a:pt x="2093905" y="0"/>
              </a:moveTo>
              <a:lnTo>
                <a:pt x="2093905" y="60567"/>
              </a:lnTo>
              <a:lnTo>
                <a:pt x="0" y="60567"/>
              </a:lnTo>
              <a:lnTo>
                <a:pt x="0" y="121135"/>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F3848D-C0CC-FF44-8213-446B69ADA583}">
      <dsp:nvSpPr>
        <dsp:cNvPr id="0" name=""/>
        <dsp:cNvSpPr/>
      </dsp:nvSpPr>
      <dsp:spPr>
        <a:xfrm>
          <a:off x="25678" y="697986"/>
          <a:ext cx="91440" cy="1493998"/>
        </a:xfrm>
        <a:custGeom>
          <a:avLst/>
          <a:gdLst/>
          <a:ahLst/>
          <a:cxnLst/>
          <a:rect l="0" t="0" r="0" b="0"/>
          <a:pathLst>
            <a:path>
              <a:moveTo>
                <a:pt x="45720" y="0"/>
              </a:moveTo>
              <a:lnTo>
                <a:pt x="45720" y="1493998"/>
              </a:lnTo>
              <a:lnTo>
                <a:pt x="132245" y="149399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34C334-1971-D94A-81A8-FC4608DE383F}">
      <dsp:nvSpPr>
        <dsp:cNvPr id="0" name=""/>
        <dsp:cNvSpPr/>
      </dsp:nvSpPr>
      <dsp:spPr>
        <a:xfrm>
          <a:off x="25678" y="697986"/>
          <a:ext cx="91440" cy="1084446"/>
        </a:xfrm>
        <a:custGeom>
          <a:avLst/>
          <a:gdLst/>
          <a:ahLst/>
          <a:cxnLst/>
          <a:rect l="0" t="0" r="0" b="0"/>
          <a:pathLst>
            <a:path>
              <a:moveTo>
                <a:pt x="45720" y="0"/>
              </a:moveTo>
              <a:lnTo>
                <a:pt x="45720" y="1084446"/>
              </a:lnTo>
              <a:lnTo>
                <a:pt x="132245" y="108444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9C112D4-4347-744B-9BE6-0FD2A9E7C67D}">
      <dsp:nvSpPr>
        <dsp:cNvPr id="0" name=""/>
        <dsp:cNvSpPr/>
      </dsp:nvSpPr>
      <dsp:spPr>
        <a:xfrm>
          <a:off x="25678" y="697986"/>
          <a:ext cx="91440" cy="674895"/>
        </a:xfrm>
        <a:custGeom>
          <a:avLst/>
          <a:gdLst/>
          <a:ahLst/>
          <a:cxnLst/>
          <a:rect l="0" t="0" r="0" b="0"/>
          <a:pathLst>
            <a:path>
              <a:moveTo>
                <a:pt x="45720" y="0"/>
              </a:moveTo>
              <a:lnTo>
                <a:pt x="45720" y="674895"/>
              </a:lnTo>
              <a:lnTo>
                <a:pt x="132245" y="67489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B6DF9F-1111-424B-92E8-3642F729762E}">
      <dsp:nvSpPr>
        <dsp:cNvPr id="0" name=""/>
        <dsp:cNvSpPr/>
      </dsp:nvSpPr>
      <dsp:spPr>
        <a:xfrm>
          <a:off x="25678" y="697986"/>
          <a:ext cx="91440" cy="265343"/>
        </a:xfrm>
        <a:custGeom>
          <a:avLst/>
          <a:gdLst/>
          <a:ahLst/>
          <a:cxnLst/>
          <a:rect l="0" t="0" r="0" b="0"/>
          <a:pathLst>
            <a:path>
              <a:moveTo>
                <a:pt x="45720" y="0"/>
              </a:moveTo>
              <a:lnTo>
                <a:pt x="45720" y="265343"/>
              </a:lnTo>
              <a:lnTo>
                <a:pt x="132245" y="26534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45D47E-B64C-474C-B9F6-32BEA79BE1A3}">
      <dsp:nvSpPr>
        <dsp:cNvPr id="0" name=""/>
        <dsp:cNvSpPr/>
      </dsp:nvSpPr>
      <dsp:spPr>
        <a:xfrm>
          <a:off x="302132" y="288434"/>
          <a:ext cx="2791873" cy="121135"/>
        </a:xfrm>
        <a:custGeom>
          <a:avLst/>
          <a:gdLst/>
          <a:ahLst/>
          <a:cxnLst/>
          <a:rect l="0" t="0" r="0" b="0"/>
          <a:pathLst>
            <a:path>
              <a:moveTo>
                <a:pt x="2791873" y="0"/>
              </a:moveTo>
              <a:lnTo>
                <a:pt x="2791873" y="60567"/>
              </a:lnTo>
              <a:lnTo>
                <a:pt x="0" y="60567"/>
              </a:lnTo>
              <a:lnTo>
                <a:pt x="0" y="121135"/>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C297C5-0498-744A-BAF6-1A282264852D}">
      <dsp:nvSpPr>
        <dsp:cNvPr id="0" name=""/>
        <dsp:cNvSpPr/>
      </dsp:nvSpPr>
      <dsp:spPr>
        <a:xfrm>
          <a:off x="2805589" y="18"/>
          <a:ext cx="576833" cy="2884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a:t>Buenas Prácticas de Manufactura, Manipulación de Alimentos e Inocuidad en la Industria Cárnica</a:t>
          </a:r>
          <a:endParaRPr lang="es-ES" sz="500" kern="1200" dirty="0"/>
        </a:p>
      </dsp:txBody>
      <dsp:txXfrm>
        <a:off x="2805589" y="18"/>
        <a:ext cx="576833" cy="288416"/>
      </dsp:txXfrm>
    </dsp:sp>
    <dsp:sp modelId="{B58A99EF-CE6A-FD42-9F19-B219C2901140}">
      <dsp:nvSpPr>
        <dsp:cNvPr id="0" name=""/>
        <dsp:cNvSpPr/>
      </dsp:nvSpPr>
      <dsp:spPr>
        <a:xfrm>
          <a:off x="13715" y="409569"/>
          <a:ext cx="576833" cy="2884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Legislación sanitaria vigente en la industria cárnica</a:t>
          </a:r>
          <a:endParaRPr lang="es-ES" sz="500" kern="1200" dirty="0"/>
        </a:p>
      </dsp:txBody>
      <dsp:txXfrm>
        <a:off x="13715" y="409569"/>
        <a:ext cx="576833" cy="288416"/>
      </dsp:txXfrm>
    </dsp:sp>
    <dsp:sp modelId="{255740B4-7512-AE42-BBAA-ACD519F66431}">
      <dsp:nvSpPr>
        <dsp:cNvPr id="0" name=""/>
        <dsp:cNvSpPr/>
      </dsp:nvSpPr>
      <dsp:spPr>
        <a:xfrm>
          <a:off x="157923" y="819121"/>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Decreto 1500 de 2007 y su aplicación</a:t>
          </a:r>
        </a:p>
      </dsp:txBody>
      <dsp:txXfrm>
        <a:off x="157923" y="819121"/>
        <a:ext cx="576833" cy="288416"/>
      </dsp:txXfrm>
    </dsp:sp>
    <dsp:sp modelId="{C3685926-602B-B74D-A4FC-38C52C946474}">
      <dsp:nvSpPr>
        <dsp:cNvPr id="0" name=""/>
        <dsp:cNvSpPr/>
      </dsp:nvSpPr>
      <dsp:spPr>
        <a:xfrm>
          <a:off x="157923" y="1228673"/>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Resolución 2674 de 2013 y requisitos sanitarios</a:t>
          </a:r>
        </a:p>
      </dsp:txBody>
      <dsp:txXfrm>
        <a:off x="157923" y="1228673"/>
        <a:ext cx="576833" cy="288416"/>
      </dsp:txXfrm>
    </dsp:sp>
    <dsp:sp modelId="{F527A994-EA85-7847-A726-95C6249298D8}">
      <dsp:nvSpPr>
        <dsp:cNvPr id="0" name=""/>
        <dsp:cNvSpPr/>
      </dsp:nvSpPr>
      <dsp:spPr>
        <a:xfrm>
          <a:off x="157923" y="1638225"/>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Importancia de la normatividad en la inocuidad de la carne</a:t>
          </a:r>
        </a:p>
      </dsp:txBody>
      <dsp:txXfrm>
        <a:off x="157923" y="1638225"/>
        <a:ext cx="576833" cy="288416"/>
      </dsp:txXfrm>
    </dsp:sp>
    <dsp:sp modelId="{A69C3992-B12A-024E-8D10-14535EAA9963}">
      <dsp:nvSpPr>
        <dsp:cNvPr id="0" name=""/>
        <dsp:cNvSpPr/>
      </dsp:nvSpPr>
      <dsp:spPr>
        <a:xfrm>
          <a:off x="157923" y="2047776"/>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Relación entre normativa, equipos e inocuidad del alimento</a:t>
          </a:r>
        </a:p>
      </dsp:txBody>
      <dsp:txXfrm>
        <a:off x="157923" y="2047776"/>
        <a:ext cx="576833" cy="288416"/>
      </dsp:txXfrm>
    </dsp:sp>
    <dsp:sp modelId="{26D52008-7247-9149-AC4A-54742D8A4A76}">
      <dsp:nvSpPr>
        <dsp:cNvPr id="0" name=""/>
        <dsp:cNvSpPr/>
      </dsp:nvSpPr>
      <dsp:spPr>
        <a:xfrm>
          <a:off x="711683" y="409569"/>
          <a:ext cx="576833" cy="2884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Condiciones básicas en la fabricación de alimentos cárnicos</a:t>
          </a:r>
          <a:endParaRPr lang="es-ES" sz="500" kern="1200" dirty="0"/>
        </a:p>
      </dsp:txBody>
      <dsp:txXfrm>
        <a:off x="711683" y="409569"/>
        <a:ext cx="576833" cy="288416"/>
      </dsp:txXfrm>
    </dsp:sp>
    <dsp:sp modelId="{398088C2-2134-BD47-B5F1-96FA37D3E1C3}">
      <dsp:nvSpPr>
        <dsp:cNvPr id="0" name=""/>
        <dsp:cNvSpPr/>
      </dsp:nvSpPr>
      <dsp:spPr>
        <a:xfrm>
          <a:off x="855892" y="819121"/>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Infraestructura y condiciones locativas</a:t>
          </a:r>
        </a:p>
      </dsp:txBody>
      <dsp:txXfrm>
        <a:off x="855892" y="819121"/>
        <a:ext cx="576833" cy="288416"/>
      </dsp:txXfrm>
    </dsp:sp>
    <dsp:sp modelId="{A45FB700-D0E9-0D48-88A6-9692C307F418}">
      <dsp:nvSpPr>
        <dsp:cNvPr id="0" name=""/>
        <dsp:cNvSpPr/>
      </dsp:nvSpPr>
      <dsp:spPr>
        <a:xfrm>
          <a:off x="855892" y="1228673"/>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Equipos y utensilios en el procesamiento de carne</a:t>
          </a:r>
        </a:p>
      </dsp:txBody>
      <dsp:txXfrm>
        <a:off x="855892" y="1228673"/>
        <a:ext cx="576833" cy="288416"/>
      </dsp:txXfrm>
    </dsp:sp>
    <dsp:sp modelId="{063AC8B1-09DA-9E47-8FD6-CE85741AD3FF}">
      <dsp:nvSpPr>
        <dsp:cNvPr id="0" name=""/>
        <dsp:cNvSpPr/>
      </dsp:nvSpPr>
      <dsp:spPr>
        <a:xfrm>
          <a:off x="855892" y="1638225"/>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Materiales aptos para contacto con alimentos</a:t>
          </a:r>
        </a:p>
      </dsp:txBody>
      <dsp:txXfrm>
        <a:off x="855892" y="1638225"/>
        <a:ext cx="576833" cy="288416"/>
      </dsp:txXfrm>
    </dsp:sp>
    <dsp:sp modelId="{823B0D53-1D84-2545-B0ED-890D09E9D797}">
      <dsp:nvSpPr>
        <dsp:cNvPr id="0" name=""/>
        <dsp:cNvSpPr/>
      </dsp:nvSpPr>
      <dsp:spPr>
        <a:xfrm>
          <a:off x="855892" y="2047776"/>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Relación entre desmontaje de equipos y control de contaminación</a:t>
          </a:r>
        </a:p>
      </dsp:txBody>
      <dsp:txXfrm>
        <a:off x="855892" y="2047776"/>
        <a:ext cx="576833" cy="288416"/>
      </dsp:txXfrm>
    </dsp:sp>
    <dsp:sp modelId="{C6F2D653-222B-0541-BF6C-EDD4DC02686B}">
      <dsp:nvSpPr>
        <dsp:cNvPr id="0" name=""/>
        <dsp:cNvSpPr/>
      </dsp:nvSpPr>
      <dsp:spPr>
        <a:xfrm>
          <a:off x="855892" y="2457328"/>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Condiciones operativas en la fabricación de alimentos cárnicos</a:t>
          </a:r>
        </a:p>
      </dsp:txBody>
      <dsp:txXfrm>
        <a:off x="855892" y="2457328"/>
        <a:ext cx="576833" cy="288416"/>
      </dsp:txXfrm>
    </dsp:sp>
    <dsp:sp modelId="{A26BBEC8-3F52-E74A-A830-939AB864EF6C}">
      <dsp:nvSpPr>
        <dsp:cNvPr id="0" name=""/>
        <dsp:cNvSpPr/>
      </dsp:nvSpPr>
      <dsp:spPr>
        <a:xfrm>
          <a:off x="1409652" y="409569"/>
          <a:ext cx="576833" cy="2884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Cambios en la carne y factores de alteración</a:t>
          </a:r>
          <a:endParaRPr lang="es-ES" sz="500" kern="1200" dirty="0"/>
        </a:p>
      </dsp:txBody>
      <dsp:txXfrm>
        <a:off x="1409652" y="409569"/>
        <a:ext cx="576833" cy="288416"/>
      </dsp:txXfrm>
    </dsp:sp>
    <dsp:sp modelId="{78CC5E40-D9C1-9548-A140-7CAB971298F6}">
      <dsp:nvSpPr>
        <dsp:cNvPr id="0" name=""/>
        <dsp:cNvSpPr/>
      </dsp:nvSpPr>
      <dsp:spPr>
        <a:xfrm>
          <a:off x="1553860" y="819121"/>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Cambios físicos, químicos y biológicos en los alimentos</a:t>
          </a:r>
        </a:p>
      </dsp:txBody>
      <dsp:txXfrm>
        <a:off x="1553860" y="819121"/>
        <a:ext cx="576833" cy="288416"/>
      </dsp:txXfrm>
    </dsp:sp>
    <dsp:sp modelId="{902C4F3A-79B0-DE42-BF6B-D99C912892A6}">
      <dsp:nvSpPr>
        <dsp:cNvPr id="0" name=""/>
        <dsp:cNvSpPr/>
      </dsp:nvSpPr>
      <dsp:spPr>
        <a:xfrm>
          <a:off x="1553860" y="1228673"/>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Agentes que alteran la carne</a:t>
          </a:r>
        </a:p>
      </dsp:txBody>
      <dsp:txXfrm>
        <a:off x="1553860" y="1228673"/>
        <a:ext cx="576833" cy="288416"/>
      </dsp:txXfrm>
    </dsp:sp>
    <dsp:sp modelId="{B9FFAF5B-4FC0-CD48-AD51-0A80DCBCAB62}">
      <dsp:nvSpPr>
        <dsp:cNvPr id="0" name=""/>
        <dsp:cNvSpPr/>
      </dsp:nvSpPr>
      <dsp:spPr>
        <a:xfrm>
          <a:off x="1553860" y="1638225"/>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Relación entre el pH y el deterioro de la carne</a:t>
          </a:r>
        </a:p>
      </dsp:txBody>
      <dsp:txXfrm>
        <a:off x="1553860" y="1638225"/>
        <a:ext cx="576833" cy="288416"/>
      </dsp:txXfrm>
    </dsp:sp>
    <dsp:sp modelId="{A4C687E3-194F-FD44-9E0B-8EF7FFB04525}">
      <dsp:nvSpPr>
        <dsp:cNvPr id="0" name=""/>
        <dsp:cNvSpPr/>
      </dsp:nvSpPr>
      <dsp:spPr>
        <a:xfrm>
          <a:off x="1553860" y="2047776"/>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Crecimiento bacteriano y condiciones que lo favorecen</a:t>
          </a:r>
        </a:p>
      </dsp:txBody>
      <dsp:txXfrm>
        <a:off x="1553860" y="2047776"/>
        <a:ext cx="576833" cy="288416"/>
      </dsp:txXfrm>
    </dsp:sp>
    <dsp:sp modelId="{B63AEE18-CAF3-1A4A-8D83-6DE801D0BE77}">
      <dsp:nvSpPr>
        <dsp:cNvPr id="0" name=""/>
        <dsp:cNvSpPr/>
      </dsp:nvSpPr>
      <dsp:spPr>
        <a:xfrm>
          <a:off x="2107620" y="409569"/>
          <a:ext cx="576833" cy="2884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Conservación de la carne y cadena de frío</a:t>
          </a:r>
          <a:endParaRPr lang="es-ES" sz="500" kern="1200" dirty="0"/>
        </a:p>
      </dsp:txBody>
      <dsp:txXfrm>
        <a:off x="2107620" y="409569"/>
        <a:ext cx="576833" cy="288416"/>
      </dsp:txXfrm>
    </dsp:sp>
    <dsp:sp modelId="{7E831339-15D6-6548-88A1-EE6FFB28060C}">
      <dsp:nvSpPr>
        <dsp:cNvPr id="0" name=""/>
        <dsp:cNvSpPr/>
      </dsp:nvSpPr>
      <dsp:spPr>
        <a:xfrm>
          <a:off x="2251829" y="819121"/>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Importancia de la cadena de frío</a:t>
          </a:r>
        </a:p>
      </dsp:txBody>
      <dsp:txXfrm>
        <a:off x="2251829" y="819121"/>
        <a:ext cx="576833" cy="288416"/>
      </dsp:txXfrm>
    </dsp:sp>
    <dsp:sp modelId="{1B41F201-0004-6E49-BD1D-C907AC7C93D5}">
      <dsp:nvSpPr>
        <dsp:cNvPr id="0" name=""/>
        <dsp:cNvSpPr/>
      </dsp:nvSpPr>
      <dsp:spPr>
        <a:xfrm>
          <a:off x="2251829" y="1228673"/>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Temperaturas de conservación de la carne</a:t>
          </a:r>
        </a:p>
      </dsp:txBody>
      <dsp:txXfrm>
        <a:off x="2251829" y="1228673"/>
        <a:ext cx="576833" cy="288416"/>
      </dsp:txXfrm>
    </dsp:sp>
    <dsp:sp modelId="{2AB633B8-F034-DC41-98D2-FC67DD3FBF60}">
      <dsp:nvSpPr>
        <dsp:cNvPr id="0" name=""/>
        <dsp:cNvSpPr/>
      </dsp:nvSpPr>
      <dsp:spPr>
        <a:xfrm>
          <a:off x="2251829" y="1638225"/>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Efecto de la temperatura en el crecimiento microbiano</a:t>
          </a:r>
        </a:p>
      </dsp:txBody>
      <dsp:txXfrm>
        <a:off x="2251829" y="1638225"/>
        <a:ext cx="576833" cy="288416"/>
      </dsp:txXfrm>
    </dsp:sp>
    <dsp:sp modelId="{1C7C41AB-D91E-B047-91A7-B4F709966781}">
      <dsp:nvSpPr>
        <dsp:cNvPr id="0" name=""/>
        <dsp:cNvSpPr/>
      </dsp:nvSpPr>
      <dsp:spPr>
        <a:xfrm>
          <a:off x="2251829" y="2047776"/>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Manejo adecuado del almacenamiento y transporte</a:t>
          </a:r>
        </a:p>
      </dsp:txBody>
      <dsp:txXfrm>
        <a:off x="2251829" y="2047776"/>
        <a:ext cx="576833" cy="288416"/>
      </dsp:txXfrm>
    </dsp:sp>
    <dsp:sp modelId="{3F1AF2EC-BACA-0246-BCA6-43766A10836E}">
      <dsp:nvSpPr>
        <dsp:cNvPr id="0" name=""/>
        <dsp:cNvSpPr/>
      </dsp:nvSpPr>
      <dsp:spPr>
        <a:xfrm>
          <a:off x="2805589" y="409569"/>
          <a:ext cx="576833" cy="2884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Prácticas higiénicas y medidas de protección (BPM)</a:t>
          </a:r>
          <a:endParaRPr lang="es-ES" sz="500" kern="1200" dirty="0"/>
        </a:p>
      </dsp:txBody>
      <dsp:txXfrm>
        <a:off x="2805589" y="409569"/>
        <a:ext cx="576833" cy="288416"/>
      </dsp:txXfrm>
    </dsp:sp>
    <dsp:sp modelId="{7F0A9AB7-56E4-2C4C-B99A-C77A16F1BCE8}">
      <dsp:nvSpPr>
        <dsp:cNvPr id="0" name=""/>
        <dsp:cNvSpPr/>
      </dsp:nvSpPr>
      <dsp:spPr>
        <a:xfrm>
          <a:off x="2949797" y="819121"/>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Higiene personal del manipulador de alimentos</a:t>
          </a:r>
        </a:p>
      </dsp:txBody>
      <dsp:txXfrm>
        <a:off x="2949797" y="819121"/>
        <a:ext cx="576833" cy="288416"/>
      </dsp:txXfrm>
    </dsp:sp>
    <dsp:sp modelId="{5D2C98E2-8203-7D4A-B313-29C0F6987374}">
      <dsp:nvSpPr>
        <dsp:cNvPr id="0" name=""/>
        <dsp:cNvSpPr/>
      </dsp:nvSpPr>
      <dsp:spPr>
        <a:xfrm>
          <a:off x="2949797" y="1228673"/>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Uso de elementos de protección personal (EPP)</a:t>
          </a:r>
        </a:p>
      </dsp:txBody>
      <dsp:txXfrm>
        <a:off x="2949797" y="1228673"/>
        <a:ext cx="576833" cy="288416"/>
      </dsp:txXfrm>
    </dsp:sp>
    <dsp:sp modelId="{07682291-E36B-D64F-9D6F-DDF73DC07A02}">
      <dsp:nvSpPr>
        <dsp:cNvPr id="0" name=""/>
        <dsp:cNvSpPr/>
      </dsp:nvSpPr>
      <dsp:spPr>
        <a:xfrm>
          <a:off x="2949797" y="1638225"/>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Prevención de la contaminación cruzada</a:t>
          </a:r>
          <a:br>
            <a:rPr lang="es-ES" sz="500" kern="1200" dirty="0"/>
          </a:br>
          <a:r>
            <a:rPr lang="es-ES" sz="500" kern="1200" dirty="0"/>
            <a:t>Normas de comportamiento en áreas de proceso</a:t>
          </a:r>
        </a:p>
      </dsp:txBody>
      <dsp:txXfrm>
        <a:off x="2949797" y="1638225"/>
        <a:ext cx="576833" cy="288416"/>
      </dsp:txXfrm>
    </dsp:sp>
    <dsp:sp modelId="{45FE4F6C-CB3E-E24D-8419-C781CD9CCFBA}">
      <dsp:nvSpPr>
        <dsp:cNvPr id="0" name=""/>
        <dsp:cNvSpPr/>
      </dsp:nvSpPr>
      <dsp:spPr>
        <a:xfrm>
          <a:off x="3503557" y="409569"/>
          <a:ext cx="576833" cy="2884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Limpieza y desinfección en el área de proceso</a:t>
          </a:r>
          <a:endParaRPr lang="es-ES" sz="500" kern="1200" dirty="0"/>
        </a:p>
      </dsp:txBody>
      <dsp:txXfrm>
        <a:off x="3503557" y="409569"/>
        <a:ext cx="576833" cy="288416"/>
      </dsp:txXfrm>
    </dsp:sp>
    <dsp:sp modelId="{57660C6F-CBBE-6F4C-968B-D151BBE0DCF0}">
      <dsp:nvSpPr>
        <dsp:cNvPr id="0" name=""/>
        <dsp:cNvSpPr/>
      </dsp:nvSpPr>
      <dsp:spPr>
        <a:xfrm>
          <a:off x="3647765" y="819121"/>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Conceptos de limpieza y desinfección</a:t>
          </a:r>
        </a:p>
      </dsp:txBody>
      <dsp:txXfrm>
        <a:off x="3647765" y="819121"/>
        <a:ext cx="576833" cy="288416"/>
      </dsp:txXfrm>
    </dsp:sp>
    <dsp:sp modelId="{688D8243-A02A-E44B-AF66-0D0BA4472CAC}">
      <dsp:nvSpPr>
        <dsp:cNvPr id="0" name=""/>
        <dsp:cNvSpPr/>
      </dsp:nvSpPr>
      <dsp:spPr>
        <a:xfrm>
          <a:off x="3647765" y="1228673"/>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Métodos y productos utilizados</a:t>
          </a:r>
        </a:p>
      </dsp:txBody>
      <dsp:txXfrm>
        <a:off x="3647765" y="1228673"/>
        <a:ext cx="576833" cy="288416"/>
      </dsp:txXfrm>
    </dsp:sp>
    <dsp:sp modelId="{CC291E43-3D3E-024A-ABDD-DDB5A0648D98}">
      <dsp:nvSpPr>
        <dsp:cNvPr id="0" name=""/>
        <dsp:cNvSpPr/>
      </dsp:nvSpPr>
      <dsp:spPr>
        <a:xfrm>
          <a:off x="3647765" y="1638225"/>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Procedimientos y frecuencias de limpieza</a:t>
          </a:r>
        </a:p>
      </dsp:txBody>
      <dsp:txXfrm>
        <a:off x="3647765" y="1638225"/>
        <a:ext cx="576833" cy="288416"/>
      </dsp:txXfrm>
    </dsp:sp>
    <dsp:sp modelId="{B0712EFE-FE8C-F04C-AAB0-35E596131A90}">
      <dsp:nvSpPr>
        <dsp:cNvPr id="0" name=""/>
        <dsp:cNvSpPr/>
      </dsp:nvSpPr>
      <dsp:spPr>
        <a:xfrm>
          <a:off x="3647765" y="2047776"/>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Programas de limpieza y desinfección según BPM</a:t>
          </a:r>
        </a:p>
      </dsp:txBody>
      <dsp:txXfrm>
        <a:off x="3647765" y="2047776"/>
        <a:ext cx="576833" cy="288416"/>
      </dsp:txXfrm>
    </dsp:sp>
    <dsp:sp modelId="{CF76D9D7-0137-6044-A991-233630D3D97B}">
      <dsp:nvSpPr>
        <dsp:cNvPr id="0" name=""/>
        <dsp:cNvSpPr/>
      </dsp:nvSpPr>
      <dsp:spPr>
        <a:xfrm>
          <a:off x="4201525" y="409569"/>
          <a:ext cx="576833" cy="2884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Buenas Prácticas de Manufactura (BPM) en la industria cárnica</a:t>
          </a:r>
          <a:endParaRPr lang="es-ES" sz="500" kern="1200" dirty="0"/>
        </a:p>
      </dsp:txBody>
      <dsp:txXfrm>
        <a:off x="4201525" y="409569"/>
        <a:ext cx="576833" cy="288416"/>
      </dsp:txXfrm>
    </dsp:sp>
    <dsp:sp modelId="{897A1A86-FCC8-FE48-BBF3-918986BB259D}">
      <dsp:nvSpPr>
        <dsp:cNvPr id="0" name=""/>
        <dsp:cNvSpPr/>
      </dsp:nvSpPr>
      <dsp:spPr>
        <a:xfrm>
          <a:off x="4345734" y="819121"/>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Concepto e importancia de las BPM</a:t>
          </a:r>
        </a:p>
      </dsp:txBody>
      <dsp:txXfrm>
        <a:off x="4345734" y="819121"/>
        <a:ext cx="576833" cy="288416"/>
      </dsp:txXfrm>
    </dsp:sp>
    <dsp:sp modelId="{85F46142-F901-1949-B493-736F1FF186CF}">
      <dsp:nvSpPr>
        <dsp:cNvPr id="0" name=""/>
        <dsp:cNvSpPr/>
      </dsp:nvSpPr>
      <dsp:spPr>
        <a:xfrm>
          <a:off x="4345734" y="1228673"/>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Principios y fundamentos de las BPM</a:t>
          </a:r>
        </a:p>
      </dsp:txBody>
      <dsp:txXfrm>
        <a:off x="4345734" y="1228673"/>
        <a:ext cx="576833" cy="288416"/>
      </dsp:txXfrm>
    </dsp:sp>
    <dsp:sp modelId="{3AEE866C-DE7E-114D-B10C-A5DD493B5FE4}">
      <dsp:nvSpPr>
        <dsp:cNvPr id="0" name=""/>
        <dsp:cNvSpPr/>
      </dsp:nvSpPr>
      <dsp:spPr>
        <a:xfrm>
          <a:off x="4345734" y="1638225"/>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Relación de las BPM con la normativa sanitaria vigente</a:t>
          </a:r>
        </a:p>
      </dsp:txBody>
      <dsp:txXfrm>
        <a:off x="4345734" y="1638225"/>
        <a:ext cx="576833" cy="288416"/>
      </dsp:txXfrm>
    </dsp:sp>
    <dsp:sp modelId="{83178464-2534-C84E-98CC-69461DF72ADC}">
      <dsp:nvSpPr>
        <dsp:cNvPr id="0" name=""/>
        <dsp:cNvSpPr/>
      </dsp:nvSpPr>
      <dsp:spPr>
        <a:xfrm>
          <a:off x="4345734" y="2047776"/>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Aplicación de BPM en procesos de transformación cárnica</a:t>
          </a:r>
        </a:p>
      </dsp:txBody>
      <dsp:txXfrm>
        <a:off x="4345734" y="2047776"/>
        <a:ext cx="576833" cy="288416"/>
      </dsp:txXfrm>
    </dsp:sp>
    <dsp:sp modelId="{6E7DF66E-E6A2-5C4C-A797-F3A438FA47CA}">
      <dsp:nvSpPr>
        <dsp:cNvPr id="0" name=""/>
        <dsp:cNvSpPr/>
      </dsp:nvSpPr>
      <dsp:spPr>
        <a:xfrm>
          <a:off x="4345734" y="2457328"/>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Control de calidad e inocuidad en derivados cárnicos</a:t>
          </a:r>
        </a:p>
      </dsp:txBody>
      <dsp:txXfrm>
        <a:off x="4345734" y="2457328"/>
        <a:ext cx="576833" cy="288416"/>
      </dsp:txXfrm>
    </dsp:sp>
    <dsp:sp modelId="{A6A9BF5D-5842-4949-BFF4-5A3A90B6239A}">
      <dsp:nvSpPr>
        <dsp:cNvPr id="0" name=""/>
        <dsp:cNvSpPr/>
      </dsp:nvSpPr>
      <dsp:spPr>
        <a:xfrm>
          <a:off x="4345734" y="2866880"/>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Mejora continua en procesos productivos</a:t>
          </a:r>
        </a:p>
      </dsp:txBody>
      <dsp:txXfrm>
        <a:off x="4345734" y="2866880"/>
        <a:ext cx="576833" cy="288416"/>
      </dsp:txXfrm>
    </dsp:sp>
    <dsp:sp modelId="{1ED568A5-2DE3-F043-9AB1-8BF6BA67A85A}">
      <dsp:nvSpPr>
        <dsp:cNvPr id="0" name=""/>
        <dsp:cNvSpPr/>
      </dsp:nvSpPr>
      <dsp:spPr>
        <a:xfrm>
          <a:off x="4899494" y="409569"/>
          <a:ext cx="576833" cy="2884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Requisitos y responsabilidad del manipulador de alimentos</a:t>
          </a:r>
          <a:endParaRPr lang="es-ES" sz="500" kern="1200" dirty="0"/>
        </a:p>
      </dsp:txBody>
      <dsp:txXfrm>
        <a:off x="4899494" y="409569"/>
        <a:ext cx="576833" cy="288416"/>
      </dsp:txXfrm>
    </dsp:sp>
    <dsp:sp modelId="{A4A4148B-2EBF-B64B-A60D-2FF116A7333C}">
      <dsp:nvSpPr>
        <dsp:cNvPr id="0" name=""/>
        <dsp:cNvSpPr/>
      </dsp:nvSpPr>
      <dsp:spPr>
        <a:xfrm>
          <a:off x="5043702" y="819121"/>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Rol del manipulador en la cadena de inocuidad</a:t>
          </a:r>
        </a:p>
      </dsp:txBody>
      <dsp:txXfrm>
        <a:off x="5043702" y="819121"/>
        <a:ext cx="576833" cy="288416"/>
      </dsp:txXfrm>
    </dsp:sp>
    <dsp:sp modelId="{ACCB692D-C4B8-0343-A0DE-471CAC9E5686}">
      <dsp:nvSpPr>
        <dsp:cNvPr id="0" name=""/>
        <dsp:cNvSpPr/>
      </dsp:nvSpPr>
      <dsp:spPr>
        <a:xfrm>
          <a:off x="5043702" y="1228673"/>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Responsabilidad legal según la normativa vigente</a:t>
          </a:r>
        </a:p>
      </dsp:txBody>
      <dsp:txXfrm>
        <a:off x="5043702" y="1228673"/>
        <a:ext cx="576833" cy="288416"/>
      </dsp:txXfrm>
    </dsp:sp>
    <dsp:sp modelId="{9D60ACE5-F481-3943-ABD8-9C8D98CEF5C5}">
      <dsp:nvSpPr>
        <dsp:cNvPr id="0" name=""/>
        <dsp:cNvSpPr/>
      </dsp:nvSpPr>
      <dsp:spPr>
        <a:xfrm>
          <a:off x="5043702" y="1638225"/>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Ética y compromiso en la manipulación de alimentos</a:t>
          </a:r>
        </a:p>
      </dsp:txBody>
      <dsp:txXfrm>
        <a:off x="5043702" y="1638225"/>
        <a:ext cx="576833" cy="288416"/>
      </dsp:txXfrm>
    </dsp:sp>
    <dsp:sp modelId="{A9BFB69D-AFC9-1643-B8E8-B57E8DB3E8BA}">
      <dsp:nvSpPr>
        <dsp:cNvPr id="0" name=""/>
        <dsp:cNvSpPr/>
      </dsp:nvSpPr>
      <dsp:spPr>
        <a:xfrm>
          <a:off x="5043702" y="2047776"/>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Condiciones de salud del manipulador</a:t>
          </a:r>
        </a:p>
      </dsp:txBody>
      <dsp:txXfrm>
        <a:off x="5043702" y="2047776"/>
        <a:ext cx="576833" cy="288416"/>
      </dsp:txXfrm>
    </dsp:sp>
    <dsp:sp modelId="{36C1E6D7-9572-D34C-BC3D-6D98A2930071}">
      <dsp:nvSpPr>
        <dsp:cNvPr id="0" name=""/>
        <dsp:cNvSpPr/>
      </dsp:nvSpPr>
      <dsp:spPr>
        <a:xfrm>
          <a:off x="5043702" y="2457328"/>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Enfermedades transmisibles y su impacto en los alimentos</a:t>
          </a:r>
        </a:p>
      </dsp:txBody>
      <dsp:txXfrm>
        <a:off x="5043702" y="2457328"/>
        <a:ext cx="576833" cy="288416"/>
      </dsp:txXfrm>
    </dsp:sp>
    <dsp:sp modelId="{9F0CC141-F5C5-1248-A93B-7BC77E1897DB}">
      <dsp:nvSpPr>
        <dsp:cNvPr id="0" name=""/>
        <dsp:cNvSpPr/>
      </dsp:nvSpPr>
      <dsp:spPr>
        <a:xfrm>
          <a:off x="5043702" y="2866880"/>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Identificación de síntomas de riesgo</a:t>
          </a:r>
        </a:p>
      </dsp:txBody>
      <dsp:txXfrm>
        <a:off x="5043702" y="2866880"/>
        <a:ext cx="576833" cy="288416"/>
      </dsp:txXfrm>
    </dsp:sp>
    <dsp:sp modelId="{08095B8B-E567-6545-9107-AAA0492F290A}">
      <dsp:nvSpPr>
        <dsp:cNvPr id="0" name=""/>
        <dsp:cNvSpPr/>
      </dsp:nvSpPr>
      <dsp:spPr>
        <a:xfrm>
          <a:off x="5597462" y="409569"/>
          <a:ext cx="576833" cy="28841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Control sanitario complementario</a:t>
          </a:r>
          <a:endParaRPr lang="es-ES" sz="500" kern="1200" dirty="0"/>
        </a:p>
      </dsp:txBody>
      <dsp:txXfrm>
        <a:off x="5597462" y="409569"/>
        <a:ext cx="576833" cy="288416"/>
      </dsp:txXfrm>
    </dsp:sp>
    <dsp:sp modelId="{DE1C204E-1931-9F41-BF4D-CEEF367AE121}">
      <dsp:nvSpPr>
        <dsp:cNvPr id="0" name=""/>
        <dsp:cNvSpPr/>
      </dsp:nvSpPr>
      <dsp:spPr>
        <a:xfrm>
          <a:off x="5741671" y="819121"/>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Control de plagas en la industria cárnica</a:t>
          </a:r>
        </a:p>
      </dsp:txBody>
      <dsp:txXfrm>
        <a:off x="5741671" y="819121"/>
        <a:ext cx="576833" cy="288416"/>
      </dsp:txXfrm>
    </dsp:sp>
    <dsp:sp modelId="{AB54C68E-7590-094B-8A5D-D92C3540AFD3}">
      <dsp:nvSpPr>
        <dsp:cNvPr id="0" name=""/>
        <dsp:cNvSpPr/>
      </dsp:nvSpPr>
      <dsp:spPr>
        <a:xfrm>
          <a:off x="5741671" y="1228673"/>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Tipos de plagas y riesgos asociados</a:t>
          </a:r>
        </a:p>
      </dsp:txBody>
      <dsp:txXfrm>
        <a:off x="5741671" y="1228673"/>
        <a:ext cx="576833" cy="288416"/>
      </dsp:txXfrm>
    </dsp:sp>
    <dsp:sp modelId="{051A0FCC-95D0-6244-9ECD-DB2C13229C63}">
      <dsp:nvSpPr>
        <dsp:cNvPr id="0" name=""/>
        <dsp:cNvSpPr/>
      </dsp:nvSpPr>
      <dsp:spPr>
        <a:xfrm>
          <a:off x="5741671" y="1638225"/>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Manejo adecuado de residuos sólidos y líquidos</a:t>
          </a:r>
        </a:p>
      </dsp:txBody>
      <dsp:txXfrm>
        <a:off x="5741671" y="1638225"/>
        <a:ext cx="576833" cy="288416"/>
      </dsp:txXfrm>
    </dsp:sp>
    <dsp:sp modelId="{42E6C8CF-B69C-7843-A5A4-E7EF0D6692C7}">
      <dsp:nvSpPr>
        <dsp:cNvPr id="0" name=""/>
        <dsp:cNvSpPr/>
      </dsp:nvSpPr>
      <dsp:spPr>
        <a:xfrm>
          <a:off x="5741671" y="2047776"/>
          <a:ext cx="576833" cy="28841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Impacto del control sanitario en la inocuidad alimentaria</a:t>
          </a:r>
        </a:p>
      </dsp:txBody>
      <dsp:txXfrm>
        <a:off x="5741671" y="2047776"/>
        <a:ext cx="576833" cy="28841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b:Source>
    <b:Tag>Pre00</b:Tag>
    <b:SourceType>Book</b:SourceType>
    <b:Guid>{726F80BE-D3AF-42A8-A3E6-646A12162BA3}</b:Guid>
    <b:Author>
      <b:Author>
        <b:NameList>
          <b:Person>
            <b:Last>Colombia</b:Last>
            <b:First>Presidencia</b:First>
            <b:Middle>de la República de</b:Middle>
          </b:Person>
        </b:NameList>
      </b:Author>
    </b:Author>
    <b:Title>Ley 590</b:Title>
    <b:Year>2000</b:Year>
    <b:RefOrder>8</b:RefOrder>
  </b:Source>
  <b:Source>
    <b:Tag>DAN221</b:Tag>
    <b:SourceType>Book</b:SourceType>
    <b:Guid>{AA308E37-BE87-47FD-BCB3-72901B36032B}</b:Guid>
    <b:Author>
      <b:Author>
        <b:NameList>
          <b:Person>
            <b:Last>DANE</b:Last>
          </b:Person>
        </b:NameList>
      </b:Author>
    </b:Author>
    <b:Title>CIIU REV.4 A.C.</b:Title>
    <b:Year>2022</b:Year>
    <b:URL>https://www.dane.gov.co/files/sen/nomenclatura/ciiu/CIIU_Rev_4_AC2022.pdf?utm_source</b:URL>
    <b:RefOrder>9</b:RefOrder>
  </b:Source>
  <b:Source>
    <b:Tag>Pre98</b:Tag>
    <b:SourceType>Book</b:SourceType>
    <b:Guid>{96138858-6231-4C28-8B07-0C5666E72678}</b:Guid>
    <b:Author>
      <b:Author>
        <b:NameList>
          <b:Person>
            <b:Last>Colombia</b:Last>
            <b:First>Presidencia</b:First>
            <b:Middle>de la República de</b:Middle>
          </b:Person>
        </b:NameList>
      </b:Author>
    </b:Author>
    <b:Title>Ley 489</b:Title>
    <b:Year>1998</b:Year>
    <b:RefOrder>12</b:RefOrder>
  </b:Source>
  <b:Source>
    <b:Tag>Pre08</b:Tag>
    <b:SourceType>Book</b:SourceType>
    <b:Guid>{1C9CB04B-082A-46CD-8431-B005779F3D81}</b:Guid>
    <b:Author>
      <b:Author>
        <b:NameList>
          <b:Person>
            <b:Last>Colombia</b:Last>
            <b:First>Presidencia</b:First>
            <b:Middle>de la República de</b:Middle>
          </b:Person>
        </b:NameList>
      </b:Author>
    </b:Author>
    <b:Title>Ley 1258</b:Title>
    <b:Year>2008</b:Year>
    <b:RefOrder>13</b:RefOrder>
  </b:Source>
  <b:Source>
    <b:Tag>Pre95</b:Tag>
    <b:SourceType>Book</b:SourceType>
    <b:Guid>{4A088416-A8FA-478C-8485-122EAC46CC21}</b:Guid>
    <b:Author>
      <b:Author>
        <b:NameList>
          <b:Person>
            <b:Last>Colombia</b:Last>
            <b:First>Presidencia</b:First>
            <b:Middle>de la República de</b:Middle>
          </b:Person>
        </b:NameList>
      </b:Author>
    </b:Author>
    <b:Title>Ley 222</b:Title>
    <b:Year>1995</b:Year>
    <b:RefOrder>14</b:RefOrder>
  </b:Source>
  <b:Source>
    <b:Tag>Pre19</b:Tag>
    <b:SourceType>Book</b:SourceType>
    <b:Guid>{2AC71180-9FFC-46E8-9287-0E0DA6AE8F37}</b:Guid>
    <b:Author>
      <b:Author>
        <b:Corporate>Presidencia de la República de Colombia</b:Corporate>
      </b:Author>
    </b:Author>
    <b:Title>Decreto 957</b:Title>
    <b:Year>2019</b:Year>
    <b:RefOrder>3</b:RefOrder>
  </b:Source>
  <b:Source>
    <b:Tag>Asa91</b:Tag>
    <b:SourceType>Book</b:SourceType>
    <b:Guid>{88E7583C-8C87-442B-8AD2-1C6AB5B67E09}</b:Guid>
    <b:Title>Constitución Política de Colombia, artículos 333 y 334</b:Title>
    <b:Year>1991</b:Year>
    <b:URL>http://www.secretariasenado.gov.co/senado/basedoc/constitucion_politica_1991.html</b:URL>
    <b:Author>
      <b:Author>
        <b:NameList>
          <b:Person>
            <b:Last>Colombia</b:Last>
            <b:First>Asamblea</b:First>
            <b:Middle>Nacional Constituyente de</b:Middle>
          </b:Person>
        </b:NameList>
      </b:Author>
    </b:Author>
    <b:Publisher>Gaceta Constitucional 116 del 20 de julio de 1991</b:Publisher>
    <b:RefOrder>1</b:RefOrder>
  </b:Source>
  <b:Source>
    <b:Tag>Rep71</b:Tag>
    <b:SourceType>Book</b:SourceType>
    <b:Guid>{680A0EE1-5B60-49F4-B3C5-F72A8E77D3EE}</b:Guid>
    <b:Author>
      <b:Author>
        <b:NameList>
          <b:Person>
            <b:Last>Colombia</b:Last>
            <b:First>Presidencia</b:First>
            <b:Middle>de la República de</b:Middle>
          </b:Person>
        </b:NameList>
      </b:Author>
    </b:Author>
    <b:Title>Decreto 410 - Código de Comercio.</b:Title>
    <b:Year>1971</b:Year>
    <b:URL>https://www.secretariasenado.gov.co/senado/basedoc/codigo_comercio.html</b:URL>
    <b:RefOrder>2</b:RefOrder>
  </b:Source>
  <b:Source>
    <b:Tag>Dep22</b:Tag>
    <b:SourceType>Book</b:SourceType>
    <b:Guid>{D619B47B-B961-4884-BCF0-4C777F6DE07C}</b:Guid>
    <b:Author>
      <b:Author>
        <b:Corporate>Departamento Administrativo Nacional de Estadística (DANE)</b:Corporate>
      </b:Author>
    </b:Author>
    <b:Title>Resolución 2306 de 2022 (modificación CIIU Rev. 4 A.C. 2021).</b:Title>
    <b:Year>2022</b:Year>
    <b:URL>https://www.dane.gov.co/files/acerca/Normatividad/resoluciones/2022/Resolucion-2306-de-2022.pdf</b:URL>
    <b:RefOrder>15</b:RefOrder>
  </b:Source>
  <b:Source>
    <b:Tag>DAN12</b:Tag>
    <b:SourceType>Book</b:SourceType>
    <b:Guid>{6B0449D6-BEA8-4A42-9EB3-F7FEFAAA02C2}</b:Guid>
    <b:Author>
      <b:Author>
        <b:Corporate>Departamento Administrativo Nacional de Estadística (DANE).</b:Corporate>
      </b:Author>
    </b:Author>
    <b:Title>Resolución 066</b:Title>
    <b:Year>2012</b:Year>
    <b:URL>https://www.dane.gov.co/files/acerca/Normatividad/Resolucion066_2012.pdf</b:URL>
    <b:RefOrder>4</b:RefOrder>
  </b:Source>
  <b:Source>
    <b:Tag>DAN20</b:Tag>
    <b:SourceType>Book</b:SourceType>
    <b:Guid>{2B1B9B8D-5D76-4AFA-85BD-FFAEBCB831E4}</b:Guid>
    <b:Author>
      <b:Author>
        <b:Corporate>Departamento Administrativo Nacional de Estadística (DANE)</b:Corporate>
      </b:Author>
    </b:Author>
    <b:Title>Resolución 0549</b:Title>
    <b:Year>2020</b:Year>
    <b:URL>https://www.dane.gov.co/files/acerca/Normatividad/resoluciones/2020/Resolucion-0549-de-2020.pdf</b:URL>
    <b:RefOrder>5</b:RefOrder>
  </b:Source>
  <b:Source>
    <b:Tag>DAN21</b:Tag>
    <b:SourceType>Book</b:SourceType>
    <b:Guid>{0C5A9177-A979-462A-A461-BD7D0A967E59}</b:Guid>
    <b:Author>
      <b:Author>
        <b:Corporate>Departamento Administrativo Nacional de Estadística (DANE)</b:Corporate>
      </b:Author>
    </b:Author>
    <b:Title>Resolución 1505</b:Title>
    <b:Year>2021</b:Year>
    <b:URL>https://www.dane.gov.co/files/acerca/Normatividad/resoluciones/2021/Resolucion-1505-de-2021.pdf</b:URL>
    <b:RefOrder>6</b:RefOrder>
  </b:Source>
  <b:Source>
    <b:Tag>DAN22</b:Tag>
    <b:SourceType>Book</b:SourceType>
    <b:Guid>{407A9D27-122A-414E-BA8C-E0ECB7CDA436}</b:Guid>
    <b:Author>
      <b:Author>
        <b:Corporate>Departamento Administrativo Nacional de Estadística (DANE)</b:Corporate>
      </b:Author>
    </b:Author>
    <b:Title>Resolución 2306</b:Title>
    <b:Year>2022</b:Year>
    <b:URL>https://www.dane.gov.co/files/acerca/Normatividad/resoluciones/2022/Resolucion-2306-de-2022.pdf</b:URL>
    <b:RefOrder>7</b:RefOrder>
  </b:Source>
  <b:Source>
    <b:Tag>Jua24</b:Tag>
    <b:SourceType>Report</b:SourceType>
    <b:Guid>{DAFABA49-59AC-4C0E-A384-EFB3E1467F72}</b:Guid>
    <b:Title>Una mirada a las MiPymes en Colombia</b:Title>
    <b:Year>2024</b:Year>
    <b:City>Bogotá</b:City>
    <b:Author>
      <b:Author>
        <b:NameList>
          <b:Person>
            <b:Last>Patiño</b:Last>
            <b:First>Juan</b:First>
            <b:Middle>Sebastian Gonzalez</b:Middle>
          </b:Person>
        </b:NameList>
      </b:Author>
    </b:Author>
    <b:RefOrder>10</b:RefOrder>
  </b:Source>
  <b:Source>
    <b:Tag>DAN25</b:Tag>
    <b:SourceType>Report</b:SourceType>
    <b:Guid>{86CDF874-ABDA-4552-A97D-3FDBFEB7B00B}</b:Guid>
    <b:Author>
      <b:Author>
        <b:Corporate>DANE</b:Corporate>
      </b:Author>
    </b:Author>
    <b:Title>Boletín técnico - Gran Encuesta Integrada de Hogares (GEIH)</b:Title>
    <b:Year>2025</b:Year>
    <b:RefOrder>11</b:RefOrder>
  </b:Source>
  <b:Source>
    <b:Tag>Col09</b:Tag>
    <b:SourceType>Report</b:SourceType>
    <b:Guid>{0D3BB9C5-3D19-44D5-B4FF-12763F4C94C6}</b:Guid>
    <b:Author>
      <b:Author>
        <b:Corporate>Colombia, Congreso de la República de</b:Corporate>
      </b:Author>
    </b:Author>
    <b:Title>Ley 1314 Por la cual se regulan los principios y normas de contabilidad e información financiera y de aseguramiento de información aceptados en Colombia, se señalan las autoridades competentes, el procedimiento para su expedición y se determinan las entid</b:Title>
    <b:Year>2009</b:Year>
    <b:Publisher>Diario Oficial No. 47.409</b:Publisher>
    <b:City>Diario Oficial No. 47.409 del 13 de julio de 2009.</b:City>
    <b:URL>https://www.funcionpublica.gov.co/eva/gestornormativo/norma.php?i=36833</b:URL>
    <b:RefOrder>2</b:RefOrder>
  </b:Source>
  <b:Source>
    <b:Tag>Col93</b:Tag>
    <b:SourceType>DocumentFromInternetSite</b:SourceType>
    <b:Guid>{09CA339B-5498-43EA-B735-D7742B41526F}</b:Guid>
    <b:Author>
      <b:Author>
        <b:Corporate>Colombia, Presidencia de la República de</b:Corporate>
      </b:Author>
    </b:Author>
    <b:Title>Decreto 2649 </b:Title>
    <b:Year>1993</b:Year>
    <b:Month>diciembre</b:Month>
    <b:Day>29</b:Day>
    <b:URL>https://www.funcionpublica.gov.co/eva/gestornormativo/norma.php?i=9863&amp;utm</b:URL>
    <b:RefOrder>1</b:RefOrder>
  </b:Source>
  <b:Source>
    <b:Tag>DIA</b:Tag>
    <b:SourceType>InternetSite</b:SourceType>
    <b:Guid>{43FC41FA-E135-4C72-9B58-C32842765B07}</b:Guid>
    <b:Title>micrositios.Dian.gov.co</b:Title>
    <b:Author>
      <b:Author>
        <b:NameList>
          <b:Person>
            <b:Last>DIAN</b:Last>
          </b:Person>
        </b:NameList>
      </b:Author>
    </b:Author>
    <b:URL>https://micrositios.dian.gov.co/sistema-de-facturacion-electronica/factura-electronica/</b:URL>
    <b:RefOrder>6</b:RefOrder>
  </b:Source>
  <b:Source>
    <b:Tag>Uni21</b:Tag>
    <b:SourceType>DocumentFromInternetSite</b:SourceType>
    <b:Guid>{C84E72E4-10D6-4FD6-937D-17735885EF9A}</b:Guid>
    <b:Title>Unir - La Universidad en Internet</b:Title>
    <b:Year>2021</b:Year>
    <b:Month>07</b:Month>
    <b:Day>21</b:Day>
    <b:URL>https://www.unir.net/revista/empresa/ciclo-contable/</b:URL>
    <b:Author>
      <b:Author>
        <b:NameList>
          <b:Person>
            <b:Last>Unir</b:Last>
          </b:Person>
        </b:NameList>
      </b:Author>
    </b:Author>
    <b:RefOrder>11</b:RefOrder>
  </b:Source>
  <b:Source>
    <b:Tag>Roj18</b:Tag>
    <b:SourceType>JournalArticle</b:SourceType>
    <b:Guid>{306E6DB1-56B2-4FA3-ABA6-095BAE01FFD9}</b:Guid>
    <b:Title>Contabilidad</b:Title>
    <b:Year>2018</b:Year>
    <b:URL>https://digitk.areandina.edu.co/entities/publication/518058f5-b9e1-445f-9c5a-05be71e9ec11</b:URL>
    <b:Author>
      <b:Author>
        <b:NameList>
          <b:Person>
            <b:Last>Rojas</b:Last>
            <b:First>Sonia</b:First>
            <b:Middle>Patricia</b:Middle>
          </b:Person>
        </b:NameList>
      </b:Author>
    </b:Author>
    <b:JournalName>AREANDINA. Fundación Universitaria del Área Andina</b:JournalName>
    <b:RefOrder>12</b:RefOrder>
  </b:Source>
  <b:Source>
    <b:Tag>Uni</b:Tag>
    <b:SourceType>JournalArticle</b:SourceType>
    <b:Guid>{61BE77D2-5D96-4E33-8302-D5DD5EDDAD2F}</b:Guid>
    <b:Author>
      <b:Author>
        <b:Corporate>Pamplona, Universidad de</b:Corporate>
      </b:Author>
    </b:Author>
    <b:Title>Contabilidad I: fundamentos, cuenta T y registros (material académico).</b:Title>
    <b:Year>(s.f)</b:Year>
    <b:RefOrder>14</b:RefOrder>
  </b:Source>
  <b:Source>
    <b:Tag>Aya171</b:Tag>
    <b:SourceType>Report</b:SourceType>
    <b:Guid>{7A063DC4-0203-49A7-AD22-E690396F1AD8}</b:Guid>
    <b:Author>
      <b:Author>
        <b:NameList>
          <b:Person>
            <b:Last>Ayala Cárdenas</b:Last>
            <b:First>S.</b:First>
            <b:Middle>I., &amp; Fino Serrano, G.</b:Middle>
          </b:Person>
        </b:NameList>
      </b:Author>
    </b:Author>
    <b:Title>Contabilidad básica general: Un enfoque administrativo y de control interno (versión digital).</b:Title>
    <b:Year>2017</b:Year>
    <b:Publisher>Corporación Universitaria Republicana</b:Publisher>
    <b:RefOrder>15</b:RefOrder>
  </b:Source>
  <b:Source>
    <b:Tag>Jar21</b:Tag>
    <b:SourceType>Book</b:SourceType>
    <b:Guid>{395A387D-3CCF-4E3C-8AF0-19561B652342}</b:Guid>
    <b:Author>
      <b:Author>
        <b:NameList>
          <b:Person>
            <b:Last>Jaramillo</b:Last>
            <b:First>S.</b:First>
          </b:Person>
        </b:NameList>
      </b:Author>
    </b:Author>
    <b:Title>Planeación tributaria: Estrategias para el cumplimiento fiscal en Colombia.</b:Title>
    <b:Year>2021</b:Year>
    <b:City>Bogotá</b:City>
    <b:Publisher>Legis</b:Publisher>
    <b:RefOrder>1</b:RefOrder>
  </b:Source>
  <b:Source>
    <b:Tag>Con89</b:Tag>
    <b:SourceType>Book</b:SourceType>
    <b:Guid>{D1A3D5BF-D2FB-4FCD-B62A-F061A5D1FCC7}</b:Guid>
    <b:Author>
      <b:Author>
        <b:Corporate>Congreso de la República de Colombia.</b:Corporate>
      </b:Author>
    </b:Author>
    <b:Title>Decreto 624 "Por el cual se expide el Estatuto Tributario de los Impuestos Administrados por la Dirección General de Impuestos Nacionales"</b:Title>
    <b:Year>1989</b:Year>
    <b:Publisher>Diario Oficial No. 38.756</b:Publisher>
    <b:RefOrder>2</b:RefOrder>
  </b:Source>
  <b:Source>
    <b:Tag>Min16</b:Tag>
    <b:SourceType>Book</b:SourceType>
    <b:Guid>{112D5A29-EB27-4BBA-A248-125FCD45ABF9}</b:Guid>
    <b:Author>
      <b:Author>
        <b:Corporate>Ministerio de Hacienda y Crédito Público</b:Corporate>
      </b:Author>
    </b:Author>
    <b:Title>Decreto 1625 "Por medio del cual se expide el Decreto Único Reglamentario en materia tributaria"</b:Title>
    <b:Year>2016</b:Year>
    <b:Publisher>Diario Oficial No. 50.023.</b:Publisher>
    <b:RefOrder>3</b:RefOrder>
  </b:Source>
  <b:Source>
    <b:Tag>Pre23</b:Tag>
    <b:SourceType>Book</b:SourceType>
    <b:Guid>{9806A129-7F3D-4F3E-90BC-EE7C3ECF02A9}</b:Guid>
    <b:Author>
      <b:Author>
        <b:Corporate>Presidencia de la República de Colombia</b:Corporate>
      </b:Author>
    </b:Author>
    <b:Title>Decreto 2229 "Por el cual se fijan los lugares y plazos para la presentación de las declaraciones tributarias y el pago de los impuestos"</b:Title>
    <b:Year>2023</b:Year>
    <b:Publisher>Diario Oficial No. 52.617</b:Publisher>
    <b:RefOrder>4</b:RefOrder>
  </b:Source>
  <b:Source>
    <b:Tag>Con91</b:Tag>
    <b:SourceType>Book</b:SourceType>
    <b:Guid>{80B9D625-BA5B-473E-8F79-EF4352FC28D6}</b:Guid>
    <b:Author>
      <b:Author>
        <b:Corporate>Constitución Política de Colombia [Const]</b:Corporate>
      </b:Author>
    </b:Author>
    <b:Title>Constitución Política de Colombia [Const]</b:Title>
    <b:Year>1191</b:Year>
    <b:City>Legis Editores.</b:City>
    <b:RefOrder>5</b:RefOrder>
  </b:Source>
  <b:Source>
    <b:Tag>Dir24</b:Tag>
    <b:SourceType>Book</b:SourceType>
    <b:Guid>{873A1978-C5E5-4CFD-A653-B18536804174}</b:Guid>
    <b:Author>
      <b:Author>
        <b:Corporate>Dirección de Impuestos y Aduanas Nacionales [DIAN]</b:Corporate>
      </b:Author>
    </b:Author>
    <b:Title>Doctrina y conceptos unificados sobre procedimiento tributario</b:Title>
    <b:Year>2024</b:Year>
    <b:City>Bogotá, Colombia</b:City>
    <b:Publisher>Imprenta Nacional de Colombia</b:Publisher>
    <b:RefOrder>6</b:RefOrder>
  </b:Source>
  <b:Source>
    <b:Tag>Dir241</b:Tag>
    <b:SourceType>Book</b:SourceType>
    <b:Guid>{5F84076A-4482-40FF-8C58-0184C0449042}</b:Guid>
    <b:Author>
      <b:Author>
        <b:Corporate>Dirección de Impuestos y Aduanas Nacionales</b:Corporate>
      </b:Author>
    </b:Author>
    <b:Title>Conceptos unificados sobre procedimiento y régimen sancionatorio</b:Title>
    <b:Year>2024</b:Year>
    <b:City>Bogotá</b:City>
    <b:Publisher>Imprenta Nacional de Colombia</b:Publisher>
    <b:RefOrder>7</b:RefOrder>
  </b:Source>
  <b:Source>
    <b:Tag>Min23</b:Tag>
    <b:SourceType>Book</b:SourceType>
    <b:Guid>{91A41CCC-5071-402B-BC4F-9BDCECC5DEB1}</b:Guid>
    <b:Author>
      <b:Author>
        <b:Corporate>Ministerio de Comercio, Industria y Turismo</b:Corporate>
      </b:Author>
    </b:Author>
    <b:Title>Guía técnica sobre convenios para evitar la doble imposición en Colombia</b:Title>
    <b:Year>2023</b:Year>
    <b:City>Bogotá, Colombia</b:City>
    <b:Publisher>Publicaciones Mincomercio</b:Publisher>
    <b:RefOrder>8</b:RefOrder>
  </b:Source>
  <b:Source>
    <b:Tag>Con22</b:Tag>
    <b:SourceType>Book</b:SourceType>
    <b:Guid>{A2AEDA86-AD81-4A0B-8F1D-CB5554666D0B}</b:Guid>
    <b:Author>
      <b:Author>
        <b:Corporate>Congreso de la República de Colombia</b:Corporate>
      </b:Author>
    </b:Author>
    <b:Title>Ley 2277 de 2022: Por medio de la cual se adopta una reforma tributaria para la igualdad y la justicia social</b:Title>
    <b:Year>2022</b:Year>
    <b:Publisher>Diario Oficial No. 52.247</b:Publisher>
    <b:RefOrder>9</b:RefOrder>
  </b:Source>
  <b:Source>
    <b:Tag>Con911</b:Tag>
    <b:SourceType>Book</b:SourceType>
    <b:Guid>{C6617F14-FA29-47FE-BD5D-FA4D94D3E419}</b:Guid>
    <b:Title>Constitución Política de Colombia [Const] Artículos 338 y 363</b:Title>
    <b:Year>1991</b:Year>
    <b:City>Bogotá</b:City>
    <b:Publisher>Legis Editores.</b:Publisher>
    <b:RefOrder>10</b:RefOrder>
  </b:Source>
  <b:Source>
    <b:Tag>Ins20</b:Tag>
    <b:SourceType>Book</b:SourceType>
    <b:Guid>{1463403D-A95E-47E6-B0E1-73EEFBFD7B96}</b:Guid>
    <b:Author>
      <b:Author>
        <b:NameList>
          <b:Person>
            <b:Last>Insignares</b:Last>
            <b:First>S.</b:First>
          </b:Person>
        </b:NameList>
      </b:Author>
    </b:Author>
    <b:Title>Teoría general del tributo: Un análisis desde la perspectiva colombiana</b:Title>
    <b:Year>2020</b:Year>
    <b:City>Barranquilla, Colombia</b:City>
    <b:Publisher>Editorial Universidad del Norte.</b:Publisher>
    <b:RefOrder>11</b:RefOrder>
  </b:Source>
  <b:Source>
    <b:Tag>Ang23</b:Tag>
    <b:SourceType>Book</b:SourceType>
    <b:Guid>{74E10716-026E-49D1-A67F-CEA87E4E4B32}</b:Guid>
    <b:Author>
      <b:Author>
        <b:NameList>
          <b:Person>
            <b:Last>Angulo</b:Last>
            <b:First>R.</b:First>
          </b:Person>
        </b:NameList>
      </b:Author>
    </b:Author>
    <b:Title>El impuesto de renta y complementarios: Análisis integral.</b:Title>
    <b:Year>2023</b:Year>
    <b:City>Bogotá, Colombia</b:City>
    <b:Publisher>Nueva Legislación.</b:Publisher>
    <b:RefOrder>12</b:RefOrder>
  </b:Source>
  <b:Source>
    <b:Tag>Min19</b:Tag>
    <b:SourceType>Book</b:SourceType>
    <b:Guid>{60A45270-06AD-4646-8D3D-C4D62D789977}</b:Guid>
    <b:Author>
      <b:Author>
        <b:Corporate>Ministerio de Hacienda y Crédito Público</b:Corporate>
      </b:Author>
    </b:Author>
    <b:Title>Decreto 1468 de 2019 Reglamentación del Régimen Simple</b:Title>
    <b:Year>2019</b:Year>
    <b:City>Bogotá, Colombia</b:City>
    <b:RefOrder>13</b:RefOrder>
  </b:Source>
  <b:Source>
    <b:Tag>Min25</b:Tag>
    <b:SourceType>Book</b:SourceType>
    <b:Guid>{FECFDB69-2749-41EA-9562-91DC64F0937B}</b:Guid>
    <b:Author>
      <b:Author>
        <b:Corporate>Presidente de la República de Colombia</b:Corporate>
      </b:Author>
    </b:Author>
    <b:Title>Decreto 2229 de 2023: Por el cual se fijan los plazos para declarar y pagar los impuestos administrados por la DIAN para el año 2026</b:Title>
    <b:Year>2023</b:Year>
    <b:City>Bogotá, Colombia</b:City>
    <b:Publisher>Diario Oficial No. 51.234.</b:Publisher>
    <b:RefOrder>14</b:RefOrder>
  </b:Source>
  <b:Source>
    <b:Tag>Con12</b:Tag>
    <b:SourceType>Book</b:SourceType>
    <b:Guid>{CD0E7A4F-1A11-4B6B-8E60-0DB9DD5C4DCA}</b:Guid>
    <b:Author>
      <b:Author>
        <b:Corporate>Congreso de la República de Colombia</b:Corporate>
      </b:Author>
    </b:Author>
    <b:Title>LEY ESTATUTARIA 1581 "Por la cual se dictan disposiciones generales para la protección de datos personales."</b:Title>
    <b:Year>2012</b:Year>
    <b:RefOrder>15</b:RefOrder>
  </b:Source>
  <b:Source>
    <b:Tag>DIA2</b:Tag>
    <b:SourceType>InternetSite</b:SourceType>
    <b:Guid>{7CE77B90-B964-4359-B9A4-199A702D6EE9}</b:Guid>
    <b:Title>Registro Único Tributario</b:Title>
    <b:URL>https://www.dian.gov.co/impuestos/RUT/Paginas/Inscripcion-y-actualizacion-RUT.aspx</b:URL>
    <b:Author>
      <b:Author>
        <b:Corporate>DIAN</b:Corporate>
      </b:Author>
    </b:Author>
    <b:RefOrder>16</b:RefOrder>
  </b:Source>
  <b:Source>
    <b:Tag>DIA20</b:Tag>
    <b:SourceType>DocumentFromInternetSite</b:SourceType>
    <b:Guid>{9595F185-0C27-4CC3-9B31-CBF6B2A64D65}</b:Guid>
    <b:Title>Compilación Jurídica DIAN</b:Title>
    <b:InternetSiteTitle>OFICIO 232 DE 2020</b:InternetSiteTitle>
    <b:Year>2020</b:Year>
    <b:URL>https://normograma.dian.gov.co/dian/compilacion/docs/oficio_dian_0232_2020.htm?utm</b:URL>
    <b:Author>
      <b:Author>
        <b:Corporate>DIAN</b:Corporate>
      </b:Author>
    </b:Author>
    <b:RefOrder>17</b:RefOrder>
  </b:Source>
  <b:Source>
    <b:Tag>DIA3</b:Tag>
    <b:SourceType>DocumentFromInternetSite</b:SourceType>
    <b:Guid>{D39CE4EC-34F5-4C01-A0A6-5AD160F452B3}</b:Guid>
    <b:Author>
      <b:Author>
        <b:Corporate>DIAN</b:Corporate>
      </b:Author>
    </b:Author>
    <b:Title>Documento Soporte</b:Title>
    <b:URL>https://www.dian.gov.co/impuestos/Paginas/Sistema-de-Factura-Electronica/Documento-Soporte-Adquisiciones-No-Obligados.aspx?utm</b:URL>
    <b:RefOrder>18</b:RefOrder>
  </b:Source>
  <b:Source>
    <b:Tag>DIA4</b:Tag>
    <b:SourceType>DocumentFromInternetSite</b:SourceType>
    <b:Guid>{4C11DA48-5E32-45C8-B8F7-E49B57DDB7D1}</b:Guid>
    <b:Author>
      <b:Author>
        <b:Corporate>DIAN</b:Corporate>
      </b:Author>
    </b:Author>
    <b:Title>https://www.dian.gov.co/impuestos/Paginas/Sistema-de-Factura-Electronica/Documento-Soporte-de-Pago-de-Nomina-Electronica.aspx?utm_source</b:Title>
    <b:InternetSiteTitle>Documento Soporte de Pago Nómina Electónica</b:InternetSiteTitle>
    <b:RefOrder>19</b:RefOrder>
  </b:Source>
  <b:Source>
    <b:Tag>DIA5</b:Tag>
    <b:SourceType>DocumentFromInternetSite</b:SourceType>
    <b:Guid>{B633ABD7-CE5D-4AA2-A8AC-71F1F0E3D685}</b:Guid>
    <b:Title>Calendario Tributario</b:Title>
    <b:Author>
      <b:Author>
        <b:Corporate>DIAN</b:Corporate>
      </b:Author>
    </b:Author>
    <b:URL>https://www.dian.gov.co/Calendarios/Calendario_Tributario_2026.pdf?utm</b:URL>
    <b:RefOrder>20</b:RefOrder>
  </b:Source>
  <b:Source>
    <b:Tag>DIA6</b:Tag>
    <b:SourceType>InternetSite</b:SourceType>
    <b:Guid>{70C72651-312D-460F-BCEF-388DCE18BE6E}</b:Guid>
    <b:Title>Dirección de Impuestos y Aduanas Nacionales</b:Title>
    <b:URL>https://www.dian.gov.co/impuestos/personas/Renta-Personas-Naturales-AG-2020/Paginas/Eres-residente-en-Colombia-para-efectos-tributarios.aspx?utm</b:URL>
    <b:Author>
      <b:Author>
        <b:Corporate>DIAN</b:Corporate>
      </b:Author>
    </b:Author>
    <b:RefOrder>21</b:RefOrder>
  </b:Source>
  <b:Source>
    <b:Tag>Act25</b:Tag>
    <b:SourceType>InternetSite</b:SourceType>
    <b:Guid>{0A14CEA4-D770-4B0B-88DF-5538FD2889BC}</b:Guid>
    <b:Author>
      <b:Author>
        <b:Corporate>Actualicese.com</b:Corporate>
      </b:Author>
    </b:Author>
    <b:Title>Declaración de renta de personas naturales paso a paso</b:Title>
    <b:Year>2025</b:Year>
    <b:URL>https://actualicese.com/declaracion-de-renta-personas-naturales/?srsltid=AfmBOorFSe40k8ix7Kp_rWFhLDbtxUqA2BS78kj4jJTKlPEv7UtCMrlc</b:URL>
    <b:RefOrder>22</b:RefOrder>
  </b:Source>
  <b:Source>
    <b:Tag>Sie26</b:Tag>
    <b:SourceType>InternetSite</b:SourceType>
    <b:Guid>{D0426E18-5FBE-479B-A3A9-4897F55DA741}</b:Guid>
    <b:Title>Siemprealdia.co</b:Title>
    <b:InternetSiteTitle>Topes para declarar renta 2026: Personas naturales obligadas a declarar renta por el año gravable 2025</b:InternetSiteTitle>
    <b:Year>2026</b:Year>
    <b:Month>Febrero</b:Month>
    <b:Day>17</b:Day>
    <b:URL>https://siemprealdia.co/colombia/impuestos/personas-naturales-obligadas-a-declarar-renta/</b:URL>
    <b:RefOrder>23</b:RefOrder>
  </b:Source>
  <b:Source>
    <b:Tag>Mic</b:Tag>
    <b:SourceType>InternetSite</b:SourceType>
    <b:Guid>{0E28BA69-712C-487D-8201-77315CC0A9A0}</b:Guid>
    <b:Author>
      <b:Author>
        <b:Corporate>Micrositio DIAN</b:Corporate>
      </b:Author>
    </b:Author>
    <b:Title>¿Cómo presentar la declaración de manera virtual?</b:Title>
    <b:URL>https://micrositios.dian.gov.co/renta-personas-naturales-ag-2022/como-presentar-la-declaracion-de-manera-virtual/</b:URL>
    <b:RefOrder>25</b:RefOrder>
  </b:Source>
  <b:Source>
    <b:Tag>DIA24</b:Tag>
    <b:SourceType>InternetSite</b:SourceType>
    <b:Guid>{AAE471C5-D245-4E82-B855-359C3E90F454}</b:Guid>
    <b:Author>
      <b:Author>
        <b:Corporate>DIAN</b:Corporate>
      </b:Author>
    </b:Author>
    <b:Title>Compilación Jurídica Resolución 00120</b:Title>
    <b:Year>2024</b:Year>
    <b:Month>Agosto</b:Month>
    <b:Day>1</b:Day>
    <b:URL>https://normograma.dian.gov.co/dian/compilacion/docs/resolucion_dian_0120_2024.htm?utm</b:URL>
    <b:RefOrder>24</b:RefOrder>
  </b:Source>
  <b:Source>
    <b:Tag>Rod21</b:Tag>
    <b:SourceType>InternetSite</b:SourceType>
    <b:Guid>{4C9113DC-82CB-4D6B-B17D-5C8C86307914}</b:Guid>
    <b:Author>
      <b:Author>
        <b:NameList>
          <b:Person>
            <b:Last>cordova</b:Last>
            <b:First>Rodrigo</b:First>
          </b:Person>
        </b:NameList>
      </b:Author>
    </b:Author>
    <b:Title>Merca2.0</b:Title>
    <b:InternetSiteTitle>LAs 8 funciones de una marca</b:InternetSiteTitle>
    <b:Year>2021</b:Year>
    <b:Month>06</b:Month>
    <b:Day>02</b:Day>
    <b:URL>https://www.merca20.com/las-8-funciones-de-una-marca/</b:URL>
    <b:RefOrder>1</b:RefOrder>
  </b:Source>
  <b:Source>
    <b:Tag>Oli24</b:Tag>
    <b:SourceType>InternetSite</b:SourceType>
    <b:Guid>{5C3E18E8-E6B9-4825-A978-04D0E2B355F7}</b:Guid>
    <b:Author>
      <b:Author>
        <b:NameList>
          <b:Person>
            <b:Last>puente</b:Last>
            <b:First>Oliver</b:First>
          </b:Person>
        </b:NameList>
      </b:Author>
    </b:Author>
    <b:Title>Oliver puente</b:Title>
    <b:InternetSiteTitle>¿Que es la identidad de una marca?</b:InternetSiteTitle>
    <b:Year>2024</b:Year>
    <b:URL>https://oliverpuente.com/branding/que-es-la-identidad-de-marca/?srsltid=AfmBOootGKN9Oyo7opuPN353l1lSsV7JhciM1YjzOryVBA7DGkjw2GaT</b:URL>
    <b:RefOrder>2</b:RefOrder>
  </b:Source>
  <b:Source>
    <b:Tag>Mar23</b:Tag>
    <b:SourceType>InternetSite</b:SourceType>
    <b:Guid>{0F8F4D79-F1EB-47B0-8331-0C7CCA29333A}</b:Guid>
    <b:Author>
      <b:Author>
        <b:NameList>
          <b:Person>
            <b:Last>rodriguez</b:Last>
            <b:First>Maria</b:First>
          </b:Person>
        </b:NameList>
      </b:Author>
    </b:Author>
    <b:Title>Tectinnova</b:Title>
    <b:InternetSiteTitle>Maquetacion editorial: un elemento clave en la identidad visual</b:InternetSiteTitle>
    <b:Year>2023</b:Year>
    <b:Month>05</b:Month>
    <b:Day>10</b:Day>
    <b:URL>https://textinnova.com/maquetacion-editorial-un-elemento-clave-en-la-identidad-visual/</b:URL>
    <b:RefOrder>3</b:RefOrder>
  </b:Source>
  <b:Source>
    <b:Tag>Sim</b:Tag>
    <b:SourceType>InternetSite</b:SourceType>
    <b:Guid>{10631570-A01F-47C2-BB61-64856EA2888E}</b:Guid>
    <b:Author>
      <b:Author>
        <b:NameList>
          <b:Person>
            <b:Last>Simbolo</b:Last>
          </b:Person>
        </b:NameList>
      </b:Author>
    </b:Author>
    <b:Title>Simbolo agencia digital</b:Title>
    <b:InternetSiteTitle>Diseño de marca: Creamos conceptos ganadores y que venden</b:InternetSiteTitle>
    <b:URL>https://www.simbolointeractivo.com/diseno-de-marca/</b:URL>
    <b:RefOrder>4</b:RefOrder>
  </b:Source>
  <b:Source>
    <b:Tag>Mel17</b:Tag>
    <b:SourceType>InternetSite</b:SourceType>
    <b:Guid>{C03616A4-F07D-4BB9-98B4-FD0B31C54E09}</b:Guid>
    <b:Author>
      <b:Author>
        <b:NameList>
          <b:Person>
            <b:Last>Diaz</b:Last>
            <b:First>Melina</b:First>
          </b:Person>
        </b:NameList>
      </b:Author>
    </b:Author>
    <b:Title>Fuego Yámana</b:Title>
    <b:InternetSiteTitle>Cómo usar estratégicamente el color en la identidad corporativa</b:InternetSiteTitle>
    <b:Year>2017</b:Year>
    <b:Month>06</b:Month>
    <b:Day>26</b:Day>
    <b:URL>https://www.fuegoyamana.com/usar-el-color-en-la-identidad-corporativa/</b:URL>
    <b:RefOrder>5</b:RefOrder>
  </b:Source>
  <b:Source>
    <b:Tag>Red23</b:Tag>
    <b:SourceType>InternetSite</b:SourceType>
    <b:Guid>{5B3555F5-A164-4FC6-B3E5-4D27BE0DECF8}</b:Guid>
    <b:Author>
      <b:Author>
        <b:NameList>
          <b:Person>
            <b:Last>CN</b:Last>
            <b:First>Redaccion</b:First>
          </b:Person>
        </b:NameList>
      </b:Author>
    </b:Author>
    <b:Title>Crece negocios</b:Title>
    <b:InternetSiteTitle>Colores corporativos: definición y significado psicológico</b:InternetSiteTitle>
    <b:Year>2023</b:Year>
    <b:Month>04</b:Month>
    <b:Day>06</b:Day>
    <b:URL>https://crecenegocios.com/colores-corporativos/</b:URL>
    <b:RefOrder>6</b:RefOrder>
  </b:Source>
  <b:Source>
    <b:Tag>hyg25</b:Tag>
    <b:SourceType>InternetSite</b:SourceType>
    <b:Guid>{29B4A66E-7757-445E-8F86-5F1A3FE196DD}</b:Guid>
    <b:Author>
      <b:Author>
        <b:NameList>
          <b:Person>
            <b:Last>hygraph</b:Last>
          </b:Person>
        </b:NameList>
      </b:Author>
    </b:Author>
    <b:Title>hygraph</b:Title>
    <b:InternetSiteTitle>Contenido digital: qué es y cómo crearlo eficazmente.</b:InternetSiteTitle>
    <b:Year>2025</b:Year>
    <b:Month>12</b:Month>
    <b:Day>03</b:Day>
    <b:URL>https://hygraph.com/blog/digital-content</b:URL>
    <b:RefOrder>7</b:RefOrder>
  </b:Source>
  <b:Source>
    <b:Tag>Mod24</b:Tag>
    <b:SourceType>InternetSite</b:SourceType>
    <b:Guid>{489C7702-B105-4DD3-89C4-C833F4E69B7C}</b:Guid>
    <b:Author>
      <b:Author>
        <b:NameList>
          <b:Person>
            <b:Last>garcia</b:Last>
            <b:First>Modesto</b:First>
          </b:Person>
        </b:NameList>
      </b:Author>
    </b:Author>
    <b:Title>brandemia</b:Title>
    <b:InternetSiteTitle>Contenido digital: qué es y cómo crearlo eficazmente.</b:InternetSiteTitle>
    <b:Year>2024</b:Year>
    <b:Month>10</b:Month>
    <b:Day>23</b:Day>
    <b:URL>https://brandemia.org/hablemos-con-propiedad-logotipo-isotipo-imagotipo-isologo-imagen-corporativa-identidad</b:URL>
    <b:RefOrder>8</b:RefOrder>
  </b:Source>
</b:Sources>
</file>

<file path=customXml/itemProps1.xml><?xml version="1.0" encoding="utf-8"?>
<ds:datastoreItem xmlns:ds="http://schemas.openxmlformats.org/officeDocument/2006/customXml" ds:itemID="{D86C6CD1-1714-4E33-94B8-73DBA727301E}"/>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C1AF5005-D17E-DF47-B31B-54BAD803A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11404</Words>
  <Characters>62723</Characters>
  <Application>Microsoft Office Word</Application>
  <DocSecurity>0</DocSecurity>
  <Lines>522</Lines>
  <Paragraphs>147</Paragraphs>
  <ScaleCrop>false</ScaleCrop>
  <Company/>
  <LinksUpToDate>false</LinksUpToDate>
  <CharactersWithSpaces>73980</CharactersWithSpaces>
  <SharedDoc>false</SharedDoc>
  <HLinks>
    <vt:vector size="54" baseType="variant">
      <vt:variant>
        <vt:i4>3342397</vt:i4>
      </vt:variant>
      <vt:variant>
        <vt:i4>24</vt:i4>
      </vt:variant>
      <vt:variant>
        <vt:i4>0</vt:i4>
      </vt:variant>
      <vt:variant>
        <vt:i4>5</vt:i4>
      </vt:variant>
      <vt:variant>
        <vt:lpwstr>https://www.emro.who.int/health-topics/food-safety/</vt:lpwstr>
      </vt:variant>
      <vt:variant>
        <vt:lpwstr/>
      </vt:variant>
      <vt:variant>
        <vt:i4>4063337</vt:i4>
      </vt:variant>
      <vt:variant>
        <vt:i4>21</vt:i4>
      </vt:variant>
      <vt:variant>
        <vt:i4>0</vt:i4>
      </vt:variant>
      <vt:variant>
        <vt:i4>5</vt:i4>
      </vt:variant>
      <vt:variant>
        <vt:lpwstr>https://www.fao.org/animal-health/areas-of-work/food-safety/en/</vt:lpwstr>
      </vt:variant>
      <vt:variant>
        <vt:lpwstr/>
      </vt:variant>
      <vt:variant>
        <vt:i4>1966088</vt:i4>
      </vt:variant>
      <vt:variant>
        <vt:i4>18</vt:i4>
      </vt:variant>
      <vt:variant>
        <vt:i4>0</vt:i4>
      </vt:variant>
      <vt:variant>
        <vt:i4>5</vt:i4>
      </vt:variant>
      <vt:variant>
        <vt:lpwstr>https://www.invima.gov.co/biblioteca/guia-transporte-destino-carne-productos-carnicos-resolucion-2019055962-99551</vt:lpwstr>
      </vt:variant>
      <vt:variant>
        <vt:lpwstr/>
      </vt:variant>
      <vt:variant>
        <vt:i4>4522062</vt:i4>
      </vt:variant>
      <vt:variant>
        <vt:i4>15</vt:i4>
      </vt:variant>
      <vt:variant>
        <vt:i4>0</vt:i4>
      </vt:variant>
      <vt:variant>
        <vt:i4>5</vt:i4>
      </vt:variant>
      <vt:variant>
        <vt:lpwstr>https://www.invima.gov.co/productos-vigilados/alimentos/carne</vt:lpwstr>
      </vt:variant>
      <vt:variant>
        <vt:lpwstr/>
      </vt:variant>
      <vt:variant>
        <vt:i4>2818106</vt:i4>
      </vt:variant>
      <vt:variant>
        <vt:i4>12</vt:i4>
      </vt:variant>
      <vt:variant>
        <vt:i4>0</vt:i4>
      </vt:variant>
      <vt:variant>
        <vt:i4>5</vt:i4>
      </vt:variant>
      <vt:variant>
        <vt:lpwstr>https://www.ica.gov.co/</vt:lpwstr>
      </vt:variant>
      <vt:variant>
        <vt:lpwstr/>
      </vt:variant>
      <vt:variant>
        <vt:i4>4522097</vt:i4>
      </vt:variant>
      <vt:variant>
        <vt:i4>9</vt:i4>
      </vt:variant>
      <vt:variant>
        <vt:i4>0</vt:i4>
      </vt:variant>
      <vt:variant>
        <vt:i4>5</vt:i4>
      </vt:variant>
      <vt:variant>
        <vt:lpwstr>https://www.funcionpublica.gov.co/eva/gestornormativo/norma.php?i=38923&amp;utm_source=chatgpt.com</vt:lpwstr>
      </vt:variant>
      <vt:variant>
        <vt:lpwstr/>
      </vt:variant>
      <vt:variant>
        <vt:i4>524309</vt:i4>
      </vt:variant>
      <vt:variant>
        <vt:i4>6</vt:i4>
      </vt:variant>
      <vt:variant>
        <vt:i4>0</vt:i4>
      </vt:variant>
      <vt:variant>
        <vt:i4>5</vt:i4>
      </vt:variant>
      <vt:variant>
        <vt:lpwstr>https://www.fao.org/4/j1870s/j1870s00.htm</vt:lpwstr>
      </vt:variant>
      <vt:variant>
        <vt:lpwstr/>
      </vt:variant>
      <vt:variant>
        <vt:i4>80</vt:i4>
      </vt:variant>
      <vt:variant>
        <vt:i4>3</vt:i4>
      </vt:variant>
      <vt:variant>
        <vt:i4>0</vt:i4>
      </vt:variant>
      <vt:variant>
        <vt:i4>5</vt:i4>
      </vt:variant>
      <vt:variant>
        <vt:lpwstr>https://www.youtube.com/watch?v=7ra1cKWHu1M&amp;t=15s</vt:lpwstr>
      </vt:variant>
      <vt:variant>
        <vt:lpwstr/>
      </vt:variant>
      <vt:variant>
        <vt:i4>3211380</vt:i4>
      </vt:variant>
      <vt:variant>
        <vt:i4>0</vt:i4>
      </vt:variant>
      <vt:variant>
        <vt:i4>0</vt:i4>
      </vt:variant>
      <vt:variant>
        <vt:i4>5</vt:i4>
      </vt:variant>
      <vt:variant>
        <vt:lpwstr>https://www.youtube.com/watch?v=PGCERL12K2E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cp:lastModifiedBy>Paula Marcela Vidal Quintero</cp:lastModifiedBy>
  <cp:revision>2</cp:revision>
  <dcterms:created xsi:type="dcterms:W3CDTF">2026-04-27T16:22:00Z</dcterms:created>
  <dcterms:modified xsi:type="dcterms:W3CDTF">2026-04-27T16:22:00Z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